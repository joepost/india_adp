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770671"/>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770672"/>
      <w:r>
        <w:t>Acknowledgements</w:t>
      </w:r>
      <w:bookmarkEnd w:id="1"/>
    </w:p>
    <w:p w14:paraId="3D587962" w14:textId="06358051" w:rsidR="00BA6420" w:rsidRDefault="00BA6420" w:rsidP="00BA6420">
      <w:r>
        <w:t>/</w:t>
      </w:r>
    </w:p>
    <w:p w14:paraId="7C35082C" w14:textId="77777777" w:rsidR="00BA6420" w:rsidRDefault="00BA6420" w:rsidP="00BA6420"/>
    <w:p w14:paraId="04632EA1" w14:textId="474DAE7B" w:rsidR="00BA6420" w:rsidRDefault="00BA6420" w:rsidP="00BA6420">
      <w:pPr>
        <w:pStyle w:val="Heading2"/>
      </w:pPr>
      <w:bookmarkStart w:id="2" w:name="_Toc143770673"/>
      <w:r>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Pr="006616F1" w:rsidRDefault="00D84BCD">
          <w:pPr>
            <w:pStyle w:val="TOCHeading"/>
            <w:rPr>
              <w:rStyle w:val="Heading2Char"/>
              <w:b/>
              <w:bCs/>
            </w:rPr>
          </w:pPr>
          <w:r w:rsidRPr="006616F1">
            <w:rPr>
              <w:rStyle w:val="Heading2Char"/>
              <w:b/>
              <w:bCs/>
            </w:rPr>
            <w:t>Table of Contents</w:t>
          </w:r>
        </w:p>
        <w:p w14:paraId="3FB2586F" w14:textId="38DE9FBC" w:rsidR="00CF456F" w:rsidRDefault="00D84BC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770671" w:history="1">
            <w:r w:rsidR="00CF456F" w:rsidRPr="007761DD">
              <w:rPr>
                <w:rStyle w:val="Hyperlink"/>
                <w:noProof/>
              </w:rPr>
              <w:t>Abstract</w:t>
            </w:r>
            <w:r w:rsidR="00CF456F">
              <w:rPr>
                <w:noProof/>
                <w:webHidden/>
              </w:rPr>
              <w:tab/>
            </w:r>
            <w:r w:rsidR="00CF456F">
              <w:rPr>
                <w:noProof/>
                <w:webHidden/>
              </w:rPr>
              <w:fldChar w:fldCharType="begin"/>
            </w:r>
            <w:r w:rsidR="00CF456F">
              <w:rPr>
                <w:noProof/>
                <w:webHidden/>
              </w:rPr>
              <w:instrText xml:space="preserve"> PAGEREF _Toc143770671 \h </w:instrText>
            </w:r>
            <w:r w:rsidR="00CF456F">
              <w:rPr>
                <w:noProof/>
                <w:webHidden/>
              </w:rPr>
            </w:r>
            <w:r w:rsidR="00CF456F">
              <w:rPr>
                <w:noProof/>
                <w:webHidden/>
              </w:rPr>
              <w:fldChar w:fldCharType="separate"/>
            </w:r>
            <w:r w:rsidR="00CF456F">
              <w:rPr>
                <w:noProof/>
                <w:webHidden/>
              </w:rPr>
              <w:t>2</w:t>
            </w:r>
            <w:r w:rsidR="00CF456F">
              <w:rPr>
                <w:noProof/>
                <w:webHidden/>
              </w:rPr>
              <w:fldChar w:fldCharType="end"/>
            </w:r>
          </w:hyperlink>
        </w:p>
        <w:p w14:paraId="37F778E2" w14:textId="70F7B7F4" w:rsidR="00CF456F" w:rsidRDefault="00CF456F">
          <w:pPr>
            <w:pStyle w:val="TOC2"/>
            <w:tabs>
              <w:tab w:val="right" w:leader="dot" w:pos="9016"/>
            </w:tabs>
            <w:rPr>
              <w:noProof/>
              <w:kern w:val="2"/>
              <w:lang w:eastAsia="en-GB"/>
              <w14:ligatures w14:val="standardContextual"/>
            </w:rPr>
          </w:pPr>
          <w:hyperlink w:anchor="_Toc143770672" w:history="1">
            <w:r w:rsidRPr="007761DD">
              <w:rPr>
                <w:rStyle w:val="Hyperlink"/>
                <w:noProof/>
              </w:rPr>
              <w:t>Acknowledgements</w:t>
            </w:r>
            <w:r>
              <w:rPr>
                <w:noProof/>
                <w:webHidden/>
              </w:rPr>
              <w:tab/>
            </w:r>
            <w:r>
              <w:rPr>
                <w:noProof/>
                <w:webHidden/>
              </w:rPr>
              <w:fldChar w:fldCharType="begin"/>
            </w:r>
            <w:r>
              <w:rPr>
                <w:noProof/>
                <w:webHidden/>
              </w:rPr>
              <w:instrText xml:space="preserve"> PAGEREF _Toc143770672 \h </w:instrText>
            </w:r>
            <w:r>
              <w:rPr>
                <w:noProof/>
                <w:webHidden/>
              </w:rPr>
            </w:r>
            <w:r>
              <w:rPr>
                <w:noProof/>
                <w:webHidden/>
              </w:rPr>
              <w:fldChar w:fldCharType="separate"/>
            </w:r>
            <w:r>
              <w:rPr>
                <w:noProof/>
                <w:webHidden/>
              </w:rPr>
              <w:t>2</w:t>
            </w:r>
            <w:r>
              <w:rPr>
                <w:noProof/>
                <w:webHidden/>
              </w:rPr>
              <w:fldChar w:fldCharType="end"/>
            </w:r>
          </w:hyperlink>
        </w:p>
        <w:p w14:paraId="2BE558C9" w14:textId="3342AA58" w:rsidR="00CF456F" w:rsidRDefault="00CF456F">
          <w:pPr>
            <w:pStyle w:val="TOC2"/>
            <w:tabs>
              <w:tab w:val="right" w:leader="dot" w:pos="9016"/>
            </w:tabs>
            <w:rPr>
              <w:noProof/>
              <w:kern w:val="2"/>
              <w:lang w:eastAsia="en-GB"/>
              <w14:ligatures w14:val="standardContextual"/>
            </w:rPr>
          </w:pPr>
          <w:hyperlink w:anchor="_Toc143770673" w:history="1">
            <w:r w:rsidRPr="007761DD">
              <w:rPr>
                <w:rStyle w:val="Hyperlink"/>
                <w:noProof/>
              </w:rPr>
              <w:t>Declaration</w:t>
            </w:r>
            <w:r>
              <w:rPr>
                <w:noProof/>
                <w:webHidden/>
              </w:rPr>
              <w:tab/>
            </w:r>
            <w:r>
              <w:rPr>
                <w:noProof/>
                <w:webHidden/>
              </w:rPr>
              <w:fldChar w:fldCharType="begin"/>
            </w:r>
            <w:r>
              <w:rPr>
                <w:noProof/>
                <w:webHidden/>
              </w:rPr>
              <w:instrText xml:space="preserve"> PAGEREF _Toc143770673 \h </w:instrText>
            </w:r>
            <w:r>
              <w:rPr>
                <w:noProof/>
                <w:webHidden/>
              </w:rPr>
            </w:r>
            <w:r>
              <w:rPr>
                <w:noProof/>
                <w:webHidden/>
              </w:rPr>
              <w:fldChar w:fldCharType="separate"/>
            </w:r>
            <w:r>
              <w:rPr>
                <w:noProof/>
                <w:webHidden/>
              </w:rPr>
              <w:t>2</w:t>
            </w:r>
            <w:r>
              <w:rPr>
                <w:noProof/>
                <w:webHidden/>
              </w:rPr>
              <w:fldChar w:fldCharType="end"/>
            </w:r>
          </w:hyperlink>
        </w:p>
        <w:p w14:paraId="188BD2F7" w14:textId="180CF124" w:rsidR="00CF456F" w:rsidRDefault="00CF456F">
          <w:pPr>
            <w:pStyle w:val="TOC2"/>
            <w:tabs>
              <w:tab w:val="right" w:leader="dot" w:pos="9016"/>
            </w:tabs>
            <w:rPr>
              <w:noProof/>
              <w:kern w:val="2"/>
              <w:lang w:eastAsia="en-GB"/>
              <w14:ligatures w14:val="standardContextual"/>
            </w:rPr>
          </w:pPr>
          <w:hyperlink w:anchor="_Toc143770674" w:history="1">
            <w:r w:rsidRPr="007761DD">
              <w:rPr>
                <w:rStyle w:val="Hyperlink"/>
                <w:noProof/>
              </w:rPr>
              <w:t>List of Figures</w:t>
            </w:r>
            <w:r>
              <w:rPr>
                <w:noProof/>
                <w:webHidden/>
              </w:rPr>
              <w:tab/>
            </w:r>
            <w:r>
              <w:rPr>
                <w:noProof/>
                <w:webHidden/>
              </w:rPr>
              <w:fldChar w:fldCharType="begin"/>
            </w:r>
            <w:r>
              <w:rPr>
                <w:noProof/>
                <w:webHidden/>
              </w:rPr>
              <w:instrText xml:space="preserve"> PAGEREF _Toc143770674 \h </w:instrText>
            </w:r>
            <w:r>
              <w:rPr>
                <w:noProof/>
                <w:webHidden/>
              </w:rPr>
            </w:r>
            <w:r>
              <w:rPr>
                <w:noProof/>
                <w:webHidden/>
              </w:rPr>
              <w:fldChar w:fldCharType="separate"/>
            </w:r>
            <w:r>
              <w:rPr>
                <w:noProof/>
                <w:webHidden/>
              </w:rPr>
              <w:t>5</w:t>
            </w:r>
            <w:r>
              <w:rPr>
                <w:noProof/>
                <w:webHidden/>
              </w:rPr>
              <w:fldChar w:fldCharType="end"/>
            </w:r>
          </w:hyperlink>
        </w:p>
        <w:p w14:paraId="47290D32" w14:textId="2B371D11" w:rsidR="00CF456F" w:rsidRDefault="00CF456F">
          <w:pPr>
            <w:pStyle w:val="TOC2"/>
            <w:tabs>
              <w:tab w:val="left" w:pos="660"/>
              <w:tab w:val="right" w:leader="dot" w:pos="9016"/>
            </w:tabs>
            <w:rPr>
              <w:noProof/>
              <w:kern w:val="2"/>
              <w:lang w:eastAsia="en-GB"/>
              <w14:ligatures w14:val="standardContextual"/>
            </w:rPr>
          </w:pPr>
          <w:hyperlink w:anchor="_Toc143770675" w:history="1">
            <w:r w:rsidRPr="007761DD">
              <w:rPr>
                <w:rStyle w:val="Hyperlink"/>
                <w:noProof/>
              </w:rPr>
              <w:t>1.</w:t>
            </w:r>
            <w:r>
              <w:rPr>
                <w:noProof/>
                <w:kern w:val="2"/>
                <w:lang w:eastAsia="en-GB"/>
                <w14:ligatures w14:val="standardContextual"/>
              </w:rPr>
              <w:tab/>
            </w:r>
            <w:r w:rsidRPr="007761DD">
              <w:rPr>
                <w:rStyle w:val="Hyperlink"/>
                <w:noProof/>
              </w:rPr>
              <w:t>Introduction</w:t>
            </w:r>
            <w:r>
              <w:rPr>
                <w:noProof/>
                <w:webHidden/>
              </w:rPr>
              <w:tab/>
            </w:r>
            <w:r>
              <w:rPr>
                <w:noProof/>
                <w:webHidden/>
              </w:rPr>
              <w:fldChar w:fldCharType="begin"/>
            </w:r>
            <w:r>
              <w:rPr>
                <w:noProof/>
                <w:webHidden/>
              </w:rPr>
              <w:instrText xml:space="preserve"> PAGEREF _Toc143770675 \h </w:instrText>
            </w:r>
            <w:r>
              <w:rPr>
                <w:noProof/>
                <w:webHidden/>
              </w:rPr>
            </w:r>
            <w:r>
              <w:rPr>
                <w:noProof/>
                <w:webHidden/>
              </w:rPr>
              <w:fldChar w:fldCharType="separate"/>
            </w:r>
            <w:r>
              <w:rPr>
                <w:noProof/>
                <w:webHidden/>
              </w:rPr>
              <w:t>6</w:t>
            </w:r>
            <w:r>
              <w:rPr>
                <w:noProof/>
                <w:webHidden/>
              </w:rPr>
              <w:fldChar w:fldCharType="end"/>
            </w:r>
          </w:hyperlink>
        </w:p>
        <w:p w14:paraId="0CEC0B3D" w14:textId="44FE8A7A" w:rsidR="00CF456F" w:rsidRDefault="00CF456F">
          <w:pPr>
            <w:pStyle w:val="TOC3"/>
            <w:tabs>
              <w:tab w:val="left" w:pos="1100"/>
              <w:tab w:val="right" w:leader="dot" w:pos="9016"/>
            </w:tabs>
            <w:rPr>
              <w:noProof/>
              <w:kern w:val="2"/>
              <w:lang w:eastAsia="en-GB"/>
              <w14:ligatures w14:val="standardContextual"/>
            </w:rPr>
          </w:pPr>
          <w:hyperlink w:anchor="_Toc143770676" w:history="1">
            <w:r w:rsidRPr="007761DD">
              <w:rPr>
                <w:rStyle w:val="Hyperlink"/>
                <w:noProof/>
              </w:rPr>
              <w:t>1.1</w:t>
            </w:r>
            <w:r>
              <w:rPr>
                <w:noProof/>
                <w:kern w:val="2"/>
                <w:lang w:eastAsia="en-GB"/>
                <w14:ligatures w14:val="standardContextual"/>
              </w:rPr>
              <w:tab/>
            </w:r>
            <w:r w:rsidRPr="007761DD">
              <w:rPr>
                <w:rStyle w:val="Hyperlink"/>
                <w:noProof/>
              </w:rPr>
              <w:t>Research Question</w:t>
            </w:r>
            <w:r>
              <w:rPr>
                <w:noProof/>
                <w:webHidden/>
              </w:rPr>
              <w:tab/>
            </w:r>
            <w:r>
              <w:rPr>
                <w:noProof/>
                <w:webHidden/>
              </w:rPr>
              <w:fldChar w:fldCharType="begin"/>
            </w:r>
            <w:r>
              <w:rPr>
                <w:noProof/>
                <w:webHidden/>
              </w:rPr>
              <w:instrText xml:space="preserve"> PAGEREF _Toc143770676 \h </w:instrText>
            </w:r>
            <w:r>
              <w:rPr>
                <w:noProof/>
                <w:webHidden/>
              </w:rPr>
            </w:r>
            <w:r>
              <w:rPr>
                <w:noProof/>
                <w:webHidden/>
              </w:rPr>
              <w:fldChar w:fldCharType="separate"/>
            </w:r>
            <w:r>
              <w:rPr>
                <w:noProof/>
                <w:webHidden/>
              </w:rPr>
              <w:t>7</w:t>
            </w:r>
            <w:r>
              <w:rPr>
                <w:noProof/>
                <w:webHidden/>
              </w:rPr>
              <w:fldChar w:fldCharType="end"/>
            </w:r>
          </w:hyperlink>
        </w:p>
        <w:p w14:paraId="5677CEFE" w14:textId="3C5E1067" w:rsidR="00CF456F" w:rsidRDefault="00CF456F">
          <w:pPr>
            <w:pStyle w:val="TOC3"/>
            <w:tabs>
              <w:tab w:val="left" w:pos="1100"/>
              <w:tab w:val="right" w:leader="dot" w:pos="9016"/>
            </w:tabs>
            <w:rPr>
              <w:noProof/>
              <w:kern w:val="2"/>
              <w:lang w:eastAsia="en-GB"/>
              <w14:ligatures w14:val="standardContextual"/>
            </w:rPr>
          </w:pPr>
          <w:hyperlink w:anchor="_Toc143770677" w:history="1">
            <w:r w:rsidRPr="007761DD">
              <w:rPr>
                <w:rStyle w:val="Hyperlink"/>
                <w:noProof/>
              </w:rPr>
              <w:t>1.2</w:t>
            </w:r>
            <w:r>
              <w:rPr>
                <w:noProof/>
                <w:kern w:val="2"/>
                <w:lang w:eastAsia="en-GB"/>
                <w14:ligatures w14:val="standardContextual"/>
              </w:rPr>
              <w:tab/>
            </w:r>
            <w:r w:rsidRPr="007761DD">
              <w:rPr>
                <w:rStyle w:val="Hyperlink"/>
                <w:noProof/>
              </w:rPr>
              <w:t>Agricultural Dependent Population</w:t>
            </w:r>
            <w:r>
              <w:rPr>
                <w:noProof/>
                <w:webHidden/>
              </w:rPr>
              <w:tab/>
            </w:r>
            <w:r>
              <w:rPr>
                <w:noProof/>
                <w:webHidden/>
              </w:rPr>
              <w:fldChar w:fldCharType="begin"/>
            </w:r>
            <w:r>
              <w:rPr>
                <w:noProof/>
                <w:webHidden/>
              </w:rPr>
              <w:instrText xml:space="preserve"> PAGEREF _Toc143770677 \h </w:instrText>
            </w:r>
            <w:r>
              <w:rPr>
                <w:noProof/>
                <w:webHidden/>
              </w:rPr>
            </w:r>
            <w:r>
              <w:rPr>
                <w:noProof/>
                <w:webHidden/>
              </w:rPr>
              <w:fldChar w:fldCharType="separate"/>
            </w:r>
            <w:r>
              <w:rPr>
                <w:noProof/>
                <w:webHidden/>
              </w:rPr>
              <w:t>7</w:t>
            </w:r>
            <w:r>
              <w:rPr>
                <w:noProof/>
                <w:webHidden/>
              </w:rPr>
              <w:fldChar w:fldCharType="end"/>
            </w:r>
          </w:hyperlink>
        </w:p>
        <w:p w14:paraId="4D4CCA14" w14:textId="14B99151" w:rsidR="00CF456F" w:rsidRDefault="00CF456F">
          <w:pPr>
            <w:pStyle w:val="TOC3"/>
            <w:tabs>
              <w:tab w:val="left" w:pos="1100"/>
              <w:tab w:val="right" w:leader="dot" w:pos="9016"/>
            </w:tabs>
            <w:rPr>
              <w:noProof/>
              <w:kern w:val="2"/>
              <w:lang w:eastAsia="en-GB"/>
              <w14:ligatures w14:val="standardContextual"/>
            </w:rPr>
          </w:pPr>
          <w:hyperlink w:anchor="_Toc143770678" w:history="1">
            <w:r w:rsidRPr="007761DD">
              <w:rPr>
                <w:rStyle w:val="Hyperlink"/>
                <w:noProof/>
              </w:rPr>
              <w:t>1.3</w:t>
            </w:r>
            <w:r>
              <w:rPr>
                <w:noProof/>
                <w:kern w:val="2"/>
                <w:lang w:eastAsia="en-GB"/>
                <w14:ligatures w14:val="standardContextual"/>
              </w:rPr>
              <w:tab/>
            </w:r>
            <w:r w:rsidRPr="007761DD">
              <w:rPr>
                <w:rStyle w:val="Hyperlink"/>
                <w:noProof/>
              </w:rPr>
              <w:t>Indian context</w:t>
            </w:r>
            <w:r>
              <w:rPr>
                <w:noProof/>
                <w:webHidden/>
              </w:rPr>
              <w:tab/>
            </w:r>
            <w:r>
              <w:rPr>
                <w:noProof/>
                <w:webHidden/>
              </w:rPr>
              <w:fldChar w:fldCharType="begin"/>
            </w:r>
            <w:r>
              <w:rPr>
                <w:noProof/>
                <w:webHidden/>
              </w:rPr>
              <w:instrText xml:space="preserve"> PAGEREF _Toc143770678 \h </w:instrText>
            </w:r>
            <w:r>
              <w:rPr>
                <w:noProof/>
                <w:webHidden/>
              </w:rPr>
            </w:r>
            <w:r>
              <w:rPr>
                <w:noProof/>
                <w:webHidden/>
              </w:rPr>
              <w:fldChar w:fldCharType="separate"/>
            </w:r>
            <w:r>
              <w:rPr>
                <w:noProof/>
                <w:webHidden/>
              </w:rPr>
              <w:t>8</w:t>
            </w:r>
            <w:r>
              <w:rPr>
                <w:noProof/>
                <w:webHidden/>
              </w:rPr>
              <w:fldChar w:fldCharType="end"/>
            </w:r>
          </w:hyperlink>
        </w:p>
        <w:p w14:paraId="15F13902" w14:textId="596680A7" w:rsidR="00CF456F" w:rsidRDefault="00CF456F">
          <w:pPr>
            <w:pStyle w:val="TOC2"/>
            <w:tabs>
              <w:tab w:val="left" w:pos="660"/>
              <w:tab w:val="right" w:leader="dot" w:pos="9016"/>
            </w:tabs>
            <w:rPr>
              <w:noProof/>
              <w:kern w:val="2"/>
              <w:lang w:eastAsia="en-GB"/>
              <w14:ligatures w14:val="standardContextual"/>
            </w:rPr>
          </w:pPr>
          <w:hyperlink w:anchor="_Toc143770679" w:history="1">
            <w:r w:rsidRPr="007761DD">
              <w:rPr>
                <w:rStyle w:val="Hyperlink"/>
                <w:noProof/>
              </w:rPr>
              <w:t>2.</w:t>
            </w:r>
            <w:r>
              <w:rPr>
                <w:noProof/>
                <w:kern w:val="2"/>
                <w:lang w:eastAsia="en-GB"/>
                <w14:ligatures w14:val="standardContextual"/>
              </w:rPr>
              <w:tab/>
            </w:r>
            <w:r w:rsidRPr="007761DD">
              <w:rPr>
                <w:rStyle w:val="Hyperlink"/>
                <w:noProof/>
              </w:rPr>
              <w:t>Methodology</w:t>
            </w:r>
            <w:r>
              <w:rPr>
                <w:noProof/>
                <w:webHidden/>
              </w:rPr>
              <w:tab/>
            </w:r>
            <w:r>
              <w:rPr>
                <w:noProof/>
                <w:webHidden/>
              </w:rPr>
              <w:fldChar w:fldCharType="begin"/>
            </w:r>
            <w:r>
              <w:rPr>
                <w:noProof/>
                <w:webHidden/>
              </w:rPr>
              <w:instrText xml:space="preserve"> PAGEREF _Toc143770679 \h </w:instrText>
            </w:r>
            <w:r>
              <w:rPr>
                <w:noProof/>
                <w:webHidden/>
              </w:rPr>
            </w:r>
            <w:r>
              <w:rPr>
                <w:noProof/>
                <w:webHidden/>
              </w:rPr>
              <w:fldChar w:fldCharType="separate"/>
            </w:r>
            <w:r>
              <w:rPr>
                <w:noProof/>
                <w:webHidden/>
              </w:rPr>
              <w:t>10</w:t>
            </w:r>
            <w:r>
              <w:rPr>
                <w:noProof/>
                <w:webHidden/>
              </w:rPr>
              <w:fldChar w:fldCharType="end"/>
            </w:r>
          </w:hyperlink>
        </w:p>
        <w:p w14:paraId="6224D01A" w14:textId="047569F2" w:rsidR="00CF456F" w:rsidRDefault="00CF456F">
          <w:pPr>
            <w:pStyle w:val="TOC3"/>
            <w:tabs>
              <w:tab w:val="left" w:pos="1100"/>
              <w:tab w:val="right" w:leader="dot" w:pos="9016"/>
            </w:tabs>
            <w:rPr>
              <w:noProof/>
              <w:kern w:val="2"/>
              <w:lang w:eastAsia="en-GB"/>
              <w14:ligatures w14:val="standardContextual"/>
            </w:rPr>
          </w:pPr>
          <w:hyperlink w:anchor="_Toc143770680" w:history="1">
            <w:r w:rsidRPr="007761DD">
              <w:rPr>
                <w:rStyle w:val="Hyperlink"/>
                <w:noProof/>
              </w:rPr>
              <w:t>2.1</w:t>
            </w:r>
            <w:r>
              <w:rPr>
                <w:noProof/>
                <w:kern w:val="2"/>
                <w:lang w:eastAsia="en-GB"/>
                <w14:ligatures w14:val="standardContextual"/>
              </w:rPr>
              <w:tab/>
            </w:r>
            <w:r w:rsidRPr="007761DD">
              <w:rPr>
                <w:rStyle w:val="Hyperlink"/>
                <w:noProof/>
              </w:rPr>
              <w:t>Spatial Disaggregation</w:t>
            </w:r>
            <w:r>
              <w:rPr>
                <w:noProof/>
                <w:webHidden/>
              </w:rPr>
              <w:tab/>
            </w:r>
            <w:r>
              <w:rPr>
                <w:noProof/>
                <w:webHidden/>
              </w:rPr>
              <w:fldChar w:fldCharType="begin"/>
            </w:r>
            <w:r>
              <w:rPr>
                <w:noProof/>
                <w:webHidden/>
              </w:rPr>
              <w:instrText xml:space="preserve"> PAGEREF _Toc143770680 \h </w:instrText>
            </w:r>
            <w:r>
              <w:rPr>
                <w:noProof/>
                <w:webHidden/>
              </w:rPr>
            </w:r>
            <w:r>
              <w:rPr>
                <w:noProof/>
                <w:webHidden/>
              </w:rPr>
              <w:fldChar w:fldCharType="separate"/>
            </w:r>
            <w:r>
              <w:rPr>
                <w:noProof/>
                <w:webHidden/>
              </w:rPr>
              <w:t>10</w:t>
            </w:r>
            <w:r>
              <w:rPr>
                <w:noProof/>
                <w:webHidden/>
              </w:rPr>
              <w:fldChar w:fldCharType="end"/>
            </w:r>
          </w:hyperlink>
        </w:p>
        <w:p w14:paraId="39504F23" w14:textId="7B76C745" w:rsidR="00CF456F" w:rsidRDefault="00CF456F">
          <w:pPr>
            <w:pStyle w:val="TOC3"/>
            <w:tabs>
              <w:tab w:val="left" w:pos="1100"/>
              <w:tab w:val="right" w:leader="dot" w:pos="9016"/>
            </w:tabs>
            <w:rPr>
              <w:noProof/>
              <w:kern w:val="2"/>
              <w:lang w:eastAsia="en-GB"/>
              <w14:ligatures w14:val="standardContextual"/>
            </w:rPr>
          </w:pPr>
          <w:hyperlink w:anchor="_Toc143770681" w:history="1">
            <w:r w:rsidRPr="007761DD">
              <w:rPr>
                <w:rStyle w:val="Hyperlink"/>
                <w:noProof/>
              </w:rPr>
              <w:t>2.2</w:t>
            </w:r>
            <w:r>
              <w:rPr>
                <w:noProof/>
                <w:kern w:val="2"/>
                <w:lang w:eastAsia="en-GB"/>
                <w14:ligatures w14:val="standardContextual"/>
              </w:rPr>
              <w:tab/>
            </w:r>
            <w:r w:rsidRPr="007761DD">
              <w:rPr>
                <w:rStyle w:val="Hyperlink"/>
                <w:noProof/>
              </w:rPr>
              <w:t>Justification</w:t>
            </w:r>
            <w:r>
              <w:rPr>
                <w:noProof/>
                <w:webHidden/>
              </w:rPr>
              <w:tab/>
            </w:r>
            <w:r>
              <w:rPr>
                <w:noProof/>
                <w:webHidden/>
              </w:rPr>
              <w:fldChar w:fldCharType="begin"/>
            </w:r>
            <w:r>
              <w:rPr>
                <w:noProof/>
                <w:webHidden/>
              </w:rPr>
              <w:instrText xml:space="preserve"> PAGEREF _Toc143770681 \h </w:instrText>
            </w:r>
            <w:r>
              <w:rPr>
                <w:noProof/>
                <w:webHidden/>
              </w:rPr>
            </w:r>
            <w:r>
              <w:rPr>
                <w:noProof/>
                <w:webHidden/>
              </w:rPr>
              <w:fldChar w:fldCharType="separate"/>
            </w:r>
            <w:r>
              <w:rPr>
                <w:noProof/>
                <w:webHidden/>
              </w:rPr>
              <w:t>13</w:t>
            </w:r>
            <w:r>
              <w:rPr>
                <w:noProof/>
                <w:webHidden/>
              </w:rPr>
              <w:fldChar w:fldCharType="end"/>
            </w:r>
          </w:hyperlink>
        </w:p>
        <w:p w14:paraId="58F8B573" w14:textId="749DC45D" w:rsidR="00CF456F" w:rsidRDefault="00CF456F">
          <w:pPr>
            <w:pStyle w:val="TOC3"/>
            <w:tabs>
              <w:tab w:val="left" w:pos="1100"/>
              <w:tab w:val="right" w:leader="dot" w:pos="9016"/>
            </w:tabs>
            <w:rPr>
              <w:noProof/>
              <w:kern w:val="2"/>
              <w:lang w:eastAsia="en-GB"/>
              <w14:ligatures w14:val="standardContextual"/>
            </w:rPr>
          </w:pPr>
          <w:hyperlink w:anchor="_Toc143770682" w:history="1">
            <w:r w:rsidRPr="007761DD">
              <w:rPr>
                <w:rStyle w:val="Hyperlink"/>
                <w:noProof/>
              </w:rPr>
              <w:t>2.3</w:t>
            </w:r>
            <w:r>
              <w:rPr>
                <w:noProof/>
                <w:kern w:val="2"/>
                <w:lang w:eastAsia="en-GB"/>
                <w14:ligatures w14:val="standardContextual"/>
              </w:rPr>
              <w:tab/>
            </w:r>
            <w:r w:rsidRPr="007761DD">
              <w:rPr>
                <w:rStyle w:val="Hyperlink"/>
                <w:noProof/>
              </w:rPr>
              <w:t>Data Sources</w:t>
            </w:r>
            <w:r>
              <w:rPr>
                <w:noProof/>
                <w:webHidden/>
              </w:rPr>
              <w:tab/>
            </w:r>
            <w:r>
              <w:rPr>
                <w:noProof/>
                <w:webHidden/>
              </w:rPr>
              <w:fldChar w:fldCharType="begin"/>
            </w:r>
            <w:r>
              <w:rPr>
                <w:noProof/>
                <w:webHidden/>
              </w:rPr>
              <w:instrText xml:space="preserve"> PAGEREF _Toc143770682 \h </w:instrText>
            </w:r>
            <w:r>
              <w:rPr>
                <w:noProof/>
                <w:webHidden/>
              </w:rPr>
            </w:r>
            <w:r>
              <w:rPr>
                <w:noProof/>
                <w:webHidden/>
              </w:rPr>
              <w:fldChar w:fldCharType="separate"/>
            </w:r>
            <w:r>
              <w:rPr>
                <w:noProof/>
                <w:webHidden/>
              </w:rPr>
              <w:t>13</w:t>
            </w:r>
            <w:r>
              <w:rPr>
                <w:noProof/>
                <w:webHidden/>
              </w:rPr>
              <w:fldChar w:fldCharType="end"/>
            </w:r>
          </w:hyperlink>
        </w:p>
        <w:p w14:paraId="5855DE68" w14:textId="2185B612" w:rsidR="00CF456F" w:rsidRDefault="00CF456F">
          <w:pPr>
            <w:pStyle w:val="TOC3"/>
            <w:tabs>
              <w:tab w:val="left" w:pos="1100"/>
              <w:tab w:val="right" w:leader="dot" w:pos="9016"/>
            </w:tabs>
            <w:rPr>
              <w:noProof/>
              <w:kern w:val="2"/>
              <w:lang w:eastAsia="en-GB"/>
              <w14:ligatures w14:val="standardContextual"/>
            </w:rPr>
          </w:pPr>
          <w:hyperlink w:anchor="_Toc143770683" w:history="1">
            <w:r w:rsidRPr="007761DD">
              <w:rPr>
                <w:rStyle w:val="Hyperlink"/>
                <w:noProof/>
              </w:rPr>
              <w:t>2.4</w:t>
            </w:r>
            <w:r>
              <w:rPr>
                <w:noProof/>
                <w:kern w:val="2"/>
                <w:lang w:eastAsia="en-GB"/>
                <w14:ligatures w14:val="standardContextual"/>
              </w:rPr>
              <w:tab/>
            </w:r>
            <w:r w:rsidRPr="007761DD">
              <w:rPr>
                <w:rStyle w:val="Hyperlink"/>
                <w:noProof/>
              </w:rPr>
              <w:t>Study setting</w:t>
            </w:r>
            <w:r>
              <w:rPr>
                <w:noProof/>
                <w:webHidden/>
              </w:rPr>
              <w:tab/>
            </w:r>
            <w:r>
              <w:rPr>
                <w:noProof/>
                <w:webHidden/>
              </w:rPr>
              <w:fldChar w:fldCharType="begin"/>
            </w:r>
            <w:r>
              <w:rPr>
                <w:noProof/>
                <w:webHidden/>
              </w:rPr>
              <w:instrText xml:space="preserve"> PAGEREF _Toc143770683 \h </w:instrText>
            </w:r>
            <w:r>
              <w:rPr>
                <w:noProof/>
                <w:webHidden/>
              </w:rPr>
            </w:r>
            <w:r>
              <w:rPr>
                <w:noProof/>
                <w:webHidden/>
              </w:rPr>
              <w:fldChar w:fldCharType="separate"/>
            </w:r>
            <w:r>
              <w:rPr>
                <w:noProof/>
                <w:webHidden/>
              </w:rPr>
              <w:t>15</w:t>
            </w:r>
            <w:r>
              <w:rPr>
                <w:noProof/>
                <w:webHidden/>
              </w:rPr>
              <w:fldChar w:fldCharType="end"/>
            </w:r>
          </w:hyperlink>
        </w:p>
        <w:p w14:paraId="71422F9E" w14:textId="54E4F260" w:rsidR="00CF456F" w:rsidRDefault="00CF456F">
          <w:pPr>
            <w:pStyle w:val="TOC3"/>
            <w:tabs>
              <w:tab w:val="left" w:pos="1100"/>
              <w:tab w:val="right" w:leader="dot" w:pos="9016"/>
            </w:tabs>
            <w:rPr>
              <w:noProof/>
              <w:kern w:val="2"/>
              <w:lang w:eastAsia="en-GB"/>
              <w14:ligatures w14:val="standardContextual"/>
            </w:rPr>
          </w:pPr>
          <w:hyperlink w:anchor="_Toc143770684" w:history="1">
            <w:r w:rsidRPr="007761DD">
              <w:rPr>
                <w:rStyle w:val="Hyperlink"/>
                <w:noProof/>
              </w:rPr>
              <w:t>2.4</w:t>
            </w:r>
            <w:r>
              <w:rPr>
                <w:noProof/>
                <w:kern w:val="2"/>
                <w:lang w:eastAsia="en-GB"/>
                <w14:ligatures w14:val="standardContextual"/>
              </w:rPr>
              <w:tab/>
            </w:r>
            <w:r w:rsidRPr="007761DD">
              <w:rPr>
                <w:rStyle w:val="Hyperlink"/>
                <w:noProof/>
              </w:rPr>
              <w:t>Computing Agricultural Dependent Population</w:t>
            </w:r>
            <w:r>
              <w:rPr>
                <w:noProof/>
                <w:webHidden/>
              </w:rPr>
              <w:tab/>
            </w:r>
            <w:r>
              <w:rPr>
                <w:noProof/>
                <w:webHidden/>
              </w:rPr>
              <w:fldChar w:fldCharType="begin"/>
            </w:r>
            <w:r>
              <w:rPr>
                <w:noProof/>
                <w:webHidden/>
              </w:rPr>
              <w:instrText xml:space="preserve"> PAGEREF _Toc143770684 \h </w:instrText>
            </w:r>
            <w:r>
              <w:rPr>
                <w:noProof/>
                <w:webHidden/>
              </w:rPr>
            </w:r>
            <w:r>
              <w:rPr>
                <w:noProof/>
                <w:webHidden/>
              </w:rPr>
              <w:fldChar w:fldCharType="separate"/>
            </w:r>
            <w:r>
              <w:rPr>
                <w:noProof/>
                <w:webHidden/>
              </w:rPr>
              <w:t>16</w:t>
            </w:r>
            <w:r>
              <w:rPr>
                <w:noProof/>
                <w:webHidden/>
              </w:rPr>
              <w:fldChar w:fldCharType="end"/>
            </w:r>
          </w:hyperlink>
        </w:p>
        <w:p w14:paraId="1329B990" w14:textId="7189C44E" w:rsidR="00CF456F" w:rsidRDefault="00CF456F">
          <w:pPr>
            <w:pStyle w:val="TOC3"/>
            <w:tabs>
              <w:tab w:val="left" w:pos="1100"/>
              <w:tab w:val="right" w:leader="dot" w:pos="9016"/>
            </w:tabs>
            <w:rPr>
              <w:noProof/>
              <w:kern w:val="2"/>
              <w:lang w:eastAsia="en-GB"/>
              <w14:ligatures w14:val="standardContextual"/>
            </w:rPr>
          </w:pPr>
          <w:hyperlink w:anchor="_Toc143770685" w:history="1">
            <w:r w:rsidRPr="007761DD">
              <w:rPr>
                <w:rStyle w:val="Hyperlink"/>
                <w:noProof/>
              </w:rPr>
              <w:t>2.5</w:t>
            </w:r>
            <w:r>
              <w:rPr>
                <w:noProof/>
                <w:kern w:val="2"/>
                <w:lang w:eastAsia="en-GB"/>
                <w14:ligatures w14:val="standardContextual"/>
              </w:rPr>
              <w:tab/>
            </w:r>
            <w:r w:rsidRPr="007761DD">
              <w:rPr>
                <w:rStyle w:val="Hyperlink"/>
                <w:noProof/>
              </w:rPr>
              <w:t>Validation of population estimates</w:t>
            </w:r>
            <w:r>
              <w:rPr>
                <w:noProof/>
                <w:webHidden/>
              </w:rPr>
              <w:tab/>
            </w:r>
            <w:r>
              <w:rPr>
                <w:noProof/>
                <w:webHidden/>
              </w:rPr>
              <w:fldChar w:fldCharType="begin"/>
            </w:r>
            <w:r>
              <w:rPr>
                <w:noProof/>
                <w:webHidden/>
              </w:rPr>
              <w:instrText xml:space="preserve"> PAGEREF _Toc143770685 \h </w:instrText>
            </w:r>
            <w:r>
              <w:rPr>
                <w:noProof/>
                <w:webHidden/>
              </w:rPr>
            </w:r>
            <w:r>
              <w:rPr>
                <w:noProof/>
                <w:webHidden/>
              </w:rPr>
              <w:fldChar w:fldCharType="separate"/>
            </w:r>
            <w:r>
              <w:rPr>
                <w:noProof/>
                <w:webHidden/>
              </w:rPr>
              <w:t>17</w:t>
            </w:r>
            <w:r>
              <w:rPr>
                <w:noProof/>
                <w:webHidden/>
              </w:rPr>
              <w:fldChar w:fldCharType="end"/>
            </w:r>
          </w:hyperlink>
        </w:p>
        <w:p w14:paraId="42C071D9" w14:textId="3097035C" w:rsidR="00CF456F" w:rsidRDefault="00CF456F">
          <w:pPr>
            <w:pStyle w:val="TOC2"/>
            <w:tabs>
              <w:tab w:val="left" w:pos="660"/>
              <w:tab w:val="right" w:leader="dot" w:pos="9016"/>
            </w:tabs>
            <w:rPr>
              <w:noProof/>
              <w:kern w:val="2"/>
              <w:lang w:eastAsia="en-GB"/>
              <w14:ligatures w14:val="standardContextual"/>
            </w:rPr>
          </w:pPr>
          <w:hyperlink w:anchor="_Toc143770686" w:history="1">
            <w:r w:rsidRPr="007761DD">
              <w:rPr>
                <w:rStyle w:val="Hyperlink"/>
                <w:noProof/>
              </w:rPr>
              <w:t>3.</w:t>
            </w:r>
            <w:r>
              <w:rPr>
                <w:noProof/>
                <w:kern w:val="2"/>
                <w:lang w:eastAsia="en-GB"/>
                <w14:ligatures w14:val="standardContextual"/>
              </w:rPr>
              <w:tab/>
            </w:r>
            <w:r w:rsidRPr="007761DD">
              <w:rPr>
                <w:rStyle w:val="Hyperlink"/>
                <w:noProof/>
              </w:rPr>
              <w:t>Results</w:t>
            </w:r>
            <w:r>
              <w:rPr>
                <w:noProof/>
                <w:webHidden/>
              </w:rPr>
              <w:tab/>
            </w:r>
            <w:r>
              <w:rPr>
                <w:noProof/>
                <w:webHidden/>
              </w:rPr>
              <w:fldChar w:fldCharType="begin"/>
            </w:r>
            <w:r>
              <w:rPr>
                <w:noProof/>
                <w:webHidden/>
              </w:rPr>
              <w:instrText xml:space="preserve"> PAGEREF _Toc143770686 \h </w:instrText>
            </w:r>
            <w:r>
              <w:rPr>
                <w:noProof/>
                <w:webHidden/>
              </w:rPr>
            </w:r>
            <w:r>
              <w:rPr>
                <w:noProof/>
                <w:webHidden/>
              </w:rPr>
              <w:fldChar w:fldCharType="separate"/>
            </w:r>
            <w:r>
              <w:rPr>
                <w:noProof/>
                <w:webHidden/>
              </w:rPr>
              <w:t>20</w:t>
            </w:r>
            <w:r>
              <w:rPr>
                <w:noProof/>
                <w:webHidden/>
              </w:rPr>
              <w:fldChar w:fldCharType="end"/>
            </w:r>
          </w:hyperlink>
        </w:p>
        <w:p w14:paraId="6BDC75EF" w14:textId="5EE46A1F" w:rsidR="00CF456F" w:rsidRDefault="00CF456F">
          <w:pPr>
            <w:pStyle w:val="TOC3"/>
            <w:tabs>
              <w:tab w:val="left" w:pos="1100"/>
              <w:tab w:val="right" w:leader="dot" w:pos="9016"/>
            </w:tabs>
            <w:rPr>
              <w:noProof/>
              <w:kern w:val="2"/>
              <w:lang w:eastAsia="en-GB"/>
              <w14:ligatures w14:val="standardContextual"/>
            </w:rPr>
          </w:pPr>
          <w:hyperlink w:anchor="_Toc143770687" w:history="1">
            <w:r w:rsidRPr="007761DD">
              <w:rPr>
                <w:rStyle w:val="Hyperlink"/>
                <w:noProof/>
              </w:rPr>
              <w:t>3.1</w:t>
            </w:r>
            <w:r>
              <w:rPr>
                <w:noProof/>
                <w:kern w:val="2"/>
                <w:lang w:eastAsia="en-GB"/>
                <w14:ligatures w14:val="standardContextual"/>
              </w:rPr>
              <w:tab/>
            </w:r>
            <w:r w:rsidRPr="007761DD">
              <w:rPr>
                <w:rStyle w:val="Hyperlink"/>
                <w:noProof/>
              </w:rPr>
              <w:t>Comparison of methods</w:t>
            </w:r>
            <w:r>
              <w:rPr>
                <w:noProof/>
                <w:webHidden/>
              </w:rPr>
              <w:tab/>
            </w:r>
            <w:r>
              <w:rPr>
                <w:noProof/>
                <w:webHidden/>
              </w:rPr>
              <w:fldChar w:fldCharType="begin"/>
            </w:r>
            <w:r>
              <w:rPr>
                <w:noProof/>
                <w:webHidden/>
              </w:rPr>
              <w:instrText xml:space="preserve"> PAGEREF _Toc143770687 \h </w:instrText>
            </w:r>
            <w:r>
              <w:rPr>
                <w:noProof/>
                <w:webHidden/>
              </w:rPr>
            </w:r>
            <w:r>
              <w:rPr>
                <w:noProof/>
                <w:webHidden/>
              </w:rPr>
              <w:fldChar w:fldCharType="separate"/>
            </w:r>
            <w:r>
              <w:rPr>
                <w:noProof/>
                <w:webHidden/>
              </w:rPr>
              <w:t>20</w:t>
            </w:r>
            <w:r>
              <w:rPr>
                <w:noProof/>
                <w:webHidden/>
              </w:rPr>
              <w:fldChar w:fldCharType="end"/>
            </w:r>
          </w:hyperlink>
        </w:p>
        <w:p w14:paraId="03A54571" w14:textId="4D6A659B" w:rsidR="00CF456F" w:rsidRDefault="00CF456F">
          <w:pPr>
            <w:pStyle w:val="TOC3"/>
            <w:tabs>
              <w:tab w:val="left" w:pos="1100"/>
              <w:tab w:val="right" w:leader="dot" w:pos="9016"/>
            </w:tabs>
            <w:rPr>
              <w:noProof/>
              <w:kern w:val="2"/>
              <w:lang w:eastAsia="en-GB"/>
              <w14:ligatures w14:val="standardContextual"/>
            </w:rPr>
          </w:pPr>
          <w:hyperlink w:anchor="_Toc143770688" w:history="1">
            <w:r w:rsidRPr="007761DD">
              <w:rPr>
                <w:rStyle w:val="Hyperlink"/>
                <w:noProof/>
              </w:rPr>
              <w:t>3.2</w:t>
            </w:r>
            <w:r>
              <w:rPr>
                <w:noProof/>
                <w:kern w:val="2"/>
                <w:lang w:eastAsia="en-GB"/>
                <w14:ligatures w14:val="standardContextual"/>
              </w:rPr>
              <w:tab/>
            </w:r>
            <w:r w:rsidRPr="007761DD">
              <w:rPr>
                <w:rStyle w:val="Hyperlink"/>
                <w:noProof/>
              </w:rPr>
              <w:t>Buffer iteration</w:t>
            </w:r>
            <w:r>
              <w:rPr>
                <w:noProof/>
                <w:webHidden/>
              </w:rPr>
              <w:tab/>
            </w:r>
            <w:r>
              <w:rPr>
                <w:noProof/>
                <w:webHidden/>
              </w:rPr>
              <w:fldChar w:fldCharType="begin"/>
            </w:r>
            <w:r>
              <w:rPr>
                <w:noProof/>
                <w:webHidden/>
              </w:rPr>
              <w:instrText xml:space="preserve"> PAGEREF _Toc143770688 \h </w:instrText>
            </w:r>
            <w:r>
              <w:rPr>
                <w:noProof/>
                <w:webHidden/>
              </w:rPr>
            </w:r>
            <w:r>
              <w:rPr>
                <w:noProof/>
                <w:webHidden/>
              </w:rPr>
              <w:fldChar w:fldCharType="separate"/>
            </w:r>
            <w:r>
              <w:rPr>
                <w:noProof/>
                <w:webHidden/>
              </w:rPr>
              <w:t>21</w:t>
            </w:r>
            <w:r>
              <w:rPr>
                <w:noProof/>
                <w:webHidden/>
              </w:rPr>
              <w:fldChar w:fldCharType="end"/>
            </w:r>
          </w:hyperlink>
        </w:p>
        <w:p w14:paraId="7665BE03" w14:textId="145B1EAD" w:rsidR="00CF456F" w:rsidRDefault="00CF456F">
          <w:pPr>
            <w:pStyle w:val="TOC3"/>
            <w:tabs>
              <w:tab w:val="left" w:pos="1100"/>
              <w:tab w:val="right" w:leader="dot" w:pos="9016"/>
            </w:tabs>
            <w:rPr>
              <w:noProof/>
              <w:kern w:val="2"/>
              <w:lang w:eastAsia="en-GB"/>
              <w14:ligatures w14:val="standardContextual"/>
            </w:rPr>
          </w:pPr>
          <w:hyperlink w:anchor="_Toc143770689" w:history="1">
            <w:r w:rsidRPr="007761DD">
              <w:rPr>
                <w:rStyle w:val="Hyperlink"/>
                <w:noProof/>
              </w:rPr>
              <w:t>3.3</w:t>
            </w:r>
            <w:r>
              <w:rPr>
                <w:noProof/>
                <w:kern w:val="2"/>
                <w:lang w:eastAsia="en-GB"/>
                <w14:ligatures w14:val="standardContextual"/>
              </w:rPr>
              <w:tab/>
            </w:r>
            <w:r w:rsidRPr="007761DD">
              <w:rPr>
                <w:rStyle w:val="Hyperlink"/>
                <w:noProof/>
              </w:rPr>
              <w:t>Scale method to India</w:t>
            </w:r>
            <w:r>
              <w:rPr>
                <w:noProof/>
                <w:webHidden/>
              </w:rPr>
              <w:tab/>
            </w:r>
            <w:r>
              <w:rPr>
                <w:noProof/>
                <w:webHidden/>
              </w:rPr>
              <w:fldChar w:fldCharType="begin"/>
            </w:r>
            <w:r>
              <w:rPr>
                <w:noProof/>
                <w:webHidden/>
              </w:rPr>
              <w:instrText xml:space="preserve"> PAGEREF _Toc143770689 \h </w:instrText>
            </w:r>
            <w:r>
              <w:rPr>
                <w:noProof/>
                <w:webHidden/>
              </w:rPr>
            </w:r>
            <w:r>
              <w:rPr>
                <w:noProof/>
                <w:webHidden/>
              </w:rPr>
              <w:fldChar w:fldCharType="separate"/>
            </w:r>
            <w:r>
              <w:rPr>
                <w:noProof/>
                <w:webHidden/>
              </w:rPr>
              <w:t>24</w:t>
            </w:r>
            <w:r>
              <w:rPr>
                <w:noProof/>
                <w:webHidden/>
              </w:rPr>
              <w:fldChar w:fldCharType="end"/>
            </w:r>
          </w:hyperlink>
        </w:p>
        <w:p w14:paraId="3837819C" w14:textId="12503AC3" w:rsidR="00CF456F" w:rsidRDefault="00CF456F">
          <w:pPr>
            <w:pStyle w:val="TOC3"/>
            <w:tabs>
              <w:tab w:val="left" w:pos="1100"/>
              <w:tab w:val="right" w:leader="dot" w:pos="9016"/>
            </w:tabs>
            <w:rPr>
              <w:noProof/>
              <w:kern w:val="2"/>
              <w:lang w:eastAsia="en-GB"/>
              <w14:ligatures w14:val="standardContextual"/>
            </w:rPr>
          </w:pPr>
          <w:hyperlink w:anchor="_Toc143770690" w:history="1">
            <w:r w:rsidRPr="007761DD">
              <w:rPr>
                <w:rStyle w:val="Hyperlink"/>
                <w:noProof/>
              </w:rPr>
              <w:t>3.4</w:t>
            </w:r>
            <w:r>
              <w:rPr>
                <w:noProof/>
                <w:kern w:val="2"/>
                <w:lang w:eastAsia="en-GB"/>
                <w14:ligatures w14:val="standardContextual"/>
              </w:rPr>
              <w:tab/>
            </w:r>
            <w:r w:rsidRPr="007761DD">
              <w:rPr>
                <w:rStyle w:val="Hyperlink"/>
                <w:noProof/>
              </w:rPr>
              <w:t>Ineligible districts</w:t>
            </w:r>
            <w:r>
              <w:rPr>
                <w:noProof/>
                <w:webHidden/>
              </w:rPr>
              <w:tab/>
            </w:r>
            <w:r>
              <w:rPr>
                <w:noProof/>
                <w:webHidden/>
              </w:rPr>
              <w:fldChar w:fldCharType="begin"/>
            </w:r>
            <w:r>
              <w:rPr>
                <w:noProof/>
                <w:webHidden/>
              </w:rPr>
              <w:instrText xml:space="preserve"> PAGEREF _Toc143770690 \h </w:instrText>
            </w:r>
            <w:r>
              <w:rPr>
                <w:noProof/>
                <w:webHidden/>
              </w:rPr>
            </w:r>
            <w:r>
              <w:rPr>
                <w:noProof/>
                <w:webHidden/>
              </w:rPr>
              <w:fldChar w:fldCharType="separate"/>
            </w:r>
            <w:r>
              <w:rPr>
                <w:noProof/>
                <w:webHidden/>
              </w:rPr>
              <w:t>25</w:t>
            </w:r>
            <w:r>
              <w:rPr>
                <w:noProof/>
                <w:webHidden/>
              </w:rPr>
              <w:fldChar w:fldCharType="end"/>
            </w:r>
          </w:hyperlink>
        </w:p>
        <w:p w14:paraId="447415B6" w14:textId="66F66106" w:rsidR="00CF456F" w:rsidRDefault="00CF456F">
          <w:pPr>
            <w:pStyle w:val="TOC2"/>
            <w:tabs>
              <w:tab w:val="left" w:pos="660"/>
              <w:tab w:val="right" w:leader="dot" w:pos="9016"/>
            </w:tabs>
            <w:rPr>
              <w:noProof/>
              <w:kern w:val="2"/>
              <w:lang w:eastAsia="en-GB"/>
              <w14:ligatures w14:val="standardContextual"/>
            </w:rPr>
          </w:pPr>
          <w:hyperlink w:anchor="_Toc143770691" w:history="1">
            <w:r w:rsidRPr="007761DD">
              <w:rPr>
                <w:rStyle w:val="Hyperlink"/>
                <w:noProof/>
              </w:rPr>
              <w:t>4.</w:t>
            </w:r>
            <w:r>
              <w:rPr>
                <w:noProof/>
                <w:kern w:val="2"/>
                <w:lang w:eastAsia="en-GB"/>
                <w14:ligatures w14:val="standardContextual"/>
              </w:rPr>
              <w:tab/>
            </w:r>
            <w:r w:rsidRPr="007761DD">
              <w:rPr>
                <w:rStyle w:val="Hyperlink"/>
                <w:noProof/>
              </w:rPr>
              <w:t>Discussion</w:t>
            </w:r>
            <w:r>
              <w:rPr>
                <w:noProof/>
                <w:webHidden/>
              </w:rPr>
              <w:tab/>
            </w:r>
            <w:r>
              <w:rPr>
                <w:noProof/>
                <w:webHidden/>
              </w:rPr>
              <w:fldChar w:fldCharType="begin"/>
            </w:r>
            <w:r>
              <w:rPr>
                <w:noProof/>
                <w:webHidden/>
              </w:rPr>
              <w:instrText xml:space="preserve"> PAGEREF _Toc143770691 \h </w:instrText>
            </w:r>
            <w:r>
              <w:rPr>
                <w:noProof/>
                <w:webHidden/>
              </w:rPr>
            </w:r>
            <w:r>
              <w:rPr>
                <w:noProof/>
                <w:webHidden/>
              </w:rPr>
              <w:fldChar w:fldCharType="separate"/>
            </w:r>
            <w:r>
              <w:rPr>
                <w:noProof/>
                <w:webHidden/>
              </w:rPr>
              <w:t>27</w:t>
            </w:r>
            <w:r>
              <w:rPr>
                <w:noProof/>
                <w:webHidden/>
              </w:rPr>
              <w:fldChar w:fldCharType="end"/>
            </w:r>
          </w:hyperlink>
        </w:p>
        <w:p w14:paraId="3471D15E" w14:textId="7A6DC17E" w:rsidR="00CF456F" w:rsidRDefault="00CF456F">
          <w:pPr>
            <w:pStyle w:val="TOC3"/>
            <w:tabs>
              <w:tab w:val="left" w:pos="1100"/>
              <w:tab w:val="right" w:leader="dot" w:pos="9016"/>
            </w:tabs>
            <w:rPr>
              <w:noProof/>
              <w:kern w:val="2"/>
              <w:lang w:eastAsia="en-GB"/>
              <w14:ligatures w14:val="standardContextual"/>
            </w:rPr>
          </w:pPr>
          <w:hyperlink w:anchor="_Toc143770692" w:history="1">
            <w:r w:rsidRPr="007761DD">
              <w:rPr>
                <w:rStyle w:val="Hyperlink"/>
                <w:noProof/>
              </w:rPr>
              <w:t>4.1</w:t>
            </w:r>
            <w:r>
              <w:rPr>
                <w:noProof/>
                <w:kern w:val="2"/>
                <w:lang w:eastAsia="en-GB"/>
                <w14:ligatures w14:val="standardContextual"/>
              </w:rPr>
              <w:tab/>
            </w:r>
            <w:r w:rsidRPr="007761DD">
              <w:rPr>
                <w:rStyle w:val="Hyperlink"/>
                <w:noProof/>
              </w:rPr>
              <w:t>Establishing method parameters</w:t>
            </w:r>
            <w:r>
              <w:rPr>
                <w:noProof/>
                <w:webHidden/>
              </w:rPr>
              <w:tab/>
            </w:r>
            <w:r>
              <w:rPr>
                <w:noProof/>
                <w:webHidden/>
              </w:rPr>
              <w:fldChar w:fldCharType="begin"/>
            </w:r>
            <w:r>
              <w:rPr>
                <w:noProof/>
                <w:webHidden/>
              </w:rPr>
              <w:instrText xml:space="preserve"> PAGEREF _Toc143770692 \h </w:instrText>
            </w:r>
            <w:r>
              <w:rPr>
                <w:noProof/>
                <w:webHidden/>
              </w:rPr>
            </w:r>
            <w:r>
              <w:rPr>
                <w:noProof/>
                <w:webHidden/>
              </w:rPr>
              <w:fldChar w:fldCharType="separate"/>
            </w:r>
            <w:r>
              <w:rPr>
                <w:noProof/>
                <w:webHidden/>
              </w:rPr>
              <w:t>27</w:t>
            </w:r>
            <w:r>
              <w:rPr>
                <w:noProof/>
                <w:webHidden/>
              </w:rPr>
              <w:fldChar w:fldCharType="end"/>
            </w:r>
          </w:hyperlink>
        </w:p>
        <w:p w14:paraId="0D79CC5B" w14:textId="376DE98F" w:rsidR="00CF456F" w:rsidRDefault="00CF456F">
          <w:pPr>
            <w:pStyle w:val="TOC3"/>
            <w:tabs>
              <w:tab w:val="left" w:pos="1100"/>
              <w:tab w:val="right" w:leader="dot" w:pos="9016"/>
            </w:tabs>
            <w:rPr>
              <w:noProof/>
              <w:kern w:val="2"/>
              <w:lang w:eastAsia="en-GB"/>
              <w14:ligatures w14:val="standardContextual"/>
            </w:rPr>
          </w:pPr>
          <w:hyperlink w:anchor="_Toc143770693" w:history="1">
            <w:r w:rsidRPr="007761DD">
              <w:rPr>
                <w:rStyle w:val="Hyperlink"/>
                <w:noProof/>
              </w:rPr>
              <w:t>4.2</w:t>
            </w:r>
            <w:r>
              <w:rPr>
                <w:noProof/>
                <w:kern w:val="2"/>
                <w:lang w:eastAsia="en-GB"/>
                <w14:ligatures w14:val="standardContextual"/>
              </w:rPr>
              <w:tab/>
            </w:r>
            <w:r w:rsidRPr="007761DD">
              <w:rPr>
                <w:rStyle w:val="Hyperlink"/>
                <w:noProof/>
              </w:rPr>
              <w:t>Computation load</w:t>
            </w:r>
            <w:r>
              <w:rPr>
                <w:noProof/>
                <w:webHidden/>
              </w:rPr>
              <w:tab/>
            </w:r>
            <w:r>
              <w:rPr>
                <w:noProof/>
                <w:webHidden/>
              </w:rPr>
              <w:fldChar w:fldCharType="begin"/>
            </w:r>
            <w:r>
              <w:rPr>
                <w:noProof/>
                <w:webHidden/>
              </w:rPr>
              <w:instrText xml:space="preserve"> PAGEREF _Toc143770693 \h </w:instrText>
            </w:r>
            <w:r>
              <w:rPr>
                <w:noProof/>
                <w:webHidden/>
              </w:rPr>
            </w:r>
            <w:r>
              <w:rPr>
                <w:noProof/>
                <w:webHidden/>
              </w:rPr>
              <w:fldChar w:fldCharType="separate"/>
            </w:r>
            <w:r>
              <w:rPr>
                <w:noProof/>
                <w:webHidden/>
              </w:rPr>
              <w:t>27</w:t>
            </w:r>
            <w:r>
              <w:rPr>
                <w:noProof/>
                <w:webHidden/>
              </w:rPr>
              <w:fldChar w:fldCharType="end"/>
            </w:r>
          </w:hyperlink>
        </w:p>
        <w:p w14:paraId="14A1844C" w14:textId="6497AE63" w:rsidR="00CF456F" w:rsidRDefault="00CF456F">
          <w:pPr>
            <w:pStyle w:val="TOC3"/>
            <w:tabs>
              <w:tab w:val="left" w:pos="1100"/>
              <w:tab w:val="right" w:leader="dot" w:pos="9016"/>
            </w:tabs>
            <w:rPr>
              <w:noProof/>
              <w:kern w:val="2"/>
              <w:lang w:eastAsia="en-GB"/>
              <w14:ligatures w14:val="standardContextual"/>
            </w:rPr>
          </w:pPr>
          <w:hyperlink w:anchor="_Toc143770694" w:history="1">
            <w:r w:rsidRPr="007761DD">
              <w:rPr>
                <w:rStyle w:val="Hyperlink"/>
                <w:noProof/>
              </w:rPr>
              <w:t>4.3</w:t>
            </w:r>
            <w:r>
              <w:rPr>
                <w:noProof/>
                <w:kern w:val="2"/>
                <w:lang w:eastAsia="en-GB"/>
                <w14:ligatures w14:val="standardContextual"/>
              </w:rPr>
              <w:tab/>
            </w:r>
            <w:r w:rsidRPr="007761DD">
              <w:rPr>
                <w:rStyle w:val="Hyperlink"/>
                <w:noProof/>
              </w:rPr>
              <w:t>Interpreting buffer radius</w:t>
            </w:r>
            <w:r>
              <w:rPr>
                <w:noProof/>
                <w:webHidden/>
              </w:rPr>
              <w:tab/>
            </w:r>
            <w:r>
              <w:rPr>
                <w:noProof/>
                <w:webHidden/>
              </w:rPr>
              <w:fldChar w:fldCharType="begin"/>
            </w:r>
            <w:r>
              <w:rPr>
                <w:noProof/>
                <w:webHidden/>
              </w:rPr>
              <w:instrText xml:space="preserve"> PAGEREF _Toc143770694 \h </w:instrText>
            </w:r>
            <w:r>
              <w:rPr>
                <w:noProof/>
                <w:webHidden/>
              </w:rPr>
            </w:r>
            <w:r>
              <w:rPr>
                <w:noProof/>
                <w:webHidden/>
              </w:rPr>
              <w:fldChar w:fldCharType="separate"/>
            </w:r>
            <w:r>
              <w:rPr>
                <w:noProof/>
                <w:webHidden/>
              </w:rPr>
              <w:t>28</w:t>
            </w:r>
            <w:r>
              <w:rPr>
                <w:noProof/>
                <w:webHidden/>
              </w:rPr>
              <w:fldChar w:fldCharType="end"/>
            </w:r>
          </w:hyperlink>
        </w:p>
        <w:p w14:paraId="135D04CB" w14:textId="0948951B" w:rsidR="00CF456F" w:rsidRDefault="00CF456F">
          <w:pPr>
            <w:pStyle w:val="TOC3"/>
            <w:tabs>
              <w:tab w:val="left" w:pos="1100"/>
              <w:tab w:val="right" w:leader="dot" w:pos="9016"/>
            </w:tabs>
            <w:rPr>
              <w:noProof/>
              <w:kern w:val="2"/>
              <w:lang w:eastAsia="en-GB"/>
              <w14:ligatures w14:val="standardContextual"/>
            </w:rPr>
          </w:pPr>
          <w:hyperlink w:anchor="_Toc143770695" w:history="1">
            <w:r w:rsidRPr="007761DD">
              <w:rPr>
                <w:rStyle w:val="Hyperlink"/>
                <w:noProof/>
              </w:rPr>
              <w:t>4.4</w:t>
            </w:r>
            <w:r>
              <w:rPr>
                <w:noProof/>
                <w:kern w:val="2"/>
                <w:lang w:eastAsia="en-GB"/>
                <w14:ligatures w14:val="standardContextual"/>
              </w:rPr>
              <w:tab/>
            </w:r>
            <w:r w:rsidRPr="007761DD">
              <w:rPr>
                <w:rStyle w:val="Hyperlink"/>
                <w:noProof/>
              </w:rPr>
              <w:t>Spatial distribution of buffer radius</w:t>
            </w:r>
            <w:r>
              <w:rPr>
                <w:noProof/>
                <w:webHidden/>
              </w:rPr>
              <w:tab/>
            </w:r>
            <w:r>
              <w:rPr>
                <w:noProof/>
                <w:webHidden/>
              </w:rPr>
              <w:fldChar w:fldCharType="begin"/>
            </w:r>
            <w:r>
              <w:rPr>
                <w:noProof/>
                <w:webHidden/>
              </w:rPr>
              <w:instrText xml:space="preserve"> PAGEREF _Toc143770695 \h </w:instrText>
            </w:r>
            <w:r>
              <w:rPr>
                <w:noProof/>
                <w:webHidden/>
              </w:rPr>
            </w:r>
            <w:r>
              <w:rPr>
                <w:noProof/>
                <w:webHidden/>
              </w:rPr>
              <w:fldChar w:fldCharType="separate"/>
            </w:r>
            <w:r>
              <w:rPr>
                <w:noProof/>
                <w:webHidden/>
              </w:rPr>
              <w:t>29</w:t>
            </w:r>
            <w:r>
              <w:rPr>
                <w:noProof/>
                <w:webHidden/>
              </w:rPr>
              <w:fldChar w:fldCharType="end"/>
            </w:r>
          </w:hyperlink>
        </w:p>
        <w:p w14:paraId="728DA786" w14:textId="0E7CFF91" w:rsidR="00CF456F" w:rsidRDefault="00CF456F">
          <w:pPr>
            <w:pStyle w:val="TOC3"/>
            <w:tabs>
              <w:tab w:val="left" w:pos="1100"/>
              <w:tab w:val="right" w:leader="dot" w:pos="9016"/>
            </w:tabs>
            <w:rPr>
              <w:noProof/>
              <w:kern w:val="2"/>
              <w:lang w:eastAsia="en-GB"/>
              <w14:ligatures w14:val="standardContextual"/>
            </w:rPr>
          </w:pPr>
          <w:hyperlink w:anchor="_Toc143770696" w:history="1">
            <w:r w:rsidRPr="007761DD">
              <w:rPr>
                <w:rStyle w:val="Hyperlink"/>
                <w:noProof/>
              </w:rPr>
              <w:t>4.5</w:t>
            </w:r>
            <w:r>
              <w:rPr>
                <w:noProof/>
                <w:kern w:val="2"/>
                <w:lang w:eastAsia="en-GB"/>
                <w14:ligatures w14:val="standardContextual"/>
              </w:rPr>
              <w:tab/>
            </w:r>
            <w:r w:rsidRPr="007761DD">
              <w:rPr>
                <w:rStyle w:val="Hyperlink"/>
                <w:noProof/>
              </w:rPr>
              <w:t>Ineligible districts</w:t>
            </w:r>
            <w:r>
              <w:rPr>
                <w:noProof/>
                <w:webHidden/>
              </w:rPr>
              <w:tab/>
            </w:r>
            <w:r>
              <w:rPr>
                <w:noProof/>
                <w:webHidden/>
              </w:rPr>
              <w:fldChar w:fldCharType="begin"/>
            </w:r>
            <w:r>
              <w:rPr>
                <w:noProof/>
                <w:webHidden/>
              </w:rPr>
              <w:instrText xml:space="preserve"> PAGEREF _Toc143770696 \h </w:instrText>
            </w:r>
            <w:r>
              <w:rPr>
                <w:noProof/>
                <w:webHidden/>
              </w:rPr>
            </w:r>
            <w:r>
              <w:rPr>
                <w:noProof/>
                <w:webHidden/>
              </w:rPr>
              <w:fldChar w:fldCharType="separate"/>
            </w:r>
            <w:r>
              <w:rPr>
                <w:noProof/>
                <w:webHidden/>
              </w:rPr>
              <w:t>29</w:t>
            </w:r>
            <w:r>
              <w:rPr>
                <w:noProof/>
                <w:webHidden/>
              </w:rPr>
              <w:fldChar w:fldCharType="end"/>
            </w:r>
          </w:hyperlink>
        </w:p>
        <w:p w14:paraId="3F60C055" w14:textId="2D672A39" w:rsidR="00CF456F" w:rsidRDefault="00CF456F">
          <w:pPr>
            <w:pStyle w:val="TOC3"/>
            <w:tabs>
              <w:tab w:val="left" w:pos="1100"/>
              <w:tab w:val="right" w:leader="dot" w:pos="9016"/>
            </w:tabs>
            <w:rPr>
              <w:noProof/>
              <w:kern w:val="2"/>
              <w:lang w:eastAsia="en-GB"/>
              <w14:ligatures w14:val="standardContextual"/>
            </w:rPr>
          </w:pPr>
          <w:hyperlink w:anchor="_Toc143770697" w:history="1">
            <w:r w:rsidRPr="007761DD">
              <w:rPr>
                <w:rStyle w:val="Hyperlink"/>
                <w:noProof/>
              </w:rPr>
              <w:t>4.6</w:t>
            </w:r>
            <w:r>
              <w:rPr>
                <w:noProof/>
                <w:kern w:val="2"/>
                <w:lang w:eastAsia="en-GB"/>
                <w14:ligatures w14:val="standardContextual"/>
              </w:rPr>
              <w:tab/>
            </w:r>
            <w:r w:rsidRPr="007761DD">
              <w:rPr>
                <w:rStyle w:val="Hyperlink"/>
                <w:noProof/>
              </w:rPr>
              <w:t>Limitations</w:t>
            </w:r>
            <w:r>
              <w:rPr>
                <w:noProof/>
                <w:webHidden/>
              </w:rPr>
              <w:tab/>
            </w:r>
            <w:r>
              <w:rPr>
                <w:noProof/>
                <w:webHidden/>
              </w:rPr>
              <w:fldChar w:fldCharType="begin"/>
            </w:r>
            <w:r>
              <w:rPr>
                <w:noProof/>
                <w:webHidden/>
              </w:rPr>
              <w:instrText xml:space="preserve"> PAGEREF _Toc143770697 \h </w:instrText>
            </w:r>
            <w:r>
              <w:rPr>
                <w:noProof/>
                <w:webHidden/>
              </w:rPr>
            </w:r>
            <w:r>
              <w:rPr>
                <w:noProof/>
                <w:webHidden/>
              </w:rPr>
              <w:fldChar w:fldCharType="separate"/>
            </w:r>
            <w:r>
              <w:rPr>
                <w:noProof/>
                <w:webHidden/>
              </w:rPr>
              <w:t>30</w:t>
            </w:r>
            <w:r>
              <w:rPr>
                <w:noProof/>
                <w:webHidden/>
              </w:rPr>
              <w:fldChar w:fldCharType="end"/>
            </w:r>
          </w:hyperlink>
        </w:p>
        <w:p w14:paraId="7DBF5212" w14:textId="1C6B2F39" w:rsidR="00CF456F" w:rsidRDefault="00CF456F">
          <w:pPr>
            <w:pStyle w:val="TOC3"/>
            <w:tabs>
              <w:tab w:val="left" w:pos="1100"/>
              <w:tab w:val="right" w:leader="dot" w:pos="9016"/>
            </w:tabs>
            <w:rPr>
              <w:noProof/>
              <w:kern w:val="2"/>
              <w:lang w:eastAsia="en-GB"/>
              <w14:ligatures w14:val="standardContextual"/>
            </w:rPr>
          </w:pPr>
          <w:hyperlink w:anchor="_Toc143770698" w:history="1">
            <w:r w:rsidRPr="007761DD">
              <w:rPr>
                <w:rStyle w:val="Hyperlink"/>
                <w:noProof/>
              </w:rPr>
              <w:t>4.7</w:t>
            </w:r>
            <w:r>
              <w:rPr>
                <w:noProof/>
                <w:kern w:val="2"/>
                <w:lang w:eastAsia="en-GB"/>
                <w14:ligatures w14:val="standardContextual"/>
              </w:rPr>
              <w:tab/>
            </w:r>
            <w:r w:rsidRPr="007761DD">
              <w:rPr>
                <w:rStyle w:val="Hyperlink"/>
                <w:noProof/>
              </w:rPr>
              <w:t>Opportunities</w:t>
            </w:r>
            <w:r>
              <w:rPr>
                <w:noProof/>
                <w:webHidden/>
              </w:rPr>
              <w:tab/>
            </w:r>
            <w:r>
              <w:rPr>
                <w:noProof/>
                <w:webHidden/>
              </w:rPr>
              <w:fldChar w:fldCharType="begin"/>
            </w:r>
            <w:r>
              <w:rPr>
                <w:noProof/>
                <w:webHidden/>
              </w:rPr>
              <w:instrText xml:space="preserve"> PAGEREF _Toc143770698 \h </w:instrText>
            </w:r>
            <w:r>
              <w:rPr>
                <w:noProof/>
                <w:webHidden/>
              </w:rPr>
            </w:r>
            <w:r>
              <w:rPr>
                <w:noProof/>
                <w:webHidden/>
              </w:rPr>
              <w:fldChar w:fldCharType="separate"/>
            </w:r>
            <w:r>
              <w:rPr>
                <w:noProof/>
                <w:webHidden/>
              </w:rPr>
              <w:t>31</w:t>
            </w:r>
            <w:r>
              <w:rPr>
                <w:noProof/>
                <w:webHidden/>
              </w:rPr>
              <w:fldChar w:fldCharType="end"/>
            </w:r>
          </w:hyperlink>
        </w:p>
        <w:p w14:paraId="2FBC6A89" w14:textId="615E8CEA" w:rsidR="00CF456F" w:rsidRDefault="00CF456F">
          <w:pPr>
            <w:pStyle w:val="TOC3"/>
            <w:tabs>
              <w:tab w:val="left" w:pos="1100"/>
              <w:tab w:val="right" w:leader="dot" w:pos="9016"/>
            </w:tabs>
            <w:rPr>
              <w:noProof/>
              <w:kern w:val="2"/>
              <w:lang w:eastAsia="en-GB"/>
              <w14:ligatures w14:val="standardContextual"/>
            </w:rPr>
          </w:pPr>
          <w:hyperlink w:anchor="_Toc143770699" w:history="1">
            <w:r w:rsidRPr="007761DD">
              <w:rPr>
                <w:rStyle w:val="Hyperlink"/>
                <w:noProof/>
              </w:rPr>
              <w:t>4.8</w:t>
            </w:r>
            <w:r>
              <w:rPr>
                <w:noProof/>
                <w:kern w:val="2"/>
                <w:lang w:eastAsia="en-GB"/>
                <w14:ligatures w14:val="standardContextual"/>
              </w:rPr>
              <w:tab/>
            </w:r>
            <w:r w:rsidRPr="007761DD">
              <w:rPr>
                <w:rStyle w:val="Hyperlink"/>
                <w:noProof/>
              </w:rPr>
              <w:t>Transferability</w:t>
            </w:r>
            <w:r>
              <w:rPr>
                <w:noProof/>
                <w:webHidden/>
              </w:rPr>
              <w:tab/>
            </w:r>
            <w:r>
              <w:rPr>
                <w:noProof/>
                <w:webHidden/>
              </w:rPr>
              <w:fldChar w:fldCharType="begin"/>
            </w:r>
            <w:r>
              <w:rPr>
                <w:noProof/>
                <w:webHidden/>
              </w:rPr>
              <w:instrText xml:space="preserve"> PAGEREF _Toc143770699 \h </w:instrText>
            </w:r>
            <w:r>
              <w:rPr>
                <w:noProof/>
                <w:webHidden/>
              </w:rPr>
            </w:r>
            <w:r>
              <w:rPr>
                <w:noProof/>
                <w:webHidden/>
              </w:rPr>
              <w:fldChar w:fldCharType="separate"/>
            </w:r>
            <w:r>
              <w:rPr>
                <w:noProof/>
                <w:webHidden/>
              </w:rPr>
              <w:t>32</w:t>
            </w:r>
            <w:r>
              <w:rPr>
                <w:noProof/>
                <w:webHidden/>
              </w:rPr>
              <w:fldChar w:fldCharType="end"/>
            </w:r>
          </w:hyperlink>
        </w:p>
        <w:p w14:paraId="6A4FD61F" w14:textId="398458EB" w:rsidR="00CF456F" w:rsidRDefault="00CF456F">
          <w:pPr>
            <w:pStyle w:val="TOC2"/>
            <w:tabs>
              <w:tab w:val="left" w:pos="660"/>
              <w:tab w:val="right" w:leader="dot" w:pos="9016"/>
            </w:tabs>
            <w:rPr>
              <w:noProof/>
              <w:kern w:val="2"/>
              <w:lang w:eastAsia="en-GB"/>
              <w14:ligatures w14:val="standardContextual"/>
            </w:rPr>
          </w:pPr>
          <w:hyperlink w:anchor="_Toc143770700" w:history="1">
            <w:r w:rsidRPr="007761DD">
              <w:rPr>
                <w:rStyle w:val="Hyperlink"/>
                <w:noProof/>
              </w:rPr>
              <w:t>5.</w:t>
            </w:r>
            <w:r>
              <w:rPr>
                <w:noProof/>
                <w:kern w:val="2"/>
                <w:lang w:eastAsia="en-GB"/>
                <w14:ligatures w14:val="standardContextual"/>
              </w:rPr>
              <w:tab/>
            </w:r>
            <w:r w:rsidRPr="007761DD">
              <w:rPr>
                <w:rStyle w:val="Hyperlink"/>
                <w:noProof/>
              </w:rPr>
              <w:t>Conclusion</w:t>
            </w:r>
            <w:r>
              <w:rPr>
                <w:noProof/>
                <w:webHidden/>
              </w:rPr>
              <w:tab/>
            </w:r>
            <w:r>
              <w:rPr>
                <w:noProof/>
                <w:webHidden/>
              </w:rPr>
              <w:fldChar w:fldCharType="begin"/>
            </w:r>
            <w:r>
              <w:rPr>
                <w:noProof/>
                <w:webHidden/>
              </w:rPr>
              <w:instrText xml:space="preserve"> PAGEREF _Toc143770700 \h </w:instrText>
            </w:r>
            <w:r>
              <w:rPr>
                <w:noProof/>
                <w:webHidden/>
              </w:rPr>
            </w:r>
            <w:r>
              <w:rPr>
                <w:noProof/>
                <w:webHidden/>
              </w:rPr>
              <w:fldChar w:fldCharType="separate"/>
            </w:r>
            <w:r>
              <w:rPr>
                <w:noProof/>
                <w:webHidden/>
              </w:rPr>
              <w:t>34</w:t>
            </w:r>
            <w:r>
              <w:rPr>
                <w:noProof/>
                <w:webHidden/>
              </w:rPr>
              <w:fldChar w:fldCharType="end"/>
            </w:r>
          </w:hyperlink>
        </w:p>
        <w:p w14:paraId="13D640A0" w14:textId="40D646EB" w:rsidR="00CF456F" w:rsidRDefault="00CF456F">
          <w:pPr>
            <w:pStyle w:val="TOC2"/>
            <w:tabs>
              <w:tab w:val="right" w:leader="dot" w:pos="9016"/>
            </w:tabs>
            <w:rPr>
              <w:noProof/>
              <w:kern w:val="2"/>
              <w:lang w:eastAsia="en-GB"/>
              <w14:ligatures w14:val="standardContextual"/>
            </w:rPr>
          </w:pPr>
          <w:hyperlink w:anchor="_Toc143770701" w:history="1">
            <w:r w:rsidRPr="007761DD">
              <w:rPr>
                <w:rStyle w:val="Hyperlink"/>
                <w:noProof/>
              </w:rPr>
              <w:t>Appendix</w:t>
            </w:r>
            <w:r>
              <w:rPr>
                <w:noProof/>
                <w:webHidden/>
              </w:rPr>
              <w:tab/>
            </w:r>
            <w:r>
              <w:rPr>
                <w:noProof/>
                <w:webHidden/>
              </w:rPr>
              <w:fldChar w:fldCharType="begin"/>
            </w:r>
            <w:r>
              <w:rPr>
                <w:noProof/>
                <w:webHidden/>
              </w:rPr>
              <w:instrText xml:space="preserve"> PAGEREF _Toc143770701 \h </w:instrText>
            </w:r>
            <w:r>
              <w:rPr>
                <w:noProof/>
                <w:webHidden/>
              </w:rPr>
            </w:r>
            <w:r>
              <w:rPr>
                <w:noProof/>
                <w:webHidden/>
              </w:rPr>
              <w:fldChar w:fldCharType="separate"/>
            </w:r>
            <w:r>
              <w:rPr>
                <w:noProof/>
                <w:webHidden/>
              </w:rPr>
              <w:t>35</w:t>
            </w:r>
            <w:r>
              <w:rPr>
                <w:noProof/>
                <w:webHidden/>
              </w:rPr>
              <w:fldChar w:fldCharType="end"/>
            </w:r>
          </w:hyperlink>
        </w:p>
        <w:p w14:paraId="1D79FA0B" w14:textId="02F7AA97" w:rsidR="00CF456F" w:rsidRDefault="00CF456F">
          <w:pPr>
            <w:pStyle w:val="TOC3"/>
            <w:tabs>
              <w:tab w:val="right" w:leader="dot" w:pos="9016"/>
            </w:tabs>
            <w:rPr>
              <w:noProof/>
              <w:kern w:val="2"/>
              <w:lang w:eastAsia="en-GB"/>
              <w14:ligatures w14:val="standardContextual"/>
            </w:rPr>
          </w:pPr>
          <w:hyperlink w:anchor="_Toc143770702" w:history="1">
            <w:r w:rsidRPr="007761DD">
              <w:rPr>
                <w:rStyle w:val="Hyperlink"/>
                <w:noProof/>
              </w:rPr>
              <w:t>Supervisor Meetings</w:t>
            </w:r>
            <w:r>
              <w:rPr>
                <w:noProof/>
                <w:webHidden/>
              </w:rPr>
              <w:tab/>
            </w:r>
            <w:r>
              <w:rPr>
                <w:noProof/>
                <w:webHidden/>
              </w:rPr>
              <w:fldChar w:fldCharType="begin"/>
            </w:r>
            <w:r>
              <w:rPr>
                <w:noProof/>
                <w:webHidden/>
              </w:rPr>
              <w:instrText xml:space="preserve"> PAGEREF _Toc143770702 \h </w:instrText>
            </w:r>
            <w:r>
              <w:rPr>
                <w:noProof/>
                <w:webHidden/>
              </w:rPr>
            </w:r>
            <w:r>
              <w:rPr>
                <w:noProof/>
                <w:webHidden/>
              </w:rPr>
              <w:fldChar w:fldCharType="separate"/>
            </w:r>
            <w:r>
              <w:rPr>
                <w:noProof/>
                <w:webHidden/>
              </w:rPr>
              <w:t>35</w:t>
            </w:r>
            <w:r>
              <w:rPr>
                <w:noProof/>
                <w:webHidden/>
              </w:rPr>
              <w:fldChar w:fldCharType="end"/>
            </w:r>
          </w:hyperlink>
        </w:p>
        <w:p w14:paraId="6B7A2926" w14:textId="0FEFC187" w:rsidR="00CF456F" w:rsidRDefault="00CF456F">
          <w:pPr>
            <w:pStyle w:val="TOC2"/>
            <w:tabs>
              <w:tab w:val="right" w:leader="dot" w:pos="9016"/>
            </w:tabs>
            <w:rPr>
              <w:noProof/>
              <w:kern w:val="2"/>
              <w:lang w:eastAsia="en-GB"/>
              <w14:ligatures w14:val="standardContextual"/>
            </w:rPr>
          </w:pPr>
          <w:hyperlink w:anchor="_Toc143770703" w:history="1">
            <w:r w:rsidRPr="007761DD">
              <w:rPr>
                <w:rStyle w:val="Hyperlink"/>
                <w:noProof/>
              </w:rPr>
              <w:t>Drafting</w:t>
            </w:r>
            <w:r>
              <w:rPr>
                <w:noProof/>
                <w:webHidden/>
              </w:rPr>
              <w:tab/>
            </w:r>
            <w:r>
              <w:rPr>
                <w:noProof/>
                <w:webHidden/>
              </w:rPr>
              <w:fldChar w:fldCharType="begin"/>
            </w:r>
            <w:r>
              <w:rPr>
                <w:noProof/>
                <w:webHidden/>
              </w:rPr>
              <w:instrText xml:space="preserve"> PAGEREF _Toc143770703 \h </w:instrText>
            </w:r>
            <w:r>
              <w:rPr>
                <w:noProof/>
                <w:webHidden/>
              </w:rPr>
            </w:r>
            <w:r>
              <w:rPr>
                <w:noProof/>
                <w:webHidden/>
              </w:rPr>
              <w:fldChar w:fldCharType="separate"/>
            </w:r>
            <w:r>
              <w:rPr>
                <w:noProof/>
                <w:webHidden/>
              </w:rPr>
              <w:t>36</w:t>
            </w:r>
            <w:r>
              <w:rPr>
                <w:noProof/>
                <w:webHidden/>
              </w:rPr>
              <w:fldChar w:fldCharType="end"/>
            </w:r>
          </w:hyperlink>
        </w:p>
        <w:p w14:paraId="488976A3" w14:textId="7CD0929E" w:rsidR="00CF456F" w:rsidRDefault="00CF456F">
          <w:pPr>
            <w:pStyle w:val="TOC2"/>
            <w:tabs>
              <w:tab w:val="right" w:leader="dot" w:pos="9016"/>
            </w:tabs>
            <w:rPr>
              <w:noProof/>
              <w:kern w:val="2"/>
              <w:lang w:eastAsia="en-GB"/>
              <w14:ligatures w14:val="standardContextual"/>
            </w:rPr>
          </w:pPr>
          <w:hyperlink w:anchor="_Toc143770704" w:history="1">
            <w:r w:rsidRPr="007761DD">
              <w:rPr>
                <w:rStyle w:val="Hyperlink"/>
                <w:noProof/>
              </w:rPr>
              <w:t>References</w:t>
            </w:r>
            <w:r>
              <w:rPr>
                <w:noProof/>
                <w:webHidden/>
              </w:rPr>
              <w:tab/>
            </w:r>
            <w:r>
              <w:rPr>
                <w:noProof/>
                <w:webHidden/>
              </w:rPr>
              <w:fldChar w:fldCharType="begin"/>
            </w:r>
            <w:r>
              <w:rPr>
                <w:noProof/>
                <w:webHidden/>
              </w:rPr>
              <w:instrText xml:space="preserve"> PAGEREF _Toc143770704 \h </w:instrText>
            </w:r>
            <w:r>
              <w:rPr>
                <w:noProof/>
                <w:webHidden/>
              </w:rPr>
            </w:r>
            <w:r>
              <w:rPr>
                <w:noProof/>
                <w:webHidden/>
              </w:rPr>
              <w:fldChar w:fldCharType="separate"/>
            </w:r>
            <w:r>
              <w:rPr>
                <w:noProof/>
                <w:webHidden/>
              </w:rPr>
              <w:t>37</w:t>
            </w:r>
            <w:r>
              <w:rPr>
                <w:noProof/>
                <w:webHidden/>
              </w:rPr>
              <w:fldChar w:fldCharType="end"/>
            </w:r>
          </w:hyperlink>
        </w:p>
        <w:p w14:paraId="435A119D" w14:textId="5C993157" w:rsidR="00D84BCD" w:rsidRDefault="00D84BCD">
          <w:r>
            <w:rPr>
              <w:b/>
              <w:bCs/>
              <w:noProof/>
            </w:rPr>
            <w:fldChar w:fldCharType="end"/>
          </w:r>
        </w:p>
      </w:sdtContent>
    </w:sdt>
    <w:p w14:paraId="0FFC6427" w14:textId="77777777" w:rsidR="00C40C99" w:rsidRDefault="00C40C99">
      <w:pPr>
        <w:spacing w:line="252" w:lineRule="auto"/>
      </w:pPr>
      <w:r>
        <w:br w:type="page"/>
      </w:r>
    </w:p>
    <w:p w14:paraId="7EDEABDD" w14:textId="633B4444" w:rsidR="005C1F79" w:rsidRDefault="00F877C3" w:rsidP="00F877C3">
      <w:pPr>
        <w:pStyle w:val="Heading2"/>
      </w:pPr>
      <w:bookmarkStart w:id="3" w:name="_Toc143770674"/>
      <w:r>
        <w:lastRenderedPageBreak/>
        <w:t xml:space="preserve">List of </w:t>
      </w:r>
      <w:r w:rsidR="005C1F79">
        <w:t>Figures</w:t>
      </w:r>
      <w:bookmarkEnd w:id="3"/>
    </w:p>
    <w:p w14:paraId="03964EC6" w14:textId="188010D8" w:rsidR="005C1F79" w:rsidRDefault="005C1F79">
      <w:pPr>
        <w:pStyle w:val="TableofFigures"/>
        <w:tabs>
          <w:tab w:val="right" w:leader="dot" w:pos="9016"/>
        </w:tabs>
        <w:rPr>
          <w:noProof/>
          <w:kern w:val="2"/>
          <w:lang w:eastAsia="en-GB"/>
          <w14:ligatures w14:val="standardContextual"/>
        </w:rPr>
      </w:pPr>
      <w:r>
        <w:fldChar w:fldCharType="begin"/>
      </w:r>
      <w:r>
        <w:instrText xml:space="preserve"> TOC \h \z \c "Figure" </w:instrText>
      </w:r>
      <w:r>
        <w:fldChar w:fldCharType="separate"/>
      </w:r>
      <w:hyperlink w:anchor="_Toc143727393" w:history="1">
        <w:r w:rsidRPr="00723F0F">
          <w:rPr>
            <w:rStyle w:val="Hyperlink"/>
            <w:noProof/>
          </w:rPr>
          <w:t>Figure 1: Illustrative diagram of dasymetric masking.</w:t>
        </w:r>
        <w:r>
          <w:rPr>
            <w:noProof/>
            <w:webHidden/>
          </w:rPr>
          <w:tab/>
        </w:r>
        <w:r>
          <w:rPr>
            <w:noProof/>
            <w:webHidden/>
          </w:rPr>
          <w:fldChar w:fldCharType="begin"/>
        </w:r>
        <w:r>
          <w:rPr>
            <w:noProof/>
            <w:webHidden/>
          </w:rPr>
          <w:instrText xml:space="preserve"> PAGEREF _Toc143727393 \h </w:instrText>
        </w:r>
        <w:r>
          <w:rPr>
            <w:noProof/>
            <w:webHidden/>
          </w:rPr>
        </w:r>
        <w:r>
          <w:rPr>
            <w:noProof/>
            <w:webHidden/>
          </w:rPr>
          <w:fldChar w:fldCharType="separate"/>
        </w:r>
        <w:r>
          <w:rPr>
            <w:noProof/>
            <w:webHidden/>
          </w:rPr>
          <w:t>11</w:t>
        </w:r>
        <w:r>
          <w:rPr>
            <w:noProof/>
            <w:webHidden/>
          </w:rPr>
          <w:fldChar w:fldCharType="end"/>
        </w:r>
      </w:hyperlink>
    </w:p>
    <w:p w14:paraId="3858A5AC" w14:textId="6A1B72C7" w:rsidR="005C1F79" w:rsidRDefault="00000000">
      <w:pPr>
        <w:pStyle w:val="TableofFigures"/>
        <w:tabs>
          <w:tab w:val="right" w:leader="dot" w:pos="9016"/>
        </w:tabs>
        <w:rPr>
          <w:noProof/>
          <w:kern w:val="2"/>
          <w:lang w:eastAsia="en-GB"/>
          <w14:ligatures w14:val="standardContextual"/>
        </w:rPr>
      </w:pPr>
      <w:hyperlink w:anchor="_Toc143727394" w:history="1">
        <w:r w:rsidR="005C1F79" w:rsidRPr="00723F0F">
          <w:rPr>
            <w:rStyle w:val="Hyperlink"/>
            <w:noProof/>
          </w:rPr>
          <w:t>Figure 2: Reference maps of study setting.</w:t>
        </w:r>
        <w:r w:rsidR="005C1F79">
          <w:rPr>
            <w:noProof/>
            <w:webHidden/>
          </w:rPr>
          <w:tab/>
        </w:r>
        <w:r w:rsidR="005C1F79">
          <w:rPr>
            <w:noProof/>
            <w:webHidden/>
          </w:rPr>
          <w:fldChar w:fldCharType="begin"/>
        </w:r>
        <w:r w:rsidR="005C1F79">
          <w:rPr>
            <w:noProof/>
            <w:webHidden/>
          </w:rPr>
          <w:instrText xml:space="preserve"> PAGEREF _Toc143727394 \h </w:instrText>
        </w:r>
        <w:r w:rsidR="005C1F79">
          <w:rPr>
            <w:noProof/>
            <w:webHidden/>
          </w:rPr>
        </w:r>
        <w:r w:rsidR="005C1F79">
          <w:rPr>
            <w:noProof/>
            <w:webHidden/>
          </w:rPr>
          <w:fldChar w:fldCharType="separate"/>
        </w:r>
        <w:r w:rsidR="005C1F79">
          <w:rPr>
            <w:noProof/>
            <w:webHidden/>
          </w:rPr>
          <w:t>15</w:t>
        </w:r>
        <w:r w:rsidR="005C1F79">
          <w:rPr>
            <w:noProof/>
            <w:webHidden/>
          </w:rPr>
          <w:fldChar w:fldCharType="end"/>
        </w:r>
      </w:hyperlink>
    </w:p>
    <w:p w14:paraId="3BD8839D" w14:textId="1A594AFD" w:rsidR="005C1F79" w:rsidRDefault="00000000">
      <w:pPr>
        <w:pStyle w:val="TableofFigures"/>
        <w:tabs>
          <w:tab w:val="right" w:leader="dot" w:pos="9016"/>
        </w:tabs>
        <w:rPr>
          <w:noProof/>
          <w:kern w:val="2"/>
          <w:lang w:eastAsia="en-GB"/>
          <w14:ligatures w14:val="standardContextual"/>
        </w:rPr>
      </w:pPr>
      <w:hyperlink w:anchor="_Toc143727395" w:history="1">
        <w:r w:rsidR="005C1F79" w:rsidRPr="00723F0F">
          <w:rPr>
            <w:rStyle w:val="Hyperlink"/>
            <w:noProof/>
          </w:rPr>
          <w:t>Figure 3: Overview of buffer iteration process.</w:t>
        </w:r>
        <w:r w:rsidR="005C1F79">
          <w:rPr>
            <w:noProof/>
            <w:webHidden/>
          </w:rPr>
          <w:tab/>
        </w:r>
        <w:r w:rsidR="005C1F79">
          <w:rPr>
            <w:noProof/>
            <w:webHidden/>
          </w:rPr>
          <w:fldChar w:fldCharType="begin"/>
        </w:r>
        <w:r w:rsidR="005C1F79">
          <w:rPr>
            <w:noProof/>
            <w:webHidden/>
          </w:rPr>
          <w:instrText xml:space="preserve"> PAGEREF _Toc143727395 \h </w:instrText>
        </w:r>
        <w:r w:rsidR="005C1F79">
          <w:rPr>
            <w:noProof/>
            <w:webHidden/>
          </w:rPr>
        </w:r>
        <w:r w:rsidR="005C1F79">
          <w:rPr>
            <w:noProof/>
            <w:webHidden/>
          </w:rPr>
          <w:fldChar w:fldCharType="separate"/>
        </w:r>
        <w:r w:rsidR="005C1F79">
          <w:rPr>
            <w:noProof/>
            <w:webHidden/>
          </w:rPr>
          <w:t>18</w:t>
        </w:r>
        <w:r w:rsidR="005C1F79">
          <w:rPr>
            <w:noProof/>
            <w:webHidden/>
          </w:rPr>
          <w:fldChar w:fldCharType="end"/>
        </w:r>
      </w:hyperlink>
    </w:p>
    <w:p w14:paraId="7C3DE67D" w14:textId="1400B6A5" w:rsidR="005C1F79" w:rsidRDefault="00000000">
      <w:pPr>
        <w:pStyle w:val="TableofFigures"/>
        <w:tabs>
          <w:tab w:val="right" w:leader="dot" w:pos="9016"/>
        </w:tabs>
        <w:rPr>
          <w:noProof/>
          <w:kern w:val="2"/>
          <w:lang w:eastAsia="en-GB"/>
          <w14:ligatures w14:val="standardContextual"/>
        </w:rPr>
      </w:pPr>
      <w:hyperlink w:anchor="_Toc143727396" w:history="1">
        <w:r w:rsidR="005C1F79" w:rsidRPr="00723F0F">
          <w:rPr>
            <w:rStyle w:val="Hyperlink"/>
            <w:noProof/>
          </w:rPr>
          <w:t>Figure 4: Distribution of ADP</w:t>
        </w:r>
        <w:r w:rsidR="005C1F79" w:rsidRPr="00723F0F">
          <w:rPr>
            <w:rStyle w:val="Hyperlink"/>
            <w:noProof/>
            <w:vertAlign w:val="subscript"/>
          </w:rPr>
          <w:t>A</w:t>
        </w:r>
        <w:r w:rsidR="005C1F79" w:rsidRPr="00723F0F">
          <w:rPr>
            <w:rStyle w:val="Hyperlink"/>
            <w:noProof/>
          </w:rPr>
          <w:t xml:space="preserve"> district estimates against census results, by ADP</w:t>
        </w:r>
        <w:r w:rsidR="005C1F79" w:rsidRPr="00723F0F">
          <w:rPr>
            <w:rStyle w:val="Hyperlink"/>
            <w:noProof/>
            <w:vertAlign w:val="subscript"/>
          </w:rPr>
          <w:t>C</w:t>
        </w:r>
        <w:r w:rsidR="005C1F79" w:rsidRPr="00723F0F">
          <w:rPr>
            <w:rStyle w:val="Hyperlink"/>
            <w:noProof/>
          </w:rPr>
          <w:t xml:space="preserve"> method, Karnataka.</w:t>
        </w:r>
        <w:r w:rsidR="005C1F79">
          <w:rPr>
            <w:noProof/>
            <w:webHidden/>
          </w:rPr>
          <w:tab/>
        </w:r>
        <w:r w:rsidR="005C1F79">
          <w:rPr>
            <w:noProof/>
            <w:webHidden/>
          </w:rPr>
          <w:fldChar w:fldCharType="begin"/>
        </w:r>
        <w:r w:rsidR="005C1F79">
          <w:rPr>
            <w:noProof/>
            <w:webHidden/>
          </w:rPr>
          <w:instrText xml:space="preserve"> PAGEREF _Toc143727396 \h </w:instrText>
        </w:r>
        <w:r w:rsidR="005C1F79">
          <w:rPr>
            <w:noProof/>
            <w:webHidden/>
          </w:rPr>
        </w:r>
        <w:r w:rsidR="005C1F79">
          <w:rPr>
            <w:noProof/>
            <w:webHidden/>
          </w:rPr>
          <w:fldChar w:fldCharType="separate"/>
        </w:r>
        <w:r w:rsidR="005C1F79">
          <w:rPr>
            <w:noProof/>
            <w:webHidden/>
          </w:rPr>
          <w:t>20</w:t>
        </w:r>
        <w:r w:rsidR="005C1F79">
          <w:rPr>
            <w:noProof/>
            <w:webHidden/>
          </w:rPr>
          <w:fldChar w:fldCharType="end"/>
        </w:r>
      </w:hyperlink>
    </w:p>
    <w:p w14:paraId="6DC03C0C" w14:textId="2728C2F3" w:rsidR="005C1F79" w:rsidRDefault="00000000">
      <w:pPr>
        <w:pStyle w:val="TableofFigures"/>
        <w:tabs>
          <w:tab w:val="right" w:leader="dot" w:pos="9016"/>
        </w:tabs>
        <w:rPr>
          <w:noProof/>
          <w:kern w:val="2"/>
          <w:lang w:eastAsia="en-GB"/>
          <w14:ligatures w14:val="standardContextual"/>
        </w:rPr>
      </w:pPr>
      <w:hyperlink w:anchor="_Toc143727397" w:history="1">
        <w:r w:rsidR="005C1F79" w:rsidRPr="00723F0F">
          <w:rPr>
            <w:rStyle w:val="Hyperlink"/>
            <w:noProof/>
          </w:rPr>
          <w:t>Figure 5: Distribution of buffer radius estimates by spatial resolution of input cropland data, Karnataka.</w:t>
        </w:r>
        <w:r w:rsidR="005C1F79">
          <w:rPr>
            <w:noProof/>
            <w:webHidden/>
          </w:rPr>
          <w:tab/>
        </w:r>
        <w:r w:rsidR="005C1F79">
          <w:rPr>
            <w:noProof/>
            <w:webHidden/>
          </w:rPr>
          <w:fldChar w:fldCharType="begin"/>
        </w:r>
        <w:r w:rsidR="005C1F79">
          <w:rPr>
            <w:noProof/>
            <w:webHidden/>
          </w:rPr>
          <w:instrText xml:space="preserve"> PAGEREF _Toc143727397 \h </w:instrText>
        </w:r>
        <w:r w:rsidR="005C1F79">
          <w:rPr>
            <w:noProof/>
            <w:webHidden/>
          </w:rPr>
        </w:r>
        <w:r w:rsidR="005C1F79">
          <w:rPr>
            <w:noProof/>
            <w:webHidden/>
          </w:rPr>
          <w:fldChar w:fldCharType="separate"/>
        </w:r>
        <w:r w:rsidR="005C1F79">
          <w:rPr>
            <w:noProof/>
            <w:webHidden/>
          </w:rPr>
          <w:t>21</w:t>
        </w:r>
        <w:r w:rsidR="005C1F79">
          <w:rPr>
            <w:noProof/>
            <w:webHidden/>
          </w:rPr>
          <w:fldChar w:fldCharType="end"/>
        </w:r>
      </w:hyperlink>
    </w:p>
    <w:p w14:paraId="02CC9545" w14:textId="2C4D4B1F" w:rsidR="005C1F79" w:rsidRDefault="00000000">
      <w:pPr>
        <w:pStyle w:val="TableofFigures"/>
        <w:tabs>
          <w:tab w:val="right" w:leader="dot" w:pos="9016"/>
        </w:tabs>
        <w:rPr>
          <w:noProof/>
          <w:kern w:val="2"/>
          <w:lang w:eastAsia="en-GB"/>
          <w14:ligatures w14:val="standardContextual"/>
        </w:rPr>
      </w:pPr>
      <w:hyperlink w:anchor="_Toc143727398" w:history="1">
        <w:r w:rsidR="005C1F79" w:rsidRPr="00723F0F">
          <w:rPr>
            <w:rStyle w:val="Hyperlink"/>
            <w:noProof/>
          </w:rPr>
          <w:t>Figure 6: Spatial distribution of inputs and results, Karnataka.</w:t>
        </w:r>
        <w:r w:rsidR="005C1F79">
          <w:rPr>
            <w:noProof/>
            <w:webHidden/>
          </w:rPr>
          <w:tab/>
        </w:r>
        <w:r w:rsidR="005C1F79">
          <w:rPr>
            <w:noProof/>
            <w:webHidden/>
          </w:rPr>
          <w:fldChar w:fldCharType="begin"/>
        </w:r>
        <w:r w:rsidR="005C1F79">
          <w:rPr>
            <w:noProof/>
            <w:webHidden/>
          </w:rPr>
          <w:instrText xml:space="preserve"> PAGEREF _Toc143727398 \h </w:instrText>
        </w:r>
        <w:r w:rsidR="005C1F79">
          <w:rPr>
            <w:noProof/>
            <w:webHidden/>
          </w:rPr>
        </w:r>
        <w:r w:rsidR="005C1F79">
          <w:rPr>
            <w:noProof/>
            <w:webHidden/>
          </w:rPr>
          <w:fldChar w:fldCharType="separate"/>
        </w:r>
        <w:r w:rsidR="005C1F79">
          <w:rPr>
            <w:noProof/>
            <w:webHidden/>
          </w:rPr>
          <w:t>22</w:t>
        </w:r>
        <w:r w:rsidR="005C1F79">
          <w:rPr>
            <w:noProof/>
            <w:webHidden/>
          </w:rPr>
          <w:fldChar w:fldCharType="end"/>
        </w:r>
      </w:hyperlink>
    </w:p>
    <w:p w14:paraId="7D8723BF" w14:textId="4D8CD9C0" w:rsidR="005C1F79" w:rsidRDefault="00000000">
      <w:pPr>
        <w:pStyle w:val="TableofFigures"/>
        <w:tabs>
          <w:tab w:val="right" w:leader="dot" w:pos="9016"/>
        </w:tabs>
        <w:rPr>
          <w:noProof/>
          <w:kern w:val="2"/>
          <w:lang w:eastAsia="en-GB"/>
          <w14:ligatures w14:val="standardContextual"/>
        </w:rPr>
      </w:pPr>
      <w:hyperlink w:anchor="_Toc143727399" w:history="1">
        <w:r w:rsidR="005C1F79" w:rsidRPr="00723F0F">
          <w:rPr>
            <w:rStyle w:val="Hyperlink"/>
            <w:noProof/>
          </w:rPr>
          <w:t>Figure 7: Spatial distribution maps of buffer radius.</w:t>
        </w:r>
        <w:r w:rsidR="005C1F79">
          <w:rPr>
            <w:noProof/>
            <w:webHidden/>
          </w:rPr>
          <w:tab/>
        </w:r>
        <w:r w:rsidR="005C1F79">
          <w:rPr>
            <w:noProof/>
            <w:webHidden/>
          </w:rPr>
          <w:fldChar w:fldCharType="begin"/>
        </w:r>
        <w:r w:rsidR="005C1F79">
          <w:rPr>
            <w:noProof/>
            <w:webHidden/>
          </w:rPr>
          <w:instrText xml:space="preserve"> PAGEREF _Toc143727399 \h </w:instrText>
        </w:r>
        <w:r w:rsidR="005C1F79">
          <w:rPr>
            <w:noProof/>
            <w:webHidden/>
          </w:rPr>
        </w:r>
        <w:r w:rsidR="005C1F79">
          <w:rPr>
            <w:noProof/>
            <w:webHidden/>
          </w:rPr>
          <w:fldChar w:fldCharType="separate"/>
        </w:r>
        <w:r w:rsidR="005C1F79">
          <w:rPr>
            <w:noProof/>
            <w:webHidden/>
          </w:rPr>
          <w:t>23</w:t>
        </w:r>
        <w:r w:rsidR="005C1F79">
          <w:rPr>
            <w:noProof/>
            <w:webHidden/>
          </w:rPr>
          <w:fldChar w:fldCharType="end"/>
        </w:r>
      </w:hyperlink>
    </w:p>
    <w:p w14:paraId="4473529F" w14:textId="1D843FBE" w:rsidR="005C1F79" w:rsidRDefault="00000000">
      <w:pPr>
        <w:pStyle w:val="TableofFigures"/>
        <w:tabs>
          <w:tab w:val="right" w:leader="dot" w:pos="9016"/>
        </w:tabs>
        <w:rPr>
          <w:noProof/>
          <w:kern w:val="2"/>
          <w:lang w:eastAsia="en-GB"/>
          <w14:ligatures w14:val="standardContextual"/>
        </w:rPr>
      </w:pPr>
      <w:hyperlink w:anchor="_Toc143727400" w:history="1">
        <w:r w:rsidR="005C1F79" w:rsidRPr="00723F0F">
          <w:rPr>
            <w:rStyle w:val="Hyperlink"/>
            <w:noProof/>
          </w:rPr>
          <w:t>Figure 8: Buffer radius by selected district characteristics, India.</w:t>
        </w:r>
        <w:r w:rsidR="005C1F79">
          <w:rPr>
            <w:noProof/>
            <w:webHidden/>
          </w:rPr>
          <w:tab/>
        </w:r>
        <w:r w:rsidR="005C1F79">
          <w:rPr>
            <w:noProof/>
            <w:webHidden/>
          </w:rPr>
          <w:fldChar w:fldCharType="begin"/>
        </w:r>
        <w:r w:rsidR="005C1F79">
          <w:rPr>
            <w:noProof/>
            <w:webHidden/>
          </w:rPr>
          <w:instrText xml:space="preserve"> PAGEREF _Toc143727400 \h </w:instrText>
        </w:r>
        <w:r w:rsidR="005C1F79">
          <w:rPr>
            <w:noProof/>
            <w:webHidden/>
          </w:rPr>
        </w:r>
        <w:r w:rsidR="005C1F79">
          <w:rPr>
            <w:noProof/>
            <w:webHidden/>
          </w:rPr>
          <w:fldChar w:fldCharType="separate"/>
        </w:r>
        <w:r w:rsidR="005C1F79">
          <w:rPr>
            <w:noProof/>
            <w:webHidden/>
          </w:rPr>
          <w:t>24</w:t>
        </w:r>
        <w:r w:rsidR="005C1F79">
          <w:rPr>
            <w:noProof/>
            <w:webHidden/>
          </w:rPr>
          <w:fldChar w:fldCharType="end"/>
        </w:r>
      </w:hyperlink>
    </w:p>
    <w:p w14:paraId="4FCB8594" w14:textId="77777777" w:rsidR="00CF456F" w:rsidRDefault="005C1F79">
      <w:pPr>
        <w:spacing w:line="252" w:lineRule="auto"/>
      </w:pPr>
      <w:r>
        <w:fldChar w:fldCharType="end"/>
      </w:r>
    </w:p>
    <w:p w14:paraId="508FF9B1" w14:textId="77777777" w:rsidR="00CF456F" w:rsidRDefault="00CF456F">
      <w:pPr>
        <w:spacing w:line="252" w:lineRule="auto"/>
      </w:pPr>
      <w:r>
        <w:br w:type="page"/>
      </w:r>
    </w:p>
    <w:p w14:paraId="51AB2776" w14:textId="7C4B0833" w:rsidR="00CF456F" w:rsidRDefault="00CF456F" w:rsidP="00CF456F">
      <w:pPr>
        <w:pStyle w:val="Heading2"/>
      </w:pPr>
      <w:r>
        <w:lastRenderedPageBreak/>
        <w:t>List of Tables</w:t>
      </w:r>
    </w:p>
    <w:p w14:paraId="48816D94" w14:textId="31457BCD" w:rsidR="00CF456F" w:rsidRDefault="00CF456F">
      <w:pPr>
        <w:pStyle w:val="TableofFigures"/>
        <w:tabs>
          <w:tab w:val="right" w:leader="dot" w:pos="9016"/>
        </w:tabs>
        <w:rPr>
          <w:noProof/>
          <w:kern w:val="2"/>
          <w:lang w:eastAsia="en-GB"/>
          <w14:ligatures w14:val="standardContextual"/>
        </w:rPr>
      </w:pPr>
      <w:r>
        <w:fldChar w:fldCharType="begin"/>
      </w:r>
      <w:r>
        <w:instrText xml:space="preserve"> TOC \h \z \c "Table" </w:instrText>
      </w:r>
      <w:r>
        <w:fldChar w:fldCharType="separate"/>
      </w:r>
      <w:hyperlink w:anchor="_Toc143770713" w:history="1">
        <w:r w:rsidRPr="00DF6ABE">
          <w:rPr>
            <w:rStyle w:val="Hyperlink"/>
            <w:noProof/>
          </w:rPr>
          <w:t>Table 1: Characteristics of 2011 Indian Census Districts (n = 640)</w:t>
        </w:r>
        <w:r>
          <w:rPr>
            <w:noProof/>
            <w:webHidden/>
          </w:rPr>
          <w:tab/>
        </w:r>
        <w:r>
          <w:rPr>
            <w:noProof/>
            <w:webHidden/>
          </w:rPr>
          <w:fldChar w:fldCharType="begin"/>
        </w:r>
        <w:r>
          <w:rPr>
            <w:noProof/>
            <w:webHidden/>
          </w:rPr>
          <w:instrText xml:space="preserve"> PAGEREF _Toc143770713 \h </w:instrText>
        </w:r>
        <w:r>
          <w:rPr>
            <w:noProof/>
            <w:webHidden/>
          </w:rPr>
        </w:r>
        <w:r>
          <w:rPr>
            <w:noProof/>
            <w:webHidden/>
          </w:rPr>
          <w:fldChar w:fldCharType="separate"/>
        </w:r>
        <w:r>
          <w:rPr>
            <w:noProof/>
            <w:webHidden/>
          </w:rPr>
          <w:t>10</w:t>
        </w:r>
        <w:r>
          <w:rPr>
            <w:noProof/>
            <w:webHidden/>
          </w:rPr>
          <w:fldChar w:fldCharType="end"/>
        </w:r>
      </w:hyperlink>
    </w:p>
    <w:p w14:paraId="28559AE9" w14:textId="4840BAB4" w:rsidR="00CF456F" w:rsidRDefault="00CF456F">
      <w:pPr>
        <w:pStyle w:val="TableofFigures"/>
        <w:tabs>
          <w:tab w:val="right" w:leader="dot" w:pos="9016"/>
        </w:tabs>
        <w:rPr>
          <w:noProof/>
          <w:kern w:val="2"/>
          <w:lang w:eastAsia="en-GB"/>
          <w14:ligatures w14:val="standardContextual"/>
        </w:rPr>
      </w:pPr>
      <w:hyperlink w:anchor="_Toc143770714" w:history="1">
        <w:r w:rsidRPr="00DF6ABE">
          <w:rPr>
            <w:rStyle w:val="Hyperlink"/>
            <w:noProof/>
          </w:rPr>
          <w:t xml:space="preserve">Table 2: Selected World Population Grid Datasets, adapted from Leyk et al. </w:t>
        </w:r>
        <w:r w:rsidRPr="00DF6ABE">
          <w:rPr>
            <w:rStyle w:val="Hyperlink"/>
            <w:rFonts w:ascii="Arial" w:hAnsi="Arial" w:cs="Arial"/>
            <w:noProof/>
          </w:rPr>
          <w:t>(2019)</w:t>
        </w:r>
        <w:r>
          <w:rPr>
            <w:noProof/>
            <w:webHidden/>
          </w:rPr>
          <w:tab/>
        </w:r>
        <w:r>
          <w:rPr>
            <w:noProof/>
            <w:webHidden/>
          </w:rPr>
          <w:fldChar w:fldCharType="begin"/>
        </w:r>
        <w:r>
          <w:rPr>
            <w:noProof/>
            <w:webHidden/>
          </w:rPr>
          <w:instrText xml:space="preserve"> PAGEREF _Toc143770714 \h </w:instrText>
        </w:r>
        <w:r>
          <w:rPr>
            <w:noProof/>
            <w:webHidden/>
          </w:rPr>
        </w:r>
        <w:r>
          <w:rPr>
            <w:noProof/>
            <w:webHidden/>
          </w:rPr>
          <w:fldChar w:fldCharType="separate"/>
        </w:r>
        <w:r>
          <w:rPr>
            <w:noProof/>
            <w:webHidden/>
          </w:rPr>
          <w:t>11</w:t>
        </w:r>
        <w:r>
          <w:rPr>
            <w:noProof/>
            <w:webHidden/>
          </w:rPr>
          <w:fldChar w:fldCharType="end"/>
        </w:r>
      </w:hyperlink>
    </w:p>
    <w:p w14:paraId="7724B5CE" w14:textId="5E6BD29A" w:rsidR="00CF456F" w:rsidRDefault="00CF456F">
      <w:pPr>
        <w:pStyle w:val="TableofFigures"/>
        <w:tabs>
          <w:tab w:val="right" w:leader="dot" w:pos="9016"/>
        </w:tabs>
        <w:rPr>
          <w:noProof/>
          <w:kern w:val="2"/>
          <w:lang w:eastAsia="en-GB"/>
          <w14:ligatures w14:val="standardContextual"/>
        </w:rPr>
      </w:pPr>
      <w:hyperlink w:anchor="_Toc143770715" w:history="1">
        <w:r w:rsidRPr="00DF6ABE">
          <w:rPr>
            <w:rStyle w:val="Hyperlink"/>
            <w:noProof/>
          </w:rPr>
          <w:t xml:space="preserve">Table 3: Global Human Settlement Layer – Settlement Model Grid (GHS-SMOD) Classification Rules </w:t>
        </w:r>
        <w:r w:rsidRPr="00DF6ABE">
          <w:rPr>
            <w:rStyle w:val="Hyperlink"/>
            <w:rFonts w:ascii="Arial" w:hAnsi="Arial" w:cs="Arial"/>
            <w:noProof/>
          </w:rPr>
          <w:t>(Schiavina, Melchiorri and Pesaresi, 2023)</w:t>
        </w:r>
        <w:r>
          <w:rPr>
            <w:noProof/>
            <w:webHidden/>
          </w:rPr>
          <w:tab/>
        </w:r>
        <w:r>
          <w:rPr>
            <w:noProof/>
            <w:webHidden/>
          </w:rPr>
          <w:fldChar w:fldCharType="begin"/>
        </w:r>
        <w:r>
          <w:rPr>
            <w:noProof/>
            <w:webHidden/>
          </w:rPr>
          <w:instrText xml:space="preserve"> PAGEREF _Toc143770715 \h </w:instrText>
        </w:r>
        <w:r>
          <w:rPr>
            <w:noProof/>
            <w:webHidden/>
          </w:rPr>
        </w:r>
        <w:r>
          <w:rPr>
            <w:noProof/>
            <w:webHidden/>
          </w:rPr>
          <w:fldChar w:fldCharType="separate"/>
        </w:r>
        <w:r>
          <w:rPr>
            <w:noProof/>
            <w:webHidden/>
          </w:rPr>
          <w:t>15</w:t>
        </w:r>
        <w:r>
          <w:rPr>
            <w:noProof/>
            <w:webHidden/>
          </w:rPr>
          <w:fldChar w:fldCharType="end"/>
        </w:r>
      </w:hyperlink>
    </w:p>
    <w:p w14:paraId="565FA5E2" w14:textId="5890421F" w:rsidR="00CF456F" w:rsidRDefault="00CF456F">
      <w:pPr>
        <w:pStyle w:val="TableofFigures"/>
        <w:tabs>
          <w:tab w:val="right" w:leader="dot" w:pos="9016"/>
        </w:tabs>
        <w:rPr>
          <w:noProof/>
          <w:kern w:val="2"/>
          <w:lang w:eastAsia="en-GB"/>
          <w14:ligatures w14:val="standardContextual"/>
        </w:rPr>
      </w:pPr>
      <w:hyperlink w:anchor="_Toc143770716" w:history="1">
        <w:r w:rsidRPr="00DF6ABE">
          <w:rPr>
            <w:rStyle w:val="Hyperlink"/>
            <w:noProof/>
          </w:rPr>
          <w:t>Table 5: Demographic and land use characteristics of ineligible districts.</w:t>
        </w:r>
        <w:r>
          <w:rPr>
            <w:noProof/>
            <w:webHidden/>
          </w:rPr>
          <w:tab/>
        </w:r>
        <w:r>
          <w:rPr>
            <w:noProof/>
            <w:webHidden/>
          </w:rPr>
          <w:fldChar w:fldCharType="begin"/>
        </w:r>
        <w:r>
          <w:rPr>
            <w:noProof/>
            <w:webHidden/>
          </w:rPr>
          <w:instrText xml:space="preserve"> PAGEREF _Toc143770716 \h </w:instrText>
        </w:r>
        <w:r>
          <w:rPr>
            <w:noProof/>
            <w:webHidden/>
          </w:rPr>
        </w:r>
        <w:r>
          <w:rPr>
            <w:noProof/>
            <w:webHidden/>
          </w:rPr>
          <w:fldChar w:fldCharType="separate"/>
        </w:r>
        <w:r>
          <w:rPr>
            <w:noProof/>
            <w:webHidden/>
          </w:rPr>
          <w:t>27</w:t>
        </w:r>
        <w:r>
          <w:rPr>
            <w:noProof/>
            <w:webHidden/>
          </w:rPr>
          <w:fldChar w:fldCharType="end"/>
        </w:r>
      </w:hyperlink>
    </w:p>
    <w:p w14:paraId="784A8B1A" w14:textId="2E6BA74B" w:rsidR="00641D0F" w:rsidRDefault="00CF456F">
      <w:pPr>
        <w:spacing w:line="252" w:lineRule="auto"/>
      </w:pPr>
      <w:r>
        <w:fldChar w:fldCharType="end"/>
      </w:r>
      <w:r w:rsidR="00E342E3">
        <w:br w:type="page"/>
      </w:r>
    </w:p>
    <w:p w14:paraId="2B154DB8" w14:textId="12563358" w:rsidR="005C1F79" w:rsidRDefault="005C1F79">
      <w:pPr>
        <w:spacing w:line="252" w:lineRule="auto"/>
        <w:sectPr w:rsidR="005C1F79">
          <w:pgSz w:w="11906" w:h="16838"/>
          <w:pgMar w:top="1440" w:right="1440" w:bottom="1440" w:left="1440" w:header="708" w:footer="708" w:gutter="0"/>
          <w:cols w:space="708"/>
          <w:docGrid w:linePitch="360"/>
        </w:sectPr>
      </w:pPr>
    </w:p>
    <w:p w14:paraId="6C9EE655" w14:textId="296B341F" w:rsidR="00B75936" w:rsidRDefault="00B75936" w:rsidP="005A537D">
      <w:pPr>
        <w:pStyle w:val="Heading2"/>
        <w:numPr>
          <w:ilvl w:val="0"/>
          <w:numId w:val="19"/>
        </w:numPr>
      </w:pPr>
      <w:bookmarkStart w:id="4" w:name="_Ref143269289"/>
      <w:bookmarkStart w:id="5" w:name="_Ref143269293"/>
      <w:bookmarkStart w:id="6" w:name="_Ref143269318"/>
      <w:bookmarkStart w:id="7" w:name="_Toc143770675"/>
      <w:r>
        <w:lastRenderedPageBreak/>
        <w:t>Introduction</w:t>
      </w:r>
      <w:bookmarkEnd w:id="4"/>
      <w:bookmarkEnd w:id="5"/>
      <w:bookmarkEnd w:id="6"/>
      <w:bookmarkEnd w:id="7"/>
    </w:p>
    <w:p w14:paraId="67B6A821" w14:textId="221F38B0"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vulnerability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CE21E55" w:rsidR="00E14473" w:rsidRPr="00A303F9" w:rsidRDefault="00294E51" w:rsidP="00294E51">
      <w:pPr>
        <w:rPr>
          <w:color w:val="FF0000"/>
        </w:rPr>
      </w:pPr>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4B4EED">
        <w:t xml:space="preserve">, and </w:t>
      </w:r>
      <w:r w:rsidR="0014085C">
        <w:t xml:space="preserve">of heightened vulnerability to drought, </w:t>
      </w:r>
      <w:r w:rsidR="00C0698D">
        <w:t>disaster events</w:t>
      </w:r>
      <w:r w:rsidR="0014085C">
        <w:t>, and climate change</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t>.</w:t>
      </w:r>
      <w:r w:rsidR="007940A0">
        <w:t xml:space="preserve"> </w:t>
      </w:r>
      <w:r w:rsidR="00A303F9">
        <w:rPr>
          <w:color w:val="FF0000"/>
        </w:rPr>
        <w:t>[</w:t>
      </w:r>
      <w:r w:rsidR="007940A0">
        <w:rPr>
          <w:color w:val="FF0000"/>
        </w:rPr>
        <w:t>Add point on Food Security as World Bank priority; + FAO focus on urbanisation as key factor affecting food systems. Could also ref. SDG 2?</w:t>
      </w:r>
      <w:r w:rsidR="00A303F9" w:rsidRPr="0034198E">
        <w:rPr>
          <w:color w:val="FF0000"/>
        </w:rPr>
        <w:t>]</w:t>
      </w:r>
    </w:p>
    <w:p w14:paraId="66293A17" w14:textId="5E02990A" w:rsidR="00925047" w:rsidRDefault="00E14473" w:rsidP="00294E51">
      <w:r>
        <w:t xml:space="preserve">The United Nations Sustainable Development Goals (SDGs) Report explicitly acknowledges that “timely, high-quality and disaggregated data”, in the context of broader statistical development, is a crucial component of delivering the SDGs and of supporting development work </w:t>
      </w:r>
      <w:r>
        <w:fldChar w:fldCharType="begin"/>
      </w:r>
      <w:r>
        <w:instrText xml:space="preserve"> ADDIN ZOTERO_ITEM CSL_CITATION {"citationID":"MFM63snN","properties":{"formattedCitation":"(United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fldChar w:fldCharType="separate"/>
      </w:r>
      <w:r w:rsidRPr="004D0F3D">
        <w:rPr>
          <w:rFonts w:ascii="Arial" w:hAnsi="Arial" w:cs="Arial"/>
        </w:rPr>
        <w:t>(United Nations, 2022, p. 3)</w:t>
      </w:r>
      <w:r>
        <w:fldChar w:fldCharType="end"/>
      </w:r>
      <w:r>
        <w:t>.</w:t>
      </w:r>
      <w:r w:rsidR="00EE3E2C">
        <w:t xml:space="preserve"> Spatial disaggregation is a crucial component of this.</w:t>
      </w:r>
      <w:r>
        <w:t xml:space="preserve"> </w:t>
      </w:r>
      <w:r w:rsidR="00EE3E2C">
        <w:t>Accordingly, t</w:t>
      </w:r>
      <w:r>
        <w:t>he disaggregation</w:t>
      </w:r>
      <w:r w:rsidR="00925047">
        <w:t xml:space="preserve"> of demographic</w:t>
      </w:r>
      <w:r w:rsidR="0047607B">
        <w:t xml:space="preserve"> </w:t>
      </w:r>
      <w:r w:rsidR="00925047">
        <w:t xml:space="preserve">data to a uniform spatial grid format </w:t>
      </w:r>
      <w:r w:rsidR="0047607B">
        <w:t>has become a</w:t>
      </w:r>
      <w:r w:rsidR="00925047">
        <w:t xml:space="preserve"> well-established method for reporting </w:t>
      </w:r>
      <w:r w:rsidR="0047607B">
        <w:t>spatial distribution.</w:t>
      </w:r>
      <w:r w:rsidR="00925047">
        <w:t xml:space="preserve"> </w:t>
      </w:r>
      <w:r w:rsidR="0047607B">
        <w:t>An advantage of this output is that m</w:t>
      </w:r>
      <w:r w:rsidR="0025053B">
        <w:t>ost earth observation data</w:t>
      </w:r>
      <w:r w:rsidR="00E67CE5">
        <w:t xml:space="preserve"> used to monitor climate and resources</w:t>
      </w:r>
      <w:r w:rsidR="0025053B">
        <w:t xml:space="preserve"> </w:t>
      </w:r>
      <w:r w:rsidR="00E67CE5">
        <w:t>are</w:t>
      </w:r>
      <w:r w:rsidR="0025053B">
        <w:t xml:space="preserve"> produced in a </w:t>
      </w:r>
      <w:r w:rsidR="00E67CE5">
        <w:t>grid</w:t>
      </w:r>
      <w:r w:rsidR="0047607B">
        <w:t xml:space="preserve"> (raster)</w:t>
      </w:r>
      <w:r w:rsidR="00E67CE5">
        <w:t xml:space="preserve"> </w:t>
      </w:r>
      <w:r w:rsidR="0025053B">
        <w:t>format</w:t>
      </w:r>
      <w:r w:rsidR="00E67CE5">
        <w:t xml:space="preserve">. By </w:t>
      </w:r>
      <w:r w:rsidR="004C61AE">
        <w:t>reporting</w:t>
      </w:r>
      <w:r w:rsidR="0025053B">
        <w:t xml:space="preserve"> demographic information in a </w:t>
      </w:r>
      <w:r w:rsidR="00E67CE5">
        <w:t>comparable gridded format</w:t>
      </w:r>
      <w:r w:rsidR="0025053B">
        <w:t xml:space="preserve">, </w:t>
      </w:r>
      <w:r w:rsidR="004C61AE">
        <w:t xml:space="preserve">rather than in large and spatially heterogeneous administrative divisions, </w:t>
      </w:r>
      <w:r w:rsidR="0025053B">
        <w:t>it can be integrated with</w:t>
      </w:r>
      <w:r w:rsidR="00E67CE5">
        <w:t xml:space="preserve"> </w:t>
      </w:r>
      <w:r w:rsidR="00366958">
        <w:t xml:space="preserve">earth observation </w:t>
      </w:r>
      <w:r w:rsidR="00E67CE5">
        <w:t xml:space="preserve">data to model </w:t>
      </w:r>
      <w:r w:rsidR="00C95CE4">
        <w:t>human-environment interactions</w:t>
      </w:r>
      <w:r w:rsidR="00984659">
        <w:t xml:space="preserve"> </w:t>
      </w:r>
      <w:r w:rsidR="0047607B">
        <w:t xml:space="preserve">and dimensions of risk, access, need, and more </w:t>
      </w:r>
      <w:r w:rsidR="00984659">
        <w:fldChar w:fldCharType="begin"/>
      </w:r>
      <w:r w:rsidR="00984659">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984659">
        <w:fldChar w:fldCharType="separate"/>
      </w:r>
      <w:r w:rsidR="00984659" w:rsidRPr="00984659">
        <w:rPr>
          <w:rFonts w:ascii="Arial" w:hAnsi="Arial" w:cs="Arial"/>
          <w:szCs w:val="24"/>
        </w:rPr>
        <w:t xml:space="preserve">(Freire </w:t>
      </w:r>
      <w:r w:rsidR="00984659" w:rsidRPr="00984659">
        <w:rPr>
          <w:rFonts w:ascii="Arial" w:hAnsi="Arial" w:cs="Arial"/>
          <w:i/>
          <w:iCs/>
          <w:szCs w:val="24"/>
        </w:rPr>
        <w:t>et al.</w:t>
      </w:r>
      <w:r w:rsidR="00984659" w:rsidRPr="00984659">
        <w:rPr>
          <w:rFonts w:ascii="Arial" w:hAnsi="Arial" w:cs="Arial"/>
          <w:szCs w:val="24"/>
        </w:rPr>
        <w:t>, 2020)</w:t>
      </w:r>
      <w:r w:rsidR="00984659">
        <w:fldChar w:fldCharType="end"/>
      </w:r>
      <w:r w:rsidR="00EE3E2C">
        <w:t>, and overcomes the limitations of responding to natural events or crises which do not align</w:t>
      </w:r>
      <w:r w:rsidR="002658ED">
        <w:t xml:space="preserve"> neatly</w:t>
      </w:r>
      <w:r w:rsidR="00EE3E2C">
        <w:t xml:space="preserve"> with administrative or jurisdictional boundaries</w:t>
      </w:r>
      <w:r w:rsidR="00C0698D">
        <w:t>.</w:t>
      </w:r>
      <w:r w:rsidR="00366958">
        <w:t xml:space="preserve"> </w:t>
      </w:r>
    </w:p>
    <w:p w14:paraId="4EC8825B" w14:textId="10D317F1" w:rsidR="00ED12C3" w:rsidRPr="000913DF" w:rsidRDefault="00ED12C3" w:rsidP="00A5769F">
      <w:pPr>
        <w:rPr>
          <w:color w:val="FF0000"/>
        </w:rPr>
      </w:pPr>
      <w:r>
        <w:t>This study</w:t>
      </w:r>
      <w:r w:rsidR="004D0F3D">
        <w:t xml:space="preserve"> aims to produce a spatially disaggregated estimate of the agricultural population </w:t>
      </w:r>
      <w:r w:rsidR="00A5769F">
        <w:t xml:space="preserve">across India. It </w:t>
      </w:r>
      <w:r>
        <w:t>extends upon existing methodologies used to estimate total population and applies this to</w:t>
      </w:r>
      <w:r w:rsidR="004C61AE">
        <w:t xml:space="preserve"> a specific demographic subse</w:t>
      </w:r>
      <w:r w:rsidR="00A5769F">
        <w:t>t</w:t>
      </w:r>
      <w:r>
        <w:t xml:space="preserve">. </w:t>
      </w:r>
      <w:r w:rsidR="002658ED">
        <w:t>India as a case study allows</w:t>
      </w:r>
      <w:r w:rsidR="00F4223A">
        <w:t xml:space="preserve"> </w:t>
      </w:r>
      <w:r w:rsidR="002658ED">
        <w:t>the assessment of</w:t>
      </w:r>
      <w:r>
        <w:t xml:space="preserve"> feasibility and performance </w:t>
      </w:r>
      <w:r w:rsidR="004C61AE">
        <w:t xml:space="preserve">of the methodology </w:t>
      </w:r>
      <w:r>
        <w:t xml:space="preserve">at a large spatial scale </w:t>
      </w:r>
      <w:r w:rsidR="002658ED">
        <w:t xml:space="preserve">and across a </w:t>
      </w:r>
      <w:r w:rsidR="002658ED">
        <w:lastRenderedPageBreak/>
        <w:t xml:space="preserve">diverse range of landscapes, </w:t>
      </w:r>
      <w:r>
        <w:t xml:space="preserve">comparative to partner research testing proof-of-concept in districts of Sri Lanka (unpublished). </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The </w:t>
      </w:r>
      <w:commentRangeStart w:id="8"/>
      <w:r w:rsidR="00A5769F">
        <w:t>last</w:t>
      </w:r>
      <w:r>
        <w:t xml:space="preserve"> section introduces spatial disaggregation methodologies</w:t>
      </w:r>
      <w:commentRangeEnd w:id="8"/>
      <w:r w:rsidR="008E5833">
        <w:rPr>
          <w:rStyle w:val="CommentReference"/>
        </w:rPr>
        <w:commentReference w:id="8"/>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9" w:name="_Toc143770676"/>
      <w:r>
        <w:t>Research Question</w:t>
      </w:r>
      <w:bookmarkEnd w:id="9"/>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w:t>
      </w:r>
      <w:proofErr w:type="gramStart"/>
      <w:r>
        <w:t>population as a whole</w:t>
      </w:r>
      <w:proofErr w:type="gramEnd"/>
      <w:r>
        <w:t xml:space="preserv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w:t>
      </w:r>
      <w:commentRangeStart w:id="10"/>
      <w:r w:rsidR="00B24EAF">
        <w:t xml:space="preserve">three </w:t>
      </w:r>
      <w:commentRangeEnd w:id="10"/>
      <w:r w:rsidR="002658ED">
        <w:rPr>
          <w:rStyle w:val="CommentReference"/>
        </w:rPr>
        <w:commentReference w:id="10"/>
      </w:r>
      <w:r w:rsidR="00B24EAF">
        <w:t xml:space="preserve">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11"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12" w:author="Joe P" w:date="2023-08-15T17:43:00Z"/>
        </w:rPr>
      </w:pPr>
      <w:r>
        <w:t>Scale the method up to estimate the small area agricultural population for all of India</w:t>
      </w:r>
      <w:ins w:id="13" w:author="Joe P" w:date="2023-08-16T19:17:00Z">
        <w:r w:rsidR="008B4F7D">
          <w:t>, and</w:t>
        </w:r>
      </w:ins>
      <w:del w:id="14" w:author="Joe P" w:date="2023-08-16T19:17:00Z">
        <w:r w:rsidDel="008B4F7D">
          <w:delText xml:space="preserve">. </w:delText>
        </w:r>
      </w:del>
    </w:p>
    <w:p w14:paraId="1243F817" w14:textId="0FC3BCFC" w:rsidR="00C27CEB" w:rsidRPr="00C61E47" w:rsidRDefault="00872094" w:rsidP="00C61E47">
      <w:pPr>
        <w:pStyle w:val="ListParagraph"/>
        <w:numPr>
          <w:ilvl w:val="0"/>
          <w:numId w:val="23"/>
        </w:numPr>
      </w:pPr>
      <w:ins w:id="15" w:author="Joe P" w:date="2023-08-15T17:43:00Z">
        <w:r>
          <w:t xml:space="preserve">Assess the </w:t>
        </w:r>
      </w:ins>
      <w:ins w:id="16" w:author="Joe P" w:date="2023-08-15T17:44:00Z">
        <w:r>
          <w:t xml:space="preserve">level of uncertainty in </w:t>
        </w:r>
      </w:ins>
      <w:ins w:id="17" w:author="Joe P" w:date="2023-08-16T19:18:00Z">
        <w:r w:rsidR="008B4F7D">
          <w:t>agricultural population</w:t>
        </w:r>
      </w:ins>
      <w:ins w:id="18" w:author="Joe P" w:date="2023-08-15T17:44:00Z">
        <w:r>
          <w:t xml:space="preserve"> estimates, and </w:t>
        </w:r>
      </w:ins>
      <w:ins w:id="19" w:author="Joe P" w:date="2023-08-16T19:18:00Z">
        <w:r w:rsidR="008B4F7D">
          <w:t>associated factors.</w:t>
        </w:r>
      </w:ins>
    </w:p>
    <w:p w14:paraId="24B9E99C" w14:textId="138F079D" w:rsidR="00DC1AF5" w:rsidRPr="00DC1AF5" w:rsidRDefault="00DC1AF5" w:rsidP="00DC1AF5">
      <w:pPr>
        <w:pStyle w:val="Heading3"/>
        <w:numPr>
          <w:ilvl w:val="1"/>
          <w:numId w:val="27"/>
        </w:numPr>
      </w:pPr>
      <w:bookmarkStart w:id="20" w:name="_Ref143599776"/>
      <w:bookmarkStart w:id="21" w:name="_Toc143770677"/>
      <w:r>
        <w:t>Agricultural Dependent Population</w:t>
      </w:r>
      <w:bookmarkEnd w:id="20"/>
      <w:bookmarkEnd w:id="21"/>
    </w:p>
    <w:p w14:paraId="59789204" w14:textId="0AF08FA3" w:rsidR="007C27E8" w:rsidRDefault="006D442B" w:rsidP="00D92C6B">
      <w:r>
        <w:t xml:space="preserve">The concept of an agricultural population and agricultural dependence is referenced somewhat often in the literature, but rarely is the topic addressed directly. </w:t>
      </w:r>
      <w:proofErr w:type="spellStart"/>
      <w:r>
        <w:t>Zarkovich</w:t>
      </w:r>
      <w:proofErr w:type="spellEnd"/>
      <w:r>
        <w:t xml:space="preserve">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w:t>
      </w:r>
      <w:r w:rsidR="002A43A9">
        <w:lastRenderedPageBreak/>
        <w:t xml:space="preserve">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in most contexts</w:t>
      </w:r>
      <w:r w:rsidR="00B3018B">
        <w:t>, as in the case of this study, agricultural labour participation is the only statistic that is reliably published and made available that provides information on 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688A889D" w:rsidR="008E5833" w:rsidRDefault="004C36C8" w:rsidP="00D92C6B">
      <w:r>
        <w:t>In this project, agricultural dependence is primarily understood from the lens of employment in the primary sector. As recorded in the 2011 census, any worker who participated in agricultural labour</w:t>
      </w:r>
      <w:r w:rsidR="00D17C87">
        <w:t xml:space="preserve"> in the preceding year is considered, with or without their dependents. </w:t>
      </w:r>
      <w:del w:id="22" w:author="Joe P" w:date="2023-08-22T12:25:00Z">
        <w:r w:rsidR="00D17C87" w:rsidDel="00EA1832">
          <w:delText xml:space="preserve">See </w:delText>
        </w:r>
        <w:r w:rsidR="00D05247" w:rsidDel="00EA1832">
          <w:delText xml:space="preserve">section </w:delText>
        </w:r>
        <w:r w:rsidR="00D05247" w:rsidDel="00EA1832">
          <w:fldChar w:fldCharType="begin"/>
        </w:r>
        <w:r w:rsidR="00D05247" w:rsidDel="00EA1832">
          <w:delInstrText xml:space="preserve"> REF _Ref143263004 \r \h </w:delInstrText>
        </w:r>
        <w:r w:rsidR="00D05247" w:rsidDel="00EA1832">
          <w:fldChar w:fldCharType="separate"/>
        </w:r>
        <w:r w:rsidR="00D05247" w:rsidDel="00EA1832">
          <w:delText>2.5</w:delText>
        </w:r>
        <w:r w:rsidR="00D05247" w:rsidDel="00EA1832">
          <w:fldChar w:fldCharType="end"/>
        </w:r>
        <w:r w:rsidR="00D05247" w:rsidDel="00EA1832">
          <w:delText xml:space="preserve"> for a detailed explanation of how agricultural dependence has been calculated.</w:delText>
        </w:r>
        <w:r w:rsidR="008E5833" w:rsidDel="00EA1832">
          <w:delText xml:space="preserve"> </w:delText>
        </w:r>
      </w:del>
      <w:r w:rsidR="00CC46A8">
        <w:t xml:space="preserve">Labour force participation is an established method for calculating various dimensions of dependence, particularly in the primary sector </w:t>
      </w:r>
      <w:r w:rsidR="00CC46A8">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time-use surveys in conjunction with labour force statistics to assess dependence in rural areas, with a particular focus on gender.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23" w:name="_Toc143770678"/>
      <w:r>
        <w:t>Indian context</w:t>
      </w:r>
      <w:bookmarkEnd w:id="23"/>
    </w:p>
    <w:p w14:paraId="75785BB5" w14:textId="3B9ABD68" w:rsidR="001A22DD" w:rsidRPr="001A22DD"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del w:id="24" w:author="Joe P" w:date="2023-08-21T17:41:00Z">
        <w:r w:rsidR="001A22DD" w:rsidDel="00B579CA">
          <w:delText xml:space="preserve">The </w:delText>
        </w:r>
        <w:commentRangeStart w:id="25"/>
        <w:r w:rsidR="001A22DD" w:rsidDel="00B579CA">
          <w:delText xml:space="preserve">nation has several advantages </w:delText>
        </w:r>
      </w:del>
      <w:commentRangeEnd w:id="25"/>
      <w:r w:rsidR="00B579CA">
        <w:rPr>
          <w:rStyle w:val="CommentReference"/>
        </w:rPr>
        <w:commentReference w:id="25"/>
      </w:r>
      <w:del w:id="26" w:author="Joe P" w:date="2023-08-21T17:41:00Z">
        <w:r w:rsidR="001A22DD" w:rsidDel="00B579CA">
          <w:delText xml:space="preserve">as a case study for this research. Firstly, </w:delText>
        </w:r>
        <w:r w:rsidR="00C66EA8" w:rsidDel="00B579CA">
          <w:delText>India i</w:delText>
        </w:r>
        <w:r w:rsidR="001A22DD" w:rsidDel="00B579CA">
          <w:delText>s a major target for development funding</w:delText>
        </w:r>
        <w:r w:rsidR="00C66EA8" w:rsidDel="00B579CA">
          <w:delText xml:space="preserve"> and has a</w:delText>
        </w:r>
        <w:r w:rsidR="00E14473" w:rsidDel="00B579CA">
          <w:delText xml:space="preserve"> clearly established need</w:delText>
        </w:r>
        <w:r w:rsidR="001A22DD" w:rsidDel="00B579CA">
          <w:delText>, and provides …</w:delText>
        </w:r>
      </w:del>
    </w:p>
    <w:p w14:paraId="50A5BB51" w14:textId="36339F70" w:rsidR="00901D29" w:rsidRPr="003C6429" w:rsidRDefault="00954694" w:rsidP="00C61E47">
      <w:r>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r w:rsidR="00294503">
        <w:t>, including labour statistics required to calculate agricultural dependence,</w:t>
      </w:r>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4B870ECB" w:rsidR="00632A46" w:rsidRPr="003C6429" w:rsidRDefault="00632A46" w:rsidP="00632A46">
      <w:pPr>
        <w:pStyle w:val="Caption"/>
        <w:keepNext/>
      </w:pPr>
      <w:bookmarkStart w:id="27" w:name="_Ref142311872"/>
      <w:bookmarkStart w:id="28" w:name="_Toc143770713"/>
      <w:r w:rsidRPr="003C6429">
        <w:lastRenderedPageBreak/>
        <w:t xml:space="preserve">Table </w:t>
      </w:r>
      <w:fldSimple w:instr=" SEQ Table \* ARABIC ">
        <w:r w:rsidR="00B200BF">
          <w:rPr>
            <w:noProof/>
          </w:rPr>
          <w:t>1</w:t>
        </w:r>
      </w:fldSimple>
      <w:bookmarkEnd w:id="27"/>
      <w:r w:rsidRPr="003C6429">
        <w:t>: Characteristics of 2011 Indian Census Districts</w:t>
      </w:r>
      <w:r w:rsidR="00060B28" w:rsidRPr="003C6429">
        <w:t xml:space="preserve"> (</w:t>
      </w:r>
      <w:r w:rsidRPr="003C6429">
        <w:t>n = 640</w:t>
      </w:r>
      <w:r w:rsidR="00060B28" w:rsidRPr="003C6429">
        <w:t>)</w:t>
      </w:r>
      <w:bookmarkEnd w:id="2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680FE5">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680FE5">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680FE5">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680FE5">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680FE5">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680FE5">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680FE5">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680FE5">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680FE5">
            <w:pPr>
              <w:pStyle w:val="TableText"/>
            </w:pPr>
            <w:r w:rsidRPr="00632A46">
              <w:t>Minimum</w:t>
            </w:r>
          </w:p>
        </w:tc>
        <w:tc>
          <w:tcPr>
            <w:tcW w:w="1116" w:type="pct"/>
            <w:vAlign w:val="bottom"/>
          </w:tcPr>
          <w:p w14:paraId="15D6E8F5" w14:textId="19FC95DF" w:rsidR="00632A46" w:rsidRPr="00632A46" w:rsidRDefault="00632A46" w:rsidP="00680FE5">
            <w:pPr>
              <w:pStyle w:val="TableText"/>
            </w:pPr>
            <w:r w:rsidRPr="00632A46">
              <w:t>8,004</w:t>
            </w:r>
          </w:p>
        </w:tc>
        <w:tc>
          <w:tcPr>
            <w:tcW w:w="830" w:type="pct"/>
            <w:vAlign w:val="bottom"/>
          </w:tcPr>
          <w:p w14:paraId="70B3CA14" w14:textId="0A0E4A5B" w:rsidR="00632A46" w:rsidRPr="00632A46" w:rsidRDefault="00632A46" w:rsidP="00680FE5">
            <w:pPr>
              <w:pStyle w:val="TableText"/>
            </w:pPr>
            <w:r w:rsidRPr="00632A46">
              <w:t>9</w:t>
            </w:r>
          </w:p>
        </w:tc>
        <w:tc>
          <w:tcPr>
            <w:tcW w:w="1913" w:type="pct"/>
            <w:vAlign w:val="bottom"/>
          </w:tcPr>
          <w:p w14:paraId="3C5C619E" w14:textId="61473D54" w:rsidR="00632A46" w:rsidRPr="00632A46" w:rsidRDefault="00632A46" w:rsidP="00680FE5">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680FE5">
            <w:pPr>
              <w:pStyle w:val="TableText"/>
            </w:pPr>
            <w:r w:rsidRPr="00632A46">
              <w:t>25th percentile</w:t>
            </w:r>
          </w:p>
        </w:tc>
        <w:tc>
          <w:tcPr>
            <w:tcW w:w="1116" w:type="pct"/>
            <w:vAlign w:val="bottom"/>
          </w:tcPr>
          <w:p w14:paraId="1AE7ED3E" w14:textId="2D2543A8" w:rsidR="00632A46" w:rsidRPr="00632A46" w:rsidRDefault="00632A46" w:rsidP="00680FE5">
            <w:pPr>
              <w:pStyle w:val="TableText"/>
            </w:pPr>
            <w:r w:rsidRPr="00632A46">
              <w:t>817,861</w:t>
            </w:r>
          </w:p>
        </w:tc>
        <w:tc>
          <w:tcPr>
            <w:tcW w:w="830" w:type="pct"/>
            <w:vAlign w:val="bottom"/>
          </w:tcPr>
          <w:p w14:paraId="4E85289B" w14:textId="0DAC706C" w:rsidR="00632A46" w:rsidRPr="00632A46" w:rsidRDefault="00632A46" w:rsidP="00680FE5">
            <w:pPr>
              <w:pStyle w:val="TableText"/>
            </w:pPr>
            <w:r w:rsidRPr="00632A46">
              <w:t>2,297</w:t>
            </w:r>
          </w:p>
        </w:tc>
        <w:tc>
          <w:tcPr>
            <w:tcW w:w="1913" w:type="pct"/>
            <w:vAlign w:val="bottom"/>
          </w:tcPr>
          <w:p w14:paraId="6573AE47" w14:textId="58B94820" w:rsidR="00632A46" w:rsidRPr="00632A46" w:rsidRDefault="00632A46" w:rsidP="00680FE5">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680FE5">
            <w:pPr>
              <w:pStyle w:val="TableText"/>
            </w:pPr>
            <w:r w:rsidRPr="00632A46">
              <w:t>Median</w:t>
            </w:r>
          </w:p>
        </w:tc>
        <w:tc>
          <w:tcPr>
            <w:tcW w:w="1116" w:type="pct"/>
            <w:vAlign w:val="bottom"/>
          </w:tcPr>
          <w:p w14:paraId="3CE2C96A" w14:textId="3C19EF38" w:rsidR="00632A46" w:rsidRPr="00632A46" w:rsidRDefault="00632A46" w:rsidP="00680FE5">
            <w:pPr>
              <w:pStyle w:val="TableText"/>
            </w:pPr>
            <w:r w:rsidRPr="00632A46">
              <w:t>1,557,367</w:t>
            </w:r>
          </w:p>
        </w:tc>
        <w:tc>
          <w:tcPr>
            <w:tcW w:w="830" w:type="pct"/>
            <w:vAlign w:val="bottom"/>
          </w:tcPr>
          <w:p w14:paraId="6355AB04" w14:textId="408FA115" w:rsidR="00632A46" w:rsidRPr="00632A46" w:rsidRDefault="00632A46" w:rsidP="00680FE5">
            <w:pPr>
              <w:pStyle w:val="TableText"/>
            </w:pPr>
            <w:r w:rsidRPr="00632A46">
              <w:t>3,798</w:t>
            </w:r>
          </w:p>
        </w:tc>
        <w:tc>
          <w:tcPr>
            <w:tcW w:w="1913" w:type="pct"/>
            <w:vAlign w:val="bottom"/>
          </w:tcPr>
          <w:p w14:paraId="688EAB8A" w14:textId="2837471B" w:rsidR="00632A46" w:rsidRPr="00632A46" w:rsidRDefault="00632A46" w:rsidP="00680FE5">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680FE5">
            <w:pPr>
              <w:pStyle w:val="TableText"/>
            </w:pPr>
            <w:r w:rsidRPr="00632A46">
              <w:t>75th percentile</w:t>
            </w:r>
          </w:p>
        </w:tc>
        <w:tc>
          <w:tcPr>
            <w:tcW w:w="1116" w:type="pct"/>
            <w:vAlign w:val="bottom"/>
          </w:tcPr>
          <w:p w14:paraId="32874366" w14:textId="4B1EE43F" w:rsidR="00632A46" w:rsidRPr="00632A46" w:rsidRDefault="00632A46" w:rsidP="00680FE5">
            <w:pPr>
              <w:pStyle w:val="TableText"/>
            </w:pPr>
            <w:r w:rsidRPr="00632A46">
              <w:t>2,583,551</w:t>
            </w:r>
          </w:p>
        </w:tc>
        <w:tc>
          <w:tcPr>
            <w:tcW w:w="830" w:type="pct"/>
            <w:vAlign w:val="bottom"/>
          </w:tcPr>
          <w:p w14:paraId="0A316E5C" w14:textId="297338FB" w:rsidR="00632A46" w:rsidRPr="00632A46" w:rsidRDefault="00632A46" w:rsidP="00680FE5">
            <w:pPr>
              <w:pStyle w:val="TableText"/>
            </w:pPr>
            <w:r w:rsidRPr="00632A46">
              <w:t>6,235</w:t>
            </w:r>
          </w:p>
        </w:tc>
        <w:tc>
          <w:tcPr>
            <w:tcW w:w="1913" w:type="pct"/>
            <w:vAlign w:val="bottom"/>
          </w:tcPr>
          <w:p w14:paraId="25636BC8" w14:textId="5D0174AE" w:rsidR="00632A46" w:rsidRPr="00632A46" w:rsidRDefault="00632A46" w:rsidP="00680FE5">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680FE5">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680FE5">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680FE5">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680FE5">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02EEA427" w:rsidR="00B75936" w:rsidRDefault="009C4229" w:rsidP="00C61E47">
      <w:r>
        <w:t xml:space="preserve">In census enumeration, urban areas are divided into four classes </w:t>
      </w:r>
      <w:r w:rsidR="00BB065F">
        <w:t>– wards, outgrowths, statutory towns, and census towns</w:t>
      </w:r>
      <w:r w:rsidR="00E61238">
        <w:t>, the latter being legally rural settlements that have been designated as urban. The 2011 census estimates that 31% of India’s population reside in 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Classification of urban versus rural has implications for the estimation of population based on land cover classification.</w:t>
      </w:r>
      <w:r w:rsidR="008A5EA5">
        <w:t xml:space="preserve"> Because the census designates urban/rural status using an administrative method, which is not stable across census collections and is not systematic across the country</w:t>
      </w:r>
      <w:r w:rsidR="00517F18">
        <w:t xml:space="preserve"> </w:t>
      </w:r>
      <w:r w:rsidR="00517F18">
        <w:fldChar w:fldCharType="begin"/>
      </w:r>
      <w:r w:rsidR="00517F18">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517F18">
        <w:fldChar w:fldCharType="separate"/>
      </w:r>
      <w:r w:rsidR="00517F18" w:rsidRPr="00517F18">
        <w:rPr>
          <w:rFonts w:ascii="Arial" w:hAnsi="Arial" w:cs="Arial"/>
          <w:szCs w:val="24"/>
        </w:rPr>
        <w:t xml:space="preserve">(Balk </w:t>
      </w:r>
      <w:r w:rsidR="00517F18" w:rsidRPr="00517F18">
        <w:rPr>
          <w:rFonts w:ascii="Arial" w:hAnsi="Arial" w:cs="Arial"/>
          <w:i/>
          <w:iCs/>
          <w:szCs w:val="24"/>
        </w:rPr>
        <w:t>et al.</w:t>
      </w:r>
      <w:r w:rsidR="00517F18" w:rsidRPr="00517F18">
        <w:rPr>
          <w:rFonts w:ascii="Arial" w:hAnsi="Arial" w:cs="Arial"/>
          <w:szCs w:val="24"/>
        </w:rPr>
        <w:t>, 2019)</w:t>
      </w:r>
      <w:r w:rsidR="00517F18">
        <w:fldChar w:fldCharType="end"/>
      </w:r>
      <w:r w:rsidR="008A5EA5">
        <w:t xml:space="preserve">, this factor was omitted from validation calculations. </w:t>
      </w:r>
      <w:r w:rsidR="00075914">
        <w:t>Instead, r</w:t>
      </w:r>
      <w:r w:rsidR="008A5EA5">
        <w:t xml:space="preserve">ural classification derived from remotely sensed land cover data has been </w:t>
      </w:r>
      <w:r w:rsidR="00075914">
        <w:t>used</w:t>
      </w:r>
      <w:r w:rsidR="008A5EA5">
        <w:t xml:space="preserve">, as discussed in </w:t>
      </w:r>
      <w:r w:rsidR="008E5833">
        <w:t xml:space="preserve">Section </w:t>
      </w:r>
      <w:r w:rsidR="008E5833">
        <w:fldChar w:fldCharType="begin"/>
      </w:r>
      <w:r w:rsidR="008E5833">
        <w:instrText xml:space="preserve"> REF _Ref143283924 \r \h </w:instrText>
      </w:r>
      <w:r w:rsidR="008E5833">
        <w:fldChar w:fldCharType="separate"/>
      </w:r>
      <w:r w:rsidR="008E5833">
        <w:t>2.3</w:t>
      </w:r>
      <w:r w:rsidR="008E5833">
        <w:fldChar w:fldCharType="end"/>
      </w:r>
      <w:r w:rsidR="008E5833">
        <w:t>.</w:t>
      </w:r>
      <w:r w:rsidR="008A5EA5">
        <w:t xml:space="preserve"> </w:t>
      </w:r>
    </w:p>
    <w:p w14:paraId="2CCD29A0" w14:textId="1F8A7F01" w:rsidR="003B0981" w:rsidRPr="00CF31FB" w:rsidRDefault="003B0981" w:rsidP="003B0981">
      <w:commentRangeStart w:id="29"/>
      <w:r>
        <w:t xml:space="preserve">In India, particularly in southern </w:t>
      </w:r>
      <w:commentRangeEnd w:id="29"/>
      <w:r>
        <w:rPr>
          <w:rStyle w:val="CommentReference"/>
        </w:rPr>
        <w:commentReference w:id="29"/>
      </w:r>
      <w:r>
        <w:t xml:space="preserve">states of Andhra Pradesh, Tamil Nadu, and Karnataka, small scale irrigation has historically been managed through tank systems – traditional water storage reservoirs designed to harvest and store rainwater and surface runoff </w:t>
      </w:r>
      <w:r>
        <w:fldChar w:fldCharType="begin"/>
      </w:r>
      <w:r>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Pr="00294E51">
        <w:rPr>
          <w:rFonts w:ascii="Cambria Math" w:hAnsi="Cambria Math" w:cs="Cambria Math"/>
        </w:rPr>
        <w:instrText>∼</w:instrText>
      </w:r>
      <w:r>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fldChar w:fldCharType="separate"/>
      </w:r>
      <w:r w:rsidRPr="00294E51">
        <w:rPr>
          <w:rFonts w:ascii="Arial" w:hAnsi="Arial" w:cs="Arial"/>
        </w:rPr>
        <w:t>(Mialhe, Gunnell and Mering, 2008)</w:t>
      </w:r>
      <w:r>
        <w:fldChar w:fldCharType="end"/>
      </w:r>
      <w:r>
        <w:t xml:space="preserve">. In many areas, </w:t>
      </w:r>
      <w:r w:rsidR="008F0680">
        <w:t xml:space="preserve">as farming practice has increasingly transitioned to a reliance on groundwater extraction, </w:t>
      </w:r>
      <w:r>
        <w:t xml:space="preserve">these tanks have become degraded and are not functioning at their peak </w:t>
      </w:r>
      <w:r>
        <w:fldChar w:fldCharType="begin"/>
      </w:r>
      <w:r>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fldChar w:fldCharType="begin"/>
      </w:r>
      <w:r>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fldChar w:fldCharType="separate"/>
      </w:r>
      <w:r w:rsidRPr="00294E51">
        <w:rPr>
          <w:rFonts w:ascii="Arial" w:hAnsi="Arial" w:cs="Arial"/>
          <w:szCs w:val="24"/>
        </w:rPr>
        <w:t xml:space="preserve">(Meiyappan </w:t>
      </w:r>
      <w:r w:rsidRPr="00294E51">
        <w:rPr>
          <w:rFonts w:ascii="Arial" w:hAnsi="Arial" w:cs="Arial"/>
          <w:i/>
          <w:iCs/>
          <w:szCs w:val="24"/>
        </w:rPr>
        <w:t>et al.</w:t>
      </w:r>
      <w:r w:rsidRPr="00294E51">
        <w:rPr>
          <w:rFonts w:ascii="Arial" w:hAnsi="Arial" w:cs="Arial"/>
          <w:szCs w:val="24"/>
        </w:rPr>
        <w:t>, 2017)</w:t>
      </w:r>
      <w:r>
        <w:fldChar w:fldCharType="end"/>
      </w:r>
      <w:r>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30" w:name="_Toc143770679"/>
      <w:r>
        <w:lastRenderedPageBreak/>
        <w:t>Methodology</w:t>
      </w:r>
      <w:bookmarkEnd w:id="30"/>
    </w:p>
    <w:p w14:paraId="12525884" w14:textId="486715C6" w:rsidR="00AD4F2B" w:rsidRPr="00880B8E" w:rsidRDefault="00075914" w:rsidP="00AD4F2B">
      <w:r>
        <w:rPr>
          <w:color w:val="FF0000"/>
        </w:rPr>
        <w:t>[</w:t>
      </w:r>
      <w:r w:rsidR="00B75936" w:rsidRPr="00075914">
        <w:rPr>
          <w:color w:val="FF0000"/>
        </w:rPr>
        <w:t>Add in intro text for the methodology section; what will be covered, how it ties the narrative from introduction section.</w:t>
      </w:r>
      <w:r w:rsidR="005A537D" w:rsidRPr="00075914">
        <w:rPr>
          <w:color w:val="FF0000"/>
        </w:rPr>
        <w:t xml:space="preserve"> </w:t>
      </w:r>
      <w:r w:rsidRPr="00075914">
        <w:rPr>
          <w:color w:val="FF0000"/>
        </w:rPr>
        <w:t>E.g.,</w:t>
      </w:r>
      <w:r w:rsidR="005A537D" w:rsidRPr="00075914">
        <w:rPr>
          <w:color w:val="FF0000"/>
        </w:rPr>
        <w:t xml:space="preserve"> Section 2.1 (Spatial disaggregation), 2.2 (Justification), 2.3 (Presentation)</w:t>
      </w:r>
      <w:r>
        <w:rPr>
          <w:color w:val="FF0000"/>
        </w:rPr>
        <w:t>]</w:t>
      </w:r>
      <w:r w:rsidR="00880B8E">
        <w:t xml:space="preserve"> </w:t>
      </w:r>
    </w:p>
    <w:p w14:paraId="6B2D5823" w14:textId="538AE3CF" w:rsidR="00C61E47" w:rsidRPr="00AD4F2B" w:rsidRDefault="00C61E47" w:rsidP="00AD4F2B">
      <w:pPr>
        <w:pStyle w:val="Heading3"/>
        <w:numPr>
          <w:ilvl w:val="1"/>
          <w:numId w:val="22"/>
        </w:numPr>
        <w:rPr>
          <w:i/>
          <w:iCs/>
        </w:rPr>
      </w:pPr>
      <w:bookmarkStart w:id="31" w:name="_Toc143770680"/>
      <w:commentRangeStart w:id="32"/>
      <w:r>
        <w:t>Spatial Disaggregation</w:t>
      </w:r>
      <w:commentRangeEnd w:id="32"/>
      <w:r w:rsidR="008B6084">
        <w:rPr>
          <w:rStyle w:val="CommentReference"/>
          <w:rFonts w:asciiTheme="minorHAnsi" w:eastAsiaTheme="minorEastAsia" w:hAnsiTheme="minorHAnsi" w:cstheme="minorBidi"/>
          <w:b w:val="0"/>
          <w:spacing w:val="0"/>
        </w:rPr>
        <w:commentReference w:id="32"/>
      </w:r>
      <w:bookmarkEnd w:id="31"/>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F896D70" w:rsidR="00FB3596" w:rsidRDefault="00FB3596" w:rsidP="00FB3596">
      <w:pPr>
        <w:pStyle w:val="Caption"/>
        <w:keepNext/>
      </w:pPr>
      <w:bookmarkStart w:id="33" w:name="_Ref142311900"/>
      <w:bookmarkStart w:id="34" w:name="_Toc143770714"/>
      <w:r>
        <w:t xml:space="preserve">Table </w:t>
      </w:r>
      <w:fldSimple w:instr=" SEQ Table \* ARABIC ">
        <w:r w:rsidR="00B200BF">
          <w:rPr>
            <w:noProof/>
          </w:rPr>
          <w:t>2</w:t>
        </w:r>
      </w:fldSimple>
      <w:bookmarkEnd w:id="33"/>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bookmarkEnd w:id="34"/>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680FE5">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680FE5">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680FE5">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680FE5">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680FE5">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680FE5">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680FE5">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680FE5">
            <w:pPr>
              <w:pStyle w:val="TableText"/>
            </w:pPr>
            <w:r>
              <w:t>Areal weighting</w:t>
            </w:r>
          </w:p>
        </w:tc>
        <w:tc>
          <w:tcPr>
            <w:tcW w:w="707" w:type="pct"/>
            <w:tcBorders>
              <w:top w:val="single" w:sz="8" w:space="0" w:color="auto"/>
            </w:tcBorders>
          </w:tcPr>
          <w:p w14:paraId="5B1C2206" w14:textId="6BE1ABF1" w:rsidR="00FB3596" w:rsidRDefault="00FB3596" w:rsidP="00680FE5">
            <w:pPr>
              <w:pStyle w:val="TableText"/>
            </w:pPr>
            <w:r>
              <w:t>1km</w:t>
            </w:r>
          </w:p>
        </w:tc>
        <w:tc>
          <w:tcPr>
            <w:tcW w:w="1623" w:type="pct"/>
            <w:tcBorders>
              <w:top w:val="single" w:sz="8" w:space="0" w:color="auto"/>
            </w:tcBorders>
          </w:tcPr>
          <w:p w14:paraId="29A2769D" w14:textId="1B1B41B0" w:rsidR="00FB3596" w:rsidRDefault="009C1B12" w:rsidP="00680FE5">
            <w:pPr>
              <w:pStyle w:val="TableText"/>
            </w:pPr>
            <w:r>
              <w:t>Water bodies</w:t>
            </w:r>
          </w:p>
        </w:tc>
      </w:tr>
      <w:tr w:rsidR="00785ACB" w14:paraId="7C749E29" w14:textId="77777777" w:rsidTr="00785ACB">
        <w:tc>
          <w:tcPr>
            <w:tcW w:w="1178" w:type="pct"/>
          </w:tcPr>
          <w:p w14:paraId="53F77CD2" w14:textId="224693C2" w:rsidR="00FB3596" w:rsidRDefault="00FB3596" w:rsidP="00680FE5">
            <w:pPr>
              <w:pStyle w:val="TableText"/>
            </w:pPr>
            <w:r>
              <w:t>Global Human Settlement Layer – Population (GHS-POP)</w:t>
            </w:r>
          </w:p>
        </w:tc>
        <w:tc>
          <w:tcPr>
            <w:tcW w:w="786" w:type="pct"/>
          </w:tcPr>
          <w:p w14:paraId="587C682B" w14:textId="4BEAE097" w:rsidR="00FB3596" w:rsidRPr="009C1B12" w:rsidRDefault="00FB3596" w:rsidP="00680FE5">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680FE5">
            <w:pPr>
              <w:pStyle w:val="TableText"/>
            </w:pPr>
            <w:r>
              <w:t>Dasymetric</w:t>
            </w:r>
          </w:p>
        </w:tc>
        <w:tc>
          <w:tcPr>
            <w:tcW w:w="707" w:type="pct"/>
          </w:tcPr>
          <w:p w14:paraId="39733F22" w14:textId="5B3D668C" w:rsidR="00FB3596" w:rsidRDefault="00FB3596" w:rsidP="00680FE5">
            <w:pPr>
              <w:pStyle w:val="TableText"/>
            </w:pPr>
            <w:r>
              <w:t>250m</w:t>
            </w:r>
          </w:p>
        </w:tc>
        <w:tc>
          <w:tcPr>
            <w:tcW w:w="1623" w:type="pct"/>
          </w:tcPr>
          <w:p w14:paraId="4C8D2A16" w14:textId="11D1E466" w:rsidR="00FB3596" w:rsidRDefault="009C1B12" w:rsidP="00680FE5">
            <w:pPr>
              <w:pStyle w:val="TableText"/>
            </w:pPr>
            <w:r>
              <w:t>Built structures</w:t>
            </w:r>
          </w:p>
        </w:tc>
      </w:tr>
      <w:tr w:rsidR="00785ACB" w14:paraId="500E2960" w14:textId="77777777" w:rsidTr="00785ACB">
        <w:tc>
          <w:tcPr>
            <w:tcW w:w="1178" w:type="pct"/>
          </w:tcPr>
          <w:p w14:paraId="20E498D0" w14:textId="37BF9734" w:rsidR="00FB3596" w:rsidRDefault="00FB3596" w:rsidP="00680FE5">
            <w:pPr>
              <w:pStyle w:val="TableText"/>
            </w:pPr>
            <w:r>
              <w:t>WorldPop</w:t>
            </w:r>
          </w:p>
        </w:tc>
        <w:tc>
          <w:tcPr>
            <w:tcW w:w="786" w:type="pct"/>
          </w:tcPr>
          <w:p w14:paraId="7CC7183C" w14:textId="0500AE25" w:rsidR="00FB3596" w:rsidRDefault="00FB3596" w:rsidP="00680FE5">
            <w:pPr>
              <w:pStyle w:val="TableText"/>
            </w:pPr>
            <w:r>
              <w:t>University of Southampton</w:t>
            </w:r>
          </w:p>
        </w:tc>
        <w:tc>
          <w:tcPr>
            <w:tcW w:w="706" w:type="pct"/>
          </w:tcPr>
          <w:p w14:paraId="7CF9AA3B" w14:textId="4A00783E" w:rsidR="00FB3596" w:rsidRDefault="00FB3596" w:rsidP="00680FE5">
            <w:pPr>
              <w:pStyle w:val="TableText"/>
            </w:pPr>
            <w:r>
              <w:t>Statistical/ Dasymetric</w:t>
            </w:r>
          </w:p>
        </w:tc>
        <w:tc>
          <w:tcPr>
            <w:tcW w:w="707" w:type="pct"/>
          </w:tcPr>
          <w:p w14:paraId="1104A421" w14:textId="70F12E0E" w:rsidR="00FB3596" w:rsidRDefault="00FB3596" w:rsidP="00680FE5">
            <w:pPr>
              <w:pStyle w:val="TableText"/>
            </w:pPr>
            <w:r>
              <w:t>100m</w:t>
            </w:r>
            <w:r w:rsidR="00516505">
              <w:t>, 1km</w:t>
            </w:r>
          </w:p>
        </w:tc>
        <w:tc>
          <w:tcPr>
            <w:tcW w:w="1623" w:type="pct"/>
          </w:tcPr>
          <w:p w14:paraId="36004D6B" w14:textId="5F94A7FD" w:rsidR="00FB3596" w:rsidRDefault="009C1B12" w:rsidP="00680FE5">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680FE5">
            <w:pPr>
              <w:pStyle w:val="TableText"/>
            </w:pPr>
            <w:r>
              <w:t>LandScan Global</w:t>
            </w:r>
          </w:p>
        </w:tc>
        <w:tc>
          <w:tcPr>
            <w:tcW w:w="786" w:type="pct"/>
          </w:tcPr>
          <w:p w14:paraId="66217219" w14:textId="0CB6D6A7" w:rsidR="00FB3596" w:rsidRPr="009C1B12" w:rsidRDefault="00FB3596" w:rsidP="00680FE5">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680FE5">
            <w:pPr>
              <w:pStyle w:val="TableText"/>
            </w:pPr>
            <w:r>
              <w:t>Smart interpolation</w:t>
            </w:r>
          </w:p>
        </w:tc>
        <w:tc>
          <w:tcPr>
            <w:tcW w:w="707" w:type="pct"/>
          </w:tcPr>
          <w:p w14:paraId="58E5CA5E" w14:textId="7B408F52" w:rsidR="00FB3596" w:rsidRDefault="00FB3596" w:rsidP="00680FE5">
            <w:pPr>
              <w:pStyle w:val="TableText"/>
            </w:pPr>
            <w:r>
              <w:t>30 arcsec</w:t>
            </w:r>
          </w:p>
        </w:tc>
        <w:tc>
          <w:tcPr>
            <w:tcW w:w="1623" w:type="pct"/>
          </w:tcPr>
          <w:p w14:paraId="1D33DAE0" w14:textId="655973CE" w:rsidR="00FB3596" w:rsidRDefault="009C1B12" w:rsidP="00680FE5">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680FE5">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680FE5">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680FE5">
            <w:pPr>
              <w:pStyle w:val="TableText"/>
            </w:pPr>
            <w:r>
              <w:t>Dasymetric redistribution</w:t>
            </w:r>
          </w:p>
        </w:tc>
        <w:tc>
          <w:tcPr>
            <w:tcW w:w="707" w:type="pct"/>
            <w:tcBorders>
              <w:bottom w:val="single" w:sz="8" w:space="0" w:color="auto"/>
            </w:tcBorders>
          </w:tcPr>
          <w:p w14:paraId="7308DA4A" w14:textId="4A7FC848" w:rsidR="00FB3596" w:rsidRDefault="00FB3596" w:rsidP="00680FE5">
            <w:pPr>
              <w:pStyle w:val="TableText"/>
            </w:pPr>
            <w:r>
              <w:t>150m</w:t>
            </w:r>
          </w:p>
        </w:tc>
        <w:tc>
          <w:tcPr>
            <w:tcW w:w="1623" w:type="pct"/>
            <w:tcBorders>
              <w:bottom w:val="single" w:sz="8" w:space="0" w:color="auto"/>
            </w:tcBorders>
          </w:tcPr>
          <w:p w14:paraId="0345AF07" w14:textId="0F9C2186" w:rsidR="00FB3596" w:rsidRDefault="009C1B12" w:rsidP="00680FE5">
            <w:pPr>
              <w:pStyle w:val="TableText"/>
            </w:pPr>
            <w:r>
              <w:t>Roads, Land cover, Urban areas, Water bodies</w:t>
            </w:r>
          </w:p>
        </w:tc>
      </w:tr>
    </w:tbl>
    <w:p w14:paraId="5D0BA025" w14:textId="09728B57" w:rsidR="00967305" w:rsidRDefault="009C1B12" w:rsidP="00680FE5">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685EE7AF" w14:textId="77777777" w:rsidR="00033866" w:rsidRDefault="002E6AB9" w:rsidP="00E56C6F">
      <w:pPr>
        <w:rPr>
          <w:ins w:id="35" w:author="Joe P" w:date="2023-08-21T18:03:00Z"/>
        </w:rPr>
      </w:pPr>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p>
    <w:p w14:paraId="00916707" w14:textId="0E228022" w:rsidR="008071D3" w:rsidRDefault="00BE1EFE" w:rsidP="00E56C6F">
      <w:r>
        <w:t xml:space="preserve">A </w:t>
      </w:r>
      <w:r w:rsidR="004925BB">
        <w:t>common</w:t>
      </w:r>
      <w:r>
        <w:t xml:space="preserve"> approach is dasymetric mapping, which divides the area into homogenous zones based on the variable of interest </w:t>
      </w:r>
      <w:r>
        <w:fldChar w:fldCharType="begin"/>
      </w:r>
      <w:r>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fldChar w:fldCharType="separate"/>
      </w:r>
      <w:r w:rsidRPr="00BE1EFE">
        <w:rPr>
          <w:rFonts w:ascii="Arial" w:hAnsi="Arial" w:cs="Arial"/>
        </w:rPr>
        <w:t>(Eicher and Brewer, 2001)</w:t>
      </w:r>
      <w:r>
        <w:fldChar w:fldCharType="end"/>
      </w:r>
      <w:r>
        <w:t xml:space="preserve">. </w:t>
      </w:r>
      <w:r w:rsidR="005A2CCD">
        <w:t xml:space="preserve">For example, remote sensing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954505">
        <w:t xml:space="preserve">Figure </w:t>
      </w:r>
      <w:r w:rsidR="00954505">
        <w:rPr>
          <w:noProof/>
        </w:rPr>
        <w:t>1</w:t>
      </w:r>
      <w:r w:rsidR="00954505">
        <w:fldChar w:fldCharType="end"/>
      </w:r>
      <w:r w:rsidR="00954505">
        <w:t>)</w:t>
      </w:r>
      <w:r w:rsidR="003F1712">
        <w:t xml:space="preserve">. </w:t>
      </w:r>
      <w:r w:rsidR="00954505">
        <w:t>An aggregated value that applies to the entire zone, such as population count,</w:t>
      </w:r>
      <w:r w:rsidR="003F1712">
        <w:t xml:space="preserve"> can then be proportionally distributed across the non-zero cells, to produce a more accurate estimate of the real spatial distribution of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 either,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 it could be applied to the disaggregation of any 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6"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02CF35CB" w14:textId="614BF60E" w:rsidR="00C40C99" w:rsidRDefault="00954505" w:rsidP="00954505">
      <w:pPr>
        <w:pStyle w:val="Caption"/>
      </w:pPr>
      <w:bookmarkStart w:id="36" w:name="_Ref143601654"/>
      <w:bookmarkStart w:id="37" w:name="_Toc143727393"/>
      <w:r>
        <w:t xml:space="preserve">Figure </w:t>
      </w:r>
      <w:fldSimple w:instr=" SEQ Figure \* ARABIC ">
        <w:r w:rsidR="00387FF5">
          <w:rPr>
            <w:noProof/>
          </w:rPr>
          <w:t>1</w:t>
        </w:r>
      </w:fldSimple>
      <w:bookmarkEnd w:id="36"/>
      <w:r>
        <w:t>: Illustrative diagram of dasymetric masking.</w:t>
      </w:r>
      <w:bookmarkEnd w:id="37"/>
      <w:r>
        <w:t xml:space="preserve"> </w:t>
      </w:r>
    </w:p>
    <w:p w14:paraId="78BCF0D4" w14:textId="17D2889A" w:rsidR="00954505" w:rsidRPr="00954505" w:rsidRDefault="00954505" w:rsidP="00C40C99">
      <w:pPr>
        <w:pStyle w:val="FigCaptionNotes"/>
        <w:rPr>
          <w:b/>
          <w:bCs/>
          <w:color w:val="4472C4" w:themeColor="accent1"/>
        </w:rPr>
      </w:pPr>
      <w:r>
        <w:t xml:space="preserve">(a) Categorised land cover map of an area of India, extracted from Dynamic World. (b) Dasymetric mask derived from image (a), representing only pixels classed as cropland (white) against all other classes (black). </w:t>
      </w:r>
    </w:p>
    <w:p w14:paraId="4DED2C2A" w14:textId="1C3F8113" w:rsidR="001549C6"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w:t>
      </w:r>
      <w:r w:rsidR="000B3319">
        <w:lastRenderedPageBreak/>
        <w:t xml:space="preserve">used to iteratively smooth the population values in grid cells whilst ensuring the mass-preserving property is met, as a method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77D2A7E2" w14:textId="687A7FB9" w:rsidR="009325C2" w:rsidRDefault="001549C6" w:rsidP="00E56C6F">
      <w:r>
        <w:rPr>
          <w:color w:val="FF0000"/>
        </w:rPr>
        <w:t xml:space="preserve">[Add section here on studies that have used dasymetry/pycnophylactic methods effectively; link to WorldPop use of a constrained method as part of global modelling] </w:t>
      </w:r>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t>, and have thus become …</w:t>
      </w:r>
    </w:p>
    <w:p w14:paraId="7F590A19" w14:textId="79641431" w:rsidR="00880B8E" w:rsidRDefault="00033866" w:rsidP="00C61E47">
      <w:r>
        <w:rPr>
          <w:color w:val="FF0000"/>
        </w:rPr>
        <w:t>[Restructure: condense the listing of demographic studies and provide a more structured critique]</w:t>
      </w:r>
      <w:r>
        <w:t xml:space="preserve"> </w:t>
      </w:r>
      <w:r w:rsidR="00C10490">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501031F6" w14:textId="4A6B5D40" w:rsidR="00033866" w:rsidRPr="00C40C99" w:rsidRDefault="00033866" w:rsidP="00C61E47">
      <w:pPr>
        <w:rPr>
          <w:color w:val="FF0000"/>
        </w:rPr>
      </w:pPr>
      <w:r w:rsidRPr="00A95A84">
        <w:rPr>
          <w:color w:val="FF0000"/>
        </w:rPr>
        <w:t>[Add section discussing the limitations of existing applications, and findings from review papers (e.g., Comber 2019)]</w:t>
      </w:r>
    </w:p>
    <w:p w14:paraId="1DB7EE00" w14:textId="409716F8" w:rsidR="00D96ED1" w:rsidRDefault="00880D06" w:rsidP="00C61E47">
      <w:r>
        <w:t>In assessing agricultural populations,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0CE7FE05" w14:textId="136F5EA8" w:rsidR="00A66CB3" w:rsidRPr="00A66CB3" w:rsidRDefault="00A66CB3" w:rsidP="00C61E47">
      <w:r>
        <w:rPr>
          <w:color w:val="FF0000"/>
        </w:rPr>
        <w:t xml:space="preserve">[Add paragraph introducing the literature on buffer zones in statistical analysis] </w:t>
      </w:r>
      <w:r>
        <w:t>To ensure the full agricultural population is feasibly captured, this study incorporates a buffer zone to meet census population thresholds. Buffers in spatial analysis are used</w:t>
      </w:r>
      <w:proofErr w:type="gramStart"/>
      <w:r>
        <w:t xml:space="preserve"> ..</w:t>
      </w:r>
      <w:proofErr w:type="gramEnd"/>
    </w:p>
    <w:p w14:paraId="3FD5A22A" w14:textId="27FB713E" w:rsidR="00AD4F2B" w:rsidRDefault="00474658" w:rsidP="00AD4F2B">
      <w:r>
        <w:t xml:space="preserve">The spatial disaggregation of population into fine spatial scales is a rich field of </w:t>
      </w:r>
      <w:r w:rsidR="00E76E3B">
        <w:t>research and</w:t>
      </w:r>
      <w:r>
        <w:t xml:space="preserve"> has benefitted from extensive methodological development and innovation alongside improved data quality through censuses, surveys, and increasingly available earth </w:t>
      </w:r>
      <w:r>
        <w:lastRenderedPageBreak/>
        <w:t>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38" w:name="_Toc143770681"/>
      <w:r>
        <w:t>Justification</w:t>
      </w:r>
      <w:bookmarkEnd w:id="38"/>
    </w:p>
    <w:p w14:paraId="19340FEB" w14:textId="08F3C157" w:rsidR="00CD0128" w:rsidRPr="007C6AF8"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9" w:name="_Ref143283920"/>
      <w:bookmarkStart w:id="40" w:name="_Ref143283924"/>
      <w:bookmarkStart w:id="41" w:name="_Toc143770682"/>
      <w:r>
        <w:t>Data Sources</w:t>
      </w:r>
      <w:bookmarkEnd w:id="39"/>
      <w:bookmarkEnd w:id="40"/>
      <w:bookmarkEnd w:id="41"/>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r w:rsidR="00CD79A5">
        <w:t xml:space="preserve"> For this study, the three rural classes in addition to suburban/peri-urban areas were combined into a single class, labelled ‘rural’, for use as a mask for population data.</w:t>
      </w:r>
      <w:r w:rsidR="00A83330">
        <w:t xml:space="preserve"> GHS-SMOD data was downloaded </w:t>
      </w:r>
      <w:r w:rsidR="000759DD">
        <w:t xml:space="preserve">for </w:t>
      </w:r>
      <w:r w:rsidR="000759DD">
        <w:lastRenderedPageBreak/>
        <w:t xml:space="preserve">the year 2010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6E39CB01" w:rsidR="003B4347" w:rsidRDefault="003B4347" w:rsidP="003B4347">
      <w:pPr>
        <w:pStyle w:val="Caption"/>
        <w:keepNext/>
      </w:pPr>
      <w:bookmarkStart w:id="42" w:name="_Ref142986859"/>
      <w:bookmarkStart w:id="43" w:name="_Toc143770715"/>
      <w:r>
        <w:t>Table</w:t>
      </w:r>
      <w:r w:rsidR="00CF456F">
        <w:t xml:space="preserve"> </w:t>
      </w:r>
      <w:fldSimple w:instr=" SEQ Table \* ARABIC ">
        <w:r w:rsidR="00B200BF">
          <w:rPr>
            <w:noProof/>
          </w:rPr>
          <w:t>3</w:t>
        </w:r>
      </w:fldSimple>
      <w:bookmarkEnd w:id="42"/>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bookmarkEnd w:id="43"/>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4" w:name="_Toc143770683"/>
      <w:r>
        <w:lastRenderedPageBreak/>
        <w:t>Study setting</w:t>
      </w:r>
      <w:bookmarkEnd w:id="44"/>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5"/>
      <w:r w:rsidR="003A30E0">
        <w:t>Objective II</w:t>
      </w:r>
      <w:commentRangeEnd w:id="45"/>
      <w:r w:rsidR="00EA3229">
        <w:rPr>
          <w:rStyle w:val="CommentReference"/>
        </w:rPr>
        <w:commentReference w:id="45"/>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14648A39" w14:textId="53617DD7" w:rsidR="00761736" w:rsidRDefault="003A30E0" w:rsidP="00873E3B">
      <w:r>
        <w:t xml:space="preserve">Karnataka is </w:t>
      </w:r>
      <w:r w:rsidR="00CF456F">
        <w:t>the 8</w:t>
      </w:r>
      <w:r w:rsidR="00CF456F" w:rsidRPr="00CF456F">
        <w:rPr>
          <w:vertAlign w:val="superscript"/>
        </w:rPr>
        <w:t>th</w:t>
      </w:r>
      <w:r w:rsidR="00CF456F">
        <w:t xml:space="preserve"> largest state</w:t>
      </w:r>
      <w:r>
        <w:t xml:space="preserve"> in India</w:t>
      </w:r>
      <w:r w:rsidR="00CF456F">
        <w:t xml:space="preserve"> by population</w:t>
      </w:r>
      <w:r>
        <w:t xml:space="preserve">, with a 2011 population </w:t>
      </w:r>
      <w:r w:rsidR="00B86715">
        <w:t>of more than</w:t>
      </w:r>
      <w:r>
        <w:t xml:space="preserve"> 60 million people</w:t>
      </w:r>
      <w:r w:rsidR="00CF456F">
        <w:t>,</w:t>
      </w:r>
      <w:r w:rsidR="00CF456F" w:rsidRPr="00CF456F">
        <w:t xml:space="preserve"> </w:t>
      </w:r>
      <w:r w:rsidR="00CF456F">
        <w:t>and 6</w:t>
      </w:r>
      <w:r w:rsidR="00CF456F" w:rsidRPr="00CF456F">
        <w:rPr>
          <w:vertAlign w:val="superscript"/>
        </w:rPr>
        <w:t>th</w:t>
      </w:r>
      <w:r w:rsidR="00CF456F">
        <w:t xml:space="preserve"> largest in area</w:t>
      </w:r>
      <w:r w:rsidR="00CF456F">
        <w:t>,</w:t>
      </w:r>
      <w:r>
        <w:t xml:space="preserve"> spread across 30 districts</w:t>
      </w:r>
      <w:r w:rsidR="004C1846">
        <w:t xml:space="preserve"> and 192,000 km</w:t>
      </w:r>
      <w:r w:rsidR="004C1846">
        <w:rPr>
          <w:vertAlign w:val="superscript"/>
        </w:rPr>
        <w:t>2</w:t>
      </w:r>
      <w:r w:rsidR="00CF456F">
        <w:t xml:space="preserve"> (</w:t>
      </w:r>
      <w:r w:rsidR="00CF456F">
        <w:fldChar w:fldCharType="begin"/>
      </w:r>
      <w:r w:rsidR="00CF456F">
        <w:instrText xml:space="preserve"> REF _Ref143771004 \h </w:instrText>
      </w:r>
      <w:r w:rsidR="00CF456F">
        <w:fldChar w:fldCharType="separate"/>
      </w:r>
      <w:r w:rsidR="00CF456F">
        <w:t xml:space="preserve">Figure </w:t>
      </w:r>
      <w:r w:rsidR="00CF456F">
        <w:rPr>
          <w:noProof/>
        </w:rPr>
        <w:t>2</w:t>
      </w:r>
      <w:r w:rsidR="00CF456F">
        <w:fldChar w:fldCharType="end"/>
      </w:r>
      <w:r w:rsidR="00CF456F">
        <w:t>)</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bookmarkStart w:id="46" w:name="_Ref143263004"/>
    </w:p>
    <w:p w14:paraId="421F04E5" w14:textId="77777777" w:rsidR="00761736" w:rsidRDefault="00761736" w:rsidP="00761736">
      <w:pPr>
        <w:keepNext/>
      </w:pPr>
      <w:r>
        <w:rPr>
          <w:noProof/>
        </w:rPr>
        <w:drawing>
          <wp:inline distT="0" distB="0" distL="0" distR="0" wp14:anchorId="00836F6D" wp14:editId="1F000408">
            <wp:extent cx="5731510" cy="3755390"/>
            <wp:effectExtent l="0" t="0" r="0" b="0"/>
            <wp:docPr id="746715834" name="Picture 6"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5834" name="Picture 6" descr="A map of india and indi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EC6B570" w14:textId="26785F38" w:rsidR="00C40C99" w:rsidRDefault="00761736" w:rsidP="00761736">
      <w:pPr>
        <w:pStyle w:val="Caption"/>
      </w:pPr>
      <w:bookmarkStart w:id="47" w:name="_Toc143727394"/>
      <w:bookmarkStart w:id="48" w:name="_Ref143771004"/>
      <w:r>
        <w:t xml:space="preserve">Figure </w:t>
      </w:r>
      <w:fldSimple w:instr=" SEQ Figure \* ARABIC ">
        <w:r w:rsidR="00387FF5">
          <w:rPr>
            <w:noProof/>
          </w:rPr>
          <w:t>2</w:t>
        </w:r>
      </w:fldSimple>
      <w:bookmarkEnd w:id="48"/>
      <w:r>
        <w:t>: Reference maps of study setting.</w:t>
      </w:r>
      <w:bookmarkEnd w:id="47"/>
      <w:r>
        <w:t xml:space="preserve"> </w:t>
      </w:r>
    </w:p>
    <w:p w14:paraId="6D304FC3" w14:textId="2A5A1196" w:rsidR="00E847CD" w:rsidRPr="008A6E85" w:rsidRDefault="00761736" w:rsidP="00C40C99">
      <w:pPr>
        <w:pStyle w:val="FigCaptionNotes"/>
      </w:pPr>
      <w:r>
        <w:t xml:space="preserve">(a) India, by State and Union Territories. The test state Karnataka is highlighted in green. (b) Karnataka, by District. Inset of the state in map (a). </w:t>
      </w:r>
      <w:r w:rsidR="008A6E85">
        <w:t xml:space="preserve">Maps </w:t>
      </w:r>
      <w:r w:rsidR="00CF456F">
        <w:t xml:space="preserve">have been </w:t>
      </w:r>
      <w:r w:rsidR="008A6E85">
        <w:t xml:space="preserve">generated using python </w:t>
      </w:r>
      <w:r w:rsidR="008A6E85">
        <w:rPr>
          <w:i/>
          <w:iCs/>
        </w:rPr>
        <w:t>contextily</w:t>
      </w:r>
      <w:r w:rsidR="008A6E85">
        <w:t xml:space="preserve"> package. </w:t>
      </w:r>
    </w:p>
    <w:p w14:paraId="01366BBC" w14:textId="1B219E91" w:rsidR="00342554" w:rsidRDefault="00AD4F2B" w:rsidP="00873E3B">
      <w:pPr>
        <w:pStyle w:val="Heading3"/>
        <w:numPr>
          <w:ilvl w:val="1"/>
          <w:numId w:val="19"/>
        </w:numPr>
      </w:pPr>
      <w:bookmarkStart w:id="49" w:name="_Toc143770684"/>
      <w:r>
        <w:t>Computing Agricultural Dependent Population</w:t>
      </w:r>
      <w:bookmarkEnd w:id="46"/>
      <w:bookmarkEnd w:id="49"/>
      <w:r w:rsidR="00CF1A5B">
        <w:t xml:space="preserve"> </w:t>
      </w:r>
    </w:p>
    <w:p w14:paraId="01A296CF" w14:textId="19F42452"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binary mask of cropland for each district in India. Gridded population estimates from WorldPop were then joined to cropland areas</w:t>
      </w:r>
      <w:r w:rsidR="00880B8E">
        <w:t xml:space="preserve"> by </w:t>
      </w:r>
      <w:r w:rsidR="00880B8E">
        <w:lastRenderedPageBreak/>
        <w:t>intersection</w:t>
      </w:r>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w:t>
      </w:r>
      <w:r w:rsidR="00526A44">
        <w:lastRenderedPageBreak/>
        <w:t>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3F3CB013" w:rsidR="00AD4F2B" w:rsidRDefault="0000599F" w:rsidP="00AD4F2B">
      <w:pPr>
        <w:jc w:val="left"/>
      </w:pPr>
      <w:r>
        <w:t>Lastly,</w:t>
      </w:r>
      <w:commentRangeStart w:id="50"/>
      <w:r>
        <w:t xml:space="preserve"> ADP</w:t>
      </w:r>
      <w:r>
        <w:rPr>
          <w:vertAlign w:val="subscript"/>
        </w:rPr>
        <w:t>C5</w:t>
      </w:r>
      <w:r>
        <w:t xml:space="preserve"> </w:t>
      </w:r>
      <w:commentRangeEnd w:id="50"/>
      <w:r w:rsidR="006E3077">
        <w:rPr>
          <w:rStyle w:val="CommentReference"/>
        </w:rPr>
        <w:commentReference w:id="50"/>
      </w:r>
      <w:r>
        <w:t xml:space="preserve">is designed to account for the significant non-working population who are not captured in the other estimates. </w:t>
      </w:r>
      <w:r w:rsidR="001E0324">
        <w:t>The count of main and marginal cropland workers is multiplied by the</w:t>
      </w:r>
      <w:r w:rsidR="00907FF8">
        <w:t xml:space="preserve"> labour force dependency ratio </w:t>
      </w:r>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r w:rsidR="00907FF8">
        <w:t>, which is the</w:t>
      </w:r>
      <w:r w:rsidR="001E0324">
        <w:t xml:space="preserve"> ratio of</w:t>
      </w:r>
      <w:r w:rsidR="00907FF8">
        <w:t xml:space="preserve"> workers to non-workers, calculated as</w:t>
      </w:r>
      <w:r w:rsidR="001E0324">
        <w:t xml:space="preserve"> </w:t>
      </w:r>
      <w:r w:rsidR="00907FF8">
        <w:t xml:space="preserve">the </w:t>
      </w:r>
      <w:r w:rsidR="001E0324">
        <w:t>total population</w:t>
      </w:r>
      <w:r w:rsidR="00907FF8">
        <w:t xml:space="preserve"> divided by total workers</w:t>
      </w:r>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51" w:name="_Toc143770685"/>
      <w:r>
        <w:t>Validation of population estimates</w:t>
      </w:r>
      <w:bookmarkEnd w:id="51"/>
    </w:p>
    <w:p w14:paraId="4734C8E0" w14:textId="539A2C5C"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5%,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w:t>
      </w:r>
      <w:ins w:id="52" w:author="Joe P" w:date="2023-08-17T14:29:00Z">
        <w:r w:rsidR="004155E0">
          <w:t xml:space="preserve"> </w:t>
        </w:r>
      </w:ins>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t>Equations [</w:t>
      </w:r>
      <w:r w:rsidR="004D1798" w:rsidRPr="004D1798">
        <w:rPr>
          <w:highlight w:val="yellow"/>
        </w:rPr>
        <w:t>5</w:t>
      </w:r>
      <w:r w:rsidR="006B1AB8">
        <w:t>] and [</w:t>
      </w:r>
      <w:r w:rsidR="004D1798" w:rsidRPr="004D1798">
        <w:rPr>
          <w:highlight w:val="yellow"/>
        </w:rPr>
        <w:t>6</w:t>
      </w:r>
      <w:r w:rsidR="006B1AB8">
        <w:t xml:space="preserve">] show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26E0AE2C"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B85BAE">
        <w:t xml:space="preserve">Figure </w:t>
      </w:r>
      <w:r w:rsidR="00B85BAE">
        <w:rPr>
          <w:noProof/>
        </w:rPr>
        <w:t>3</w:t>
      </w:r>
      <w:r w:rsidR="00B85BAE">
        <w:fldChar w:fldCharType="end"/>
      </w:r>
      <w:r w:rsidR="00B85BAE">
        <w:t>.</w:t>
      </w:r>
    </w:p>
    <w:p w14:paraId="0DC5B6BA" w14:textId="790204EA" w:rsidR="00987A35" w:rsidRDefault="00987A35" w:rsidP="00B25715">
      <w:r>
        <w:lastRenderedPageBreak/>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p>
    <w:p w14:paraId="5B4D92D7" w14:textId="43A002F2" w:rsidR="00A06AE1" w:rsidRPr="00DC0FC5" w:rsidRDefault="00A06AE1" w:rsidP="00B25715">
      <w:pPr>
        <w:rPr>
          <w:color w:val="FF0000"/>
        </w:rPr>
      </w:pPr>
      <w:r>
        <w:t>Buffer results were then analysed as a measure of model performance</w:t>
      </w:r>
      <w:r w:rsidR="00CA0A13">
        <w:t xml:space="preserve">, and results assessed for factors that may systematically affect the buffer radius. </w:t>
      </w:r>
      <w:r w:rsidR="00DC0FC5">
        <w:rPr>
          <w:color w:val="FF0000"/>
        </w:rPr>
        <w:t>[Elaborate…]</w:t>
      </w:r>
    </w:p>
    <w:p w14:paraId="150E187A" w14:textId="6EEFFBD5" w:rsidR="0071442B" w:rsidRDefault="006E3077" w:rsidP="00481C0B">
      <w:pPr>
        <w:keepNext/>
        <w:jc w:val="left"/>
      </w:pPr>
      <w:r>
        <w:rPr>
          <w:noProof/>
          <w:sz w:val="16"/>
          <w:szCs w:val="16"/>
        </w:rPr>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2832E55E" w14:textId="323E9BBB" w:rsidR="00C40C99" w:rsidRDefault="00481C0B" w:rsidP="00481C0B">
      <w:pPr>
        <w:pStyle w:val="Caption"/>
        <w:jc w:val="left"/>
      </w:pPr>
      <w:bookmarkStart w:id="53" w:name="_Ref143586645"/>
      <w:bookmarkStart w:id="54" w:name="_Toc143727395"/>
      <w:r>
        <w:t xml:space="preserve">Figure </w:t>
      </w:r>
      <w:fldSimple w:instr=" SEQ Figure \* ARABIC ">
        <w:r w:rsidR="00387FF5">
          <w:rPr>
            <w:noProof/>
          </w:rPr>
          <w:t>3</w:t>
        </w:r>
      </w:fldSimple>
      <w:bookmarkEnd w:id="53"/>
      <w:r>
        <w:t xml:space="preserve">: </w:t>
      </w:r>
      <w:r w:rsidR="003008D2">
        <w:t>Overview of b</w:t>
      </w:r>
      <w:r>
        <w:t>uffer iteration process.</w:t>
      </w:r>
      <w:bookmarkEnd w:id="54"/>
      <w:r>
        <w:t xml:space="preserve"> </w:t>
      </w:r>
    </w:p>
    <w:p w14:paraId="695A735B" w14:textId="30C24737" w:rsidR="00B25715" w:rsidRPr="00A95A84" w:rsidRDefault="006E3077" w:rsidP="00C40C99">
      <w:pPr>
        <w:pStyle w:val="FigCaptionNotes"/>
        <w:rPr>
          <w:b/>
          <w:bCs/>
        </w:rPr>
      </w:pPr>
      <w:r w:rsidRPr="006E3077">
        <w:rPr>
          <w:i/>
          <w:iCs/>
        </w:rPr>
        <w:t>Initial district ADP</w:t>
      </w:r>
      <w:r w:rsidRPr="006E3077">
        <w:rPr>
          <w:i/>
          <w:iCs/>
          <w:vertAlign w:val="subscript"/>
        </w:rPr>
        <w:t>A</w:t>
      </w:r>
      <w:r w:rsidR="00481C0B">
        <w:t xml:space="preserve"> represents the output from the first component of the method, described in Section 2.5. Each district continues through the iterative loop until the revised ADP</w:t>
      </w:r>
      <w:r w:rsidR="00481C0B">
        <w:rPr>
          <w:vertAlign w:val="subscript"/>
        </w:rPr>
        <w:t>A</w:t>
      </w:r>
      <w:r w:rsidR="00481C0B">
        <w:t xml:space="preserve"> falls within the </w:t>
      </w:r>
      <w:r w:rsidR="00481C0B">
        <w:rPr>
          <w:rFonts w:cstheme="minorHAnsi"/>
        </w:rPr>
        <w:t>±</w:t>
      </w:r>
      <w:r w:rsidR="00481C0B">
        <w:t xml:space="preserve">5% threshold. </w:t>
      </w:r>
      <w:r w:rsidR="00A95A84">
        <w:t>ADP</w:t>
      </w:r>
      <w:r w:rsidR="00A95A84">
        <w:rPr>
          <w:vertAlign w:val="subscript"/>
        </w:rPr>
        <w:t>A</w:t>
      </w:r>
      <w:r w:rsidR="00A95A84">
        <w:t xml:space="preserve"> = aggregated agricultural dependent population; ADP</w:t>
      </w:r>
      <w:r w:rsidR="00A95A84">
        <w:rPr>
          <w:vertAlign w:val="subscript"/>
        </w:rPr>
        <w:t>C</w:t>
      </w:r>
      <w:r w:rsidR="00A95A84">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55" w:name="_Toc143770686"/>
      <w:r>
        <w:lastRenderedPageBreak/>
        <w:t>Results</w:t>
      </w:r>
      <w:bookmarkEnd w:id="55"/>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56" w:name="_Toc143770687"/>
      <w:r>
        <w:t>Comparison of methods</w:t>
      </w:r>
      <w:bookmarkEnd w:id="56"/>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07BE88E7"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500881">
        <w:t xml:space="preserve">Figure </w:t>
      </w:r>
      <w:r w:rsidR="00500881">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w:t>
      </w:r>
      <w:commentRangeStart w:id="57"/>
      <w:r w:rsidR="00D23CE3">
        <w:t xml:space="preserve">absolute mean </w:t>
      </w:r>
      <w:commentRangeEnd w:id="57"/>
      <w:r w:rsidR="007A679E">
        <w:rPr>
          <w:rStyle w:val="CommentReference"/>
        </w:rPr>
        <w:commentReference w:id="57"/>
      </w:r>
      <w:r w:rsidR="00D23CE3">
        <w:t xml:space="preserve">(mean =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21">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7E3B1CC5" w14:textId="042D14A0" w:rsidR="00C40C99" w:rsidRDefault="00674B42" w:rsidP="00984C36">
      <w:pPr>
        <w:pStyle w:val="Caption"/>
      </w:pPr>
      <w:bookmarkStart w:id="58" w:name="_Ref143114262"/>
      <w:bookmarkStart w:id="59" w:name="_Toc143727396"/>
      <w:r>
        <w:t xml:space="preserve">Figure </w:t>
      </w:r>
      <w:fldSimple w:instr=" SEQ Figure \* ARABIC ">
        <w:r w:rsidR="00387FF5">
          <w:rPr>
            <w:noProof/>
          </w:rPr>
          <w:t>4</w:t>
        </w:r>
      </w:fldSimple>
      <w:bookmarkEnd w:id="58"/>
      <w:r>
        <w:t>: Distribution of ADP</w:t>
      </w:r>
      <w:r>
        <w:rPr>
          <w:vertAlign w:val="subscript"/>
        </w:rPr>
        <w:t>A</w:t>
      </w:r>
      <w:r>
        <w:t xml:space="preserve"> district estimates against census results, by ADP</w:t>
      </w:r>
      <w:r>
        <w:rPr>
          <w:vertAlign w:val="subscript"/>
        </w:rPr>
        <w:t>C</w:t>
      </w:r>
      <w:r>
        <w:t xml:space="preserve"> method, Karnataka.</w:t>
      </w:r>
      <w:bookmarkEnd w:id="59"/>
      <w:r>
        <w:t xml:space="preserve"> </w:t>
      </w:r>
    </w:p>
    <w:p w14:paraId="00A4094B" w14:textId="332A70EE" w:rsidR="00B200BF" w:rsidRDefault="00674B42" w:rsidP="00C40C99">
      <w:pPr>
        <w:pStyle w:val="FigCaptionNotes"/>
        <w:rPr>
          <w:b/>
          <w:bCs/>
          <w:i/>
          <w:iCs/>
        </w:rPr>
      </w:pPr>
      <w:r w:rsidRPr="00414279">
        <w:t>Percentage difference is calculated the difference</w:t>
      </w:r>
      <w:r w:rsidR="00E80509" w:rsidRPr="00414279">
        <w:t xml:space="preserve"> in percentage points</w:t>
      </w:r>
      <w:r w:rsidRPr="00414279">
        <w:t xml:space="preserve"> between ADP</w:t>
      </w:r>
      <w:r w:rsidRPr="00414279">
        <w:rPr>
          <w:vertAlign w:val="subscript"/>
        </w:rPr>
        <w:t>C</w:t>
      </w:r>
      <w:r w:rsidRPr="00414279">
        <w:t xml:space="preserve"> </w:t>
      </w:r>
      <w:r w:rsidR="00365BD0">
        <w:t>(</w:t>
      </w:r>
      <w:r w:rsidR="00365BD0" w:rsidRPr="00365BD0">
        <w:t>census-estimated agricultural dependent population</w:t>
      </w:r>
      <w:r w:rsidR="00365BD0">
        <w:t xml:space="preserve">) </w:t>
      </w:r>
      <w:r w:rsidRPr="00414279">
        <w:t>as a proportion of total population</w:t>
      </w:r>
      <w:r w:rsidR="00847AA7">
        <w:t xml:space="preserve"> and </w:t>
      </w:r>
      <w:r w:rsidR="00847AA7" w:rsidRPr="00414279">
        <w:t>ADP</w:t>
      </w:r>
      <w:r w:rsidR="00847AA7" w:rsidRPr="00414279">
        <w:rPr>
          <w:vertAlign w:val="subscript"/>
        </w:rPr>
        <w:t>A</w:t>
      </w:r>
      <w:r w:rsidR="00847AA7" w:rsidRPr="00414279">
        <w:t xml:space="preserve"> </w:t>
      </w:r>
      <w:r w:rsidR="00847AA7">
        <w:t>(</w:t>
      </w:r>
      <w:r w:rsidR="00847AA7" w:rsidRPr="00365BD0">
        <w:t>aggregated agricultural dependent population</w:t>
      </w:r>
      <w:r w:rsidR="00847AA7">
        <w:t xml:space="preserve">) </w:t>
      </w:r>
      <w:r w:rsidR="00847AA7" w:rsidRPr="00414279">
        <w:t>as a proportion of total population</w:t>
      </w:r>
      <w:r w:rsidR="00365BD0">
        <w:t>.</w:t>
      </w:r>
      <w:r w:rsidR="006F7D62">
        <w:t xml:space="preserve"> Each point represents a single district. </w:t>
      </w:r>
      <w:r w:rsidR="00365BD0">
        <w:rPr>
          <w:i/>
          <w:iCs/>
        </w:rPr>
        <w:t xml:space="preserve"> </w:t>
      </w:r>
    </w:p>
    <w:p w14:paraId="4D92EE6D" w14:textId="73FBAE5F" w:rsidR="00EE7D5F" w:rsidRDefault="00EE7D5F" w:rsidP="00EE7D5F">
      <w:pPr>
        <w:jc w:val="left"/>
      </w:pPr>
      <w:r>
        <w:lastRenderedPageBreak/>
        <w:t xml:space="preserve">Of the three raster input datasets, </w:t>
      </w:r>
      <w:r w:rsidR="0060022D">
        <w:t>Dynamic World</w:t>
      </w:r>
      <w:r>
        <w:t xml:space="preserve"> is available at 10m, 100m, and 1km; WorldPop is available at 100m and 1km; and GHS-SMOD is available at 1km resolution. Computation time was tested across combinations of 1km and 100m input for </w:t>
      </w:r>
      <w:r w:rsidR="0060022D">
        <w:t>Dynamic World</w:t>
      </w:r>
      <w:r>
        <w:t xml:space="preserve"> and WorldPop.</w:t>
      </w:r>
      <w:r w:rsidR="00001550">
        <w:t xml:space="preserve"> All analysis has been performed on a single Windows Computer 64-bit operating system with 16.0 GB RAM.</w:t>
      </w:r>
      <w:r>
        <w:t xml:space="preserve"> As expected, 1km:1km (</w:t>
      </w:r>
      <w:r w:rsidR="0060022D">
        <w:t>Dynamic World</w:t>
      </w:r>
      <w:r>
        <w:t xml:space="preserve">:WorldPop) performed the fastest (2.2 minutes), followed by 100m:1km (115 minutes), and </w:t>
      </w:r>
      <w:commentRangeStart w:id="60"/>
      <w:r>
        <w:t>1km:100m (134 minutes)</w:t>
      </w:r>
      <w:commentRangeEnd w:id="60"/>
      <w:r w:rsidR="00001550">
        <w:rPr>
          <w:rStyle w:val="CommentReference"/>
        </w:rPr>
        <w:commentReference w:id="60"/>
      </w:r>
      <w:r>
        <w:t xml:space="preserve">. Although 100m:100m would </w:t>
      </w:r>
      <w:r w:rsidR="000B78D2">
        <w:t xml:space="preserve">be </w:t>
      </w:r>
      <w:r w:rsidR="00001550">
        <w:t xml:space="preserve">expected to </w:t>
      </w:r>
      <w:r>
        <w:t xml:space="preserve">have the highest accuracy, the exponential increase in computation load rendered it infeasible, within the bounds of this study, for scaling to the national level. </w:t>
      </w:r>
    </w:p>
    <w:p w14:paraId="7ED48A8B" w14:textId="7C4EA2E8" w:rsidR="006616F1" w:rsidRDefault="006616F1" w:rsidP="006616F1">
      <w:r>
        <w:t xml:space="preserve">Computation time </w:t>
      </w:r>
      <w:r w:rsidR="005339DC">
        <w:t xml:space="preserve">at 100m cropland resolution </w:t>
      </w:r>
      <w:r>
        <w:t xml:space="preserve">varied widely by state, depending on area, </w:t>
      </w:r>
      <w:commentRangeStart w:id="61"/>
      <w:r>
        <w:t>from less than 2 minutes for Goa to 524 minutes (8.7 hours)</w:t>
      </w:r>
      <w:commentRangeEnd w:id="61"/>
      <w:r>
        <w:rPr>
          <w:rStyle w:val="CommentReference"/>
        </w:rPr>
        <w:commentReference w:id="61"/>
      </w:r>
      <w:r>
        <w:t xml:space="preserve"> for analysis of Rajasthan. </w:t>
      </w:r>
      <w:r w:rsidR="005339DC">
        <w:t xml:space="preserve">At the 1km resolution, time difference was negligible, with no state taking longer than 6 minutes to complete the analysis. </w:t>
      </w:r>
    </w:p>
    <w:p w14:paraId="3AD3E4CB" w14:textId="77777777" w:rsidR="006616F1" w:rsidRDefault="006616F1" w:rsidP="006616F1">
      <w:pPr>
        <w:keepNext/>
      </w:pPr>
      <w:r>
        <w:rPr>
          <w:noProof/>
        </w:rPr>
        <w:drawing>
          <wp:inline distT="0" distB="0" distL="0" distR="0" wp14:anchorId="3A5704C9" wp14:editId="375F6A63">
            <wp:extent cx="5731510" cy="2865755"/>
            <wp:effectExtent l="0" t="0" r="0" b="0"/>
            <wp:docPr id="1175458068"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58068" name="Picture 2" descr="A graph with numbers an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DFD019B" w14:textId="7DAA28EA" w:rsidR="006616F1" w:rsidRDefault="006616F1" w:rsidP="006616F1">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005513EF">
        <w:t>Computation time</w:t>
      </w:r>
      <w:r>
        <w:t xml:space="preserve"> by state area and spatial resolution.</w:t>
      </w:r>
    </w:p>
    <w:p w14:paraId="047104DF" w14:textId="2E39D8E1" w:rsidR="006616F1" w:rsidRPr="00EE7D5F" w:rsidRDefault="006616F1" w:rsidP="00BF564B">
      <w:pPr>
        <w:pStyle w:val="FigCaptionNotes"/>
      </w:pPr>
      <w:r>
        <w:t>Sample of select states. Spatial resolution refers to cropland (Dynamic World) data. Resolution of WorldPop and GHS-SMOD data stable at 1km for both analyses.</w:t>
      </w:r>
    </w:p>
    <w:p w14:paraId="1429DE12" w14:textId="77777777" w:rsidR="00D42941" w:rsidRDefault="00D42941" w:rsidP="00D42941">
      <w:pPr>
        <w:pStyle w:val="Heading3"/>
        <w:numPr>
          <w:ilvl w:val="1"/>
          <w:numId w:val="22"/>
        </w:numPr>
      </w:pPr>
      <w:bookmarkStart w:id="62" w:name="_Toc143770688"/>
      <w:r>
        <w:t>Buffer iteration</w:t>
      </w:r>
      <w:bookmarkEnd w:id="62"/>
    </w:p>
    <w:p w14:paraId="5AC74972" w14:textId="66669761"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E21C67">
        <w:t xml:space="preserve">Figure </w:t>
      </w:r>
      <w:r w:rsidR="00E21C67">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D42941">
      <w:pPr>
        <w:keepNext/>
        <w:jc w:val="left"/>
      </w:pPr>
      <w:r>
        <w:rPr>
          <w:noProof/>
        </w:rPr>
        <w:lastRenderedPageBreak/>
        <w:drawing>
          <wp:inline distT="0" distB="0" distL="0" distR="0" wp14:anchorId="6ED3B07F" wp14:editId="5DD55365">
            <wp:extent cx="5731510" cy="2608580"/>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23">
                      <a:extLst>
                        <a:ext uri="{28A0092B-C50C-407E-A947-70E740481C1C}">
                          <a14:useLocalDpi xmlns:a14="http://schemas.microsoft.com/office/drawing/2010/main" val="0"/>
                        </a:ext>
                      </a:extLst>
                    </a:blip>
                    <a:srcRect t="8974"/>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inline>
        </w:drawing>
      </w:r>
    </w:p>
    <w:p w14:paraId="1C3A9CD4" w14:textId="0F77C06A" w:rsidR="00C40C99" w:rsidRDefault="00D42941" w:rsidP="00D42941">
      <w:pPr>
        <w:pStyle w:val="Caption"/>
        <w:jc w:val="left"/>
      </w:pPr>
      <w:bookmarkStart w:id="63" w:name="_Ref143428657"/>
      <w:bookmarkStart w:id="64" w:name="_Toc143727397"/>
      <w:r>
        <w:t xml:space="preserve">Figure </w:t>
      </w:r>
      <w:fldSimple w:instr=" SEQ Figure \* ARABIC ">
        <w:r w:rsidR="006616F1">
          <w:rPr>
            <w:noProof/>
          </w:rPr>
          <w:t>6</w:t>
        </w:r>
      </w:fldSimple>
      <w:bookmarkEnd w:id="63"/>
      <w:r>
        <w:t xml:space="preserve">: </w:t>
      </w:r>
      <w:r w:rsidRPr="005861E7">
        <w:t xml:space="preserve">Distribution of </w:t>
      </w:r>
      <w:r>
        <w:t>buffer radius</w:t>
      </w:r>
      <w:r w:rsidRPr="005861E7">
        <w:t xml:space="preserve"> estimates </w:t>
      </w:r>
      <w:r>
        <w:t>by spatial resolution of input cropland data</w:t>
      </w:r>
      <w:r w:rsidRPr="005861E7">
        <w:t>, Karnataka.</w:t>
      </w:r>
      <w:bookmarkEnd w:id="64"/>
    </w:p>
    <w:p w14:paraId="051C90EE" w14:textId="356C7112" w:rsidR="00D42941" w:rsidRPr="00C40C99" w:rsidRDefault="00D42941" w:rsidP="00C40C99">
      <w:pPr>
        <w:pStyle w:val="FigCaptionNotes"/>
        <w:rPr>
          <w:b/>
          <w:bCs/>
        </w:rPr>
      </w:pPr>
      <w:r>
        <w:t>Spatial resolution of WorldPop and GHS-SMOD data stable at 1km for both analyses. Each point represents a single district.</w:t>
      </w:r>
    </w:p>
    <w:p w14:paraId="4D1E7BBD" w14:textId="795600F8" w:rsidR="00783610" w:rsidRDefault="00DB0396" w:rsidP="00187E60">
      <w:r>
        <w:t xml:space="preserve">As shown in </w:t>
      </w:r>
      <w:r w:rsidR="00D51623">
        <w:fldChar w:fldCharType="begin"/>
      </w:r>
      <w:r w:rsidR="00D51623">
        <w:instrText xml:space="preserve"> REF _Ref143558849 \h </w:instrText>
      </w:r>
      <w:r w:rsidR="00D51623">
        <w:fldChar w:fldCharType="separate"/>
      </w:r>
      <w:r w:rsidR="00D51623">
        <w:t xml:space="preserve">Figure </w:t>
      </w:r>
      <w:r w:rsidR="00D51623">
        <w:rPr>
          <w:noProof/>
        </w:rPr>
        <w:t>6</w:t>
      </w:r>
      <w:r w:rsidR="00D51623">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11248CD0" w14:textId="77777777" w:rsidR="00187E60" w:rsidRDefault="00187E60" w:rsidP="00187E60">
      <w:pPr>
        <w:keepNext/>
        <w:spacing w:before="240"/>
        <w:jc w:val="center"/>
      </w:pPr>
      <w:r>
        <w:rPr>
          <w:noProof/>
        </w:rPr>
        <w:lastRenderedPageBreak/>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24"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5B3B37E8" w14:textId="33628C89" w:rsidR="00C40C99" w:rsidRDefault="00187E60" w:rsidP="00187E60">
      <w:pPr>
        <w:pStyle w:val="Caption"/>
      </w:pPr>
      <w:bookmarkStart w:id="65" w:name="_Toc143727398"/>
      <w:r>
        <w:t xml:space="preserve">Figure </w:t>
      </w:r>
      <w:fldSimple w:instr=" SEQ Figure \* ARABIC ">
        <w:r w:rsidR="006616F1">
          <w:rPr>
            <w:noProof/>
          </w:rPr>
          <w:t>7</w:t>
        </w:r>
      </w:fldSimple>
      <w:r>
        <w:t xml:space="preserve">: </w:t>
      </w:r>
      <w:r w:rsidR="007A679E">
        <w:t>Spatial distribution of inputs and results</w:t>
      </w:r>
      <w:r w:rsidRPr="00187E60">
        <w:t>, Karnataka.</w:t>
      </w:r>
      <w:bookmarkEnd w:id="65"/>
      <w:r w:rsidRPr="00187E60">
        <w:t xml:space="preserve"> </w:t>
      </w:r>
    </w:p>
    <w:p w14:paraId="2188774F" w14:textId="51CDB23A" w:rsidR="00187E60" w:rsidRDefault="00187E60" w:rsidP="00C40C99">
      <w:pPr>
        <w:pStyle w:val="FigCaptionNotes"/>
      </w:pPr>
      <w:r w:rsidRPr="00C7448C">
        <w:t xml:space="preserve">(a) Population, derived from WorldPop Gridded Population Dataset 2011 at 1km resolution. (b) </w:t>
      </w:r>
      <w:r w:rsidR="00C7448C" w:rsidRPr="00C7448C">
        <w:t>Rural areas, derived from the Global Human Settlement Layer – Settlement Model Grid Dataset 2010 at 1km resolution</w:t>
      </w:r>
      <w:r w:rsidRPr="00C7448C">
        <w:t>.</w:t>
      </w:r>
      <w:r w:rsidR="00A54FC4">
        <w:t xml:space="preserve"> </w:t>
      </w:r>
      <w:r w:rsidR="00A54FC4">
        <w:rPr>
          <w:i/>
          <w:iCs/>
        </w:rPr>
        <w:t xml:space="preserve">Urban/Other </w:t>
      </w:r>
      <w:r w:rsidR="00A54FC4">
        <w:t>includes water bodies and other non-inhabitable areas.</w:t>
      </w:r>
      <w:r w:rsidRPr="00C7448C">
        <w:t xml:space="preserve"> (c) </w:t>
      </w:r>
      <w:r w:rsidR="00C7448C" w:rsidRPr="00C7448C">
        <w:t>Cropland, derived from DynamicWorld Land Cover Dataset 2015 at 100m resolution</w:t>
      </w:r>
      <w:r w:rsidRPr="00C7448C">
        <w:t xml:space="preserve">. </w:t>
      </w:r>
      <w:r w:rsidR="00C7448C" w:rsidRPr="00C7448C">
        <w:t>(d) Spatial distribution of agricultural dependent population. Buffers validated against ADP</w:t>
      </w:r>
      <w:r w:rsidR="00C7448C" w:rsidRPr="007A679E">
        <w:rPr>
          <w:vertAlign w:val="subscript"/>
        </w:rPr>
        <w:t>C5</w:t>
      </w:r>
      <w:r w:rsidR="00C7448C" w:rsidRPr="00C7448C">
        <w:t xml:space="preserve"> (census-estimated agricultural dependent population).</w:t>
      </w:r>
    </w:p>
    <w:p w14:paraId="6B02960E" w14:textId="32D231C9" w:rsidR="00252229" w:rsidRDefault="00252229" w:rsidP="00252229">
      <w:pPr>
        <w:spacing w:before="240"/>
      </w:pPr>
      <w:r>
        <w:lastRenderedPageBreak/>
        <w:t>Buffer results, when assessed spatially, show a clustering pattern of low and negative radii in the north of the state, and higher radii in a band of districts running from west to southeast (</w:t>
      </w:r>
      <w:r>
        <w:fldChar w:fldCharType="begin"/>
      </w:r>
      <w:r>
        <w:instrText xml:space="preserve"> REF _Ref143557652 \h </w:instrText>
      </w:r>
      <w:r>
        <w:fldChar w:fldCharType="separate"/>
      </w:r>
      <w:r w:rsidR="006616F1">
        <w:t xml:space="preserve">Figure </w:t>
      </w:r>
      <w:r w:rsidR="006616F1">
        <w:rPr>
          <w:noProof/>
        </w:rPr>
        <w:t>8</w:t>
      </w:r>
      <w:r>
        <w:fldChar w:fldCharType="end"/>
      </w:r>
      <w:r>
        <w:t xml:space="preserve">a).  When tested for the </w:t>
      </w:r>
      <w:commentRangeStart w:id="66"/>
      <w:r>
        <w:t xml:space="preserve">presence of spatial autocorrelation, </w:t>
      </w:r>
      <w:commentRangeEnd w:id="66"/>
      <w:r>
        <w:rPr>
          <w:rStyle w:val="CommentReference"/>
        </w:rPr>
        <w:commentReference w:id="66"/>
      </w:r>
      <w:r>
        <w:t>the map produced a Moran’s I of 0.4 (</w:t>
      </w:r>
      <m:oMath>
        <m:r>
          <w:rPr>
            <w:rFonts w:ascii="Cambria Math" w:hAnsi="Cambria Math"/>
          </w:rPr>
          <m:t>p</m:t>
        </m:r>
      </m:oMath>
      <w:r>
        <w:t xml:space="preserve">-value &lt; 0.001), indicating that the radius values cluster together more than would be expected under the null hypothesis of random spatial distribution. Local Moran’s I was then calculated by district, identifying ‘hot spots’ and ‘cold spots’ of high and low buffer radii, respectively. In </w:t>
      </w:r>
      <w:r>
        <w:fldChar w:fldCharType="begin"/>
      </w:r>
      <w:r>
        <w:instrText xml:space="preserve"> REF _Ref143557652 \h </w:instrText>
      </w:r>
      <w:r>
        <w:fldChar w:fldCharType="separate"/>
      </w:r>
      <w:r>
        <w:t xml:space="preserve">Figure </w:t>
      </w:r>
      <w:r>
        <w:rPr>
          <w:noProof/>
        </w:rPr>
        <w:t>7</w:t>
      </w:r>
      <w:r>
        <w:fldChar w:fldCharType="end"/>
      </w:r>
      <w:r>
        <w:t xml:space="preserve">b, </w:t>
      </w:r>
      <w:r>
        <w:rPr>
          <w:i/>
          <w:iCs/>
        </w:rPr>
        <w:t>High-High</w:t>
      </w:r>
      <w:r>
        <w:t xml:space="preserve"> indicates high-radius districts surrounded by other high-radius districts, that are more similar than would be expected from random spatial distribution. </w:t>
      </w:r>
      <w:r>
        <w:rPr>
          <w:i/>
          <w:iCs/>
        </w:rPr>
        <w:t>Low-High</w:t>
      </w:r>
      <w:r>
        <w:t xml:space="preserve"> indicates the inverse; a low-radius district surrounded by high-radius districts, that are more dissimilar than expected. Significance is calculated as </w:t>
      </w:r>
      <m:oMath>
        <m:r>
          <w:rPr>
            <w:rFonts w:ascii="Cambria Math" w:hAnsi="Cambria Math"/>
          </w:rPr>
          <m:t>p</m:t>
        </m:r>
      </m:oMath>
      <w:r>
        <w:t xml:space="preserve"> &lt; 0.05. </w:t>
      </w:r>
    </w:p>
    <w:p w14:paraId="63DA903C" w14:textId="77777777" w:rsidR="00500881" w:rsidRDefault="00500881" w:rsidP="00500881">
      <w:pPr>
        <w:keepNext/>
      </w:pPr>
      <w:r>
        <w:rPr>
          <w:noProof/>
        </w:rPr>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3617AF00" w14:textId="7CD02BFD" w:rsidR="00464FC4" w:rsidRDefault="00500881" w:rsidP="00252229">
      <w:pPr>
        <w:pStyle w:val="Caption"/>
      </w:pPr>
      <w:bookmarkStart w:id="67" w:name="_Ref143557652"/>
      <w:bookmarkStart w:id="68" w:name="_Toc143727399"/>
      <w:bookmarkStart w:id="69" w:name="_Ref143557645"/>
      <w:r>
        <w:t xml:space="preserve">Figure </w:t>
      </w:r>
      <w:fldSimple w:instr=" SEQ Figure \* ARABIC ">
        <w:r w:rsidR="006616F1">
          <w:rPr>
            <w:noProof/>
          </w:rPr>
          <w:t>8</w:t>
        </w:r>
      </w:fldSimple>
      <w:bookmarkEnd w:id="67"/>
      <w:r>
        <w:t xml:space="preserve">: </w:t>
      </w:r>
      <w:r w:rsidR="00464FC4">
        <w:t>Spatial distribution maps of buffer radius</w:t>
      </w:r>
      <w:r w:rsidR="005C1F79">
        <w:t>, Karnataka</w:t>
      </w:r>
      <w:r w:rsidR="00464FC4">
        <w:t>.</w:t>
      </w:r>
      <w:bookmarkEnd w:id="68"/>
      <w:r w:rsidR="00464FC4">
        <w:t xml:space="preserve"> </w:t>
      </w:r>
    </w:p>
    <w:p w14:paraId="5D92CD4B" w14:textId="7A44A26A" w:rsidR="00500881" w:rsidRPr="00252229" w:rsidRDefault="00500881" w:rsidP="00464FC4">
      <w:pPr>
        <w:pStyle w:val="FigCaptionNotes"/>
      </w:pPr>
      <w:r>
        <w:t>(a) Buffer radius by district, Karnataka. Based upon ADP</w:t>
      </w:r>
      <w:r>
        <w:rPr>
          <w:vertAlign w:val="subscript"/>
        </w:rPr>
        <w:t>C5</w:t>
      </w:r>
      <w:r>
        <w:t xml:space="preserve"> as validation threshold. (b) Spatial autocorrelation of buffer radius by district. Calculated by Local Moran’s I</w:t>
      </w:r>
      <w:bookmarkEnd w:id="69"/>
      <w:r w:rsidR="00FA1428">
        <w:t>, at significance</w:t>
      </w:r>
      <w:r w:rsidR="00FA1428" w:rsidRPr="00FA1428">
        <w:rPr>
          <w:i/>
          <w:iCs/>
        </w:rPr>
        <w:t xml:space="preserve"> p</w:t>
      </w:r>
      <w:r w:rsidR="00FA1428">
        <w:t xml:space="preserve">&lt;0.05. </w:t>
      </w:r>
    </w:p>
    <w:p w14:paraId="649A6F34" w14:textId="1B4A60E0" w:rsidR="00DF3FF5" w:rsidRDefault="00DF3FF5" w:rsidP="00D42941">
      <w:pPr>
        <w:pStyle w:val="Heading3"/>
        <w:numPr>
          <w:ilvl w:val="1"/>
          <w:numId w:val="22"/>
        </w:numPr>
      </w:pPr>
      <w:bookmarkStart w:id="70" w:name="_Toc143770689"/>
      <w:r>
        <w:t>Scale method to India</w:t>
      </w:r>
      <w:bookmarkEnd w:id="70"/>
    </w:p>
    <w:p w14:paraId="551B3F08" w14:textId="77777777" w:rsidR="001E5ADC" w:rsidRDefault="00BA1603" w:rsidP="00DF3FF5">
      <w:r>
        <w:t xml:space="preserve">The method was scaled to the whole of India by iterating the method individually over each Indian state, and two of the union territories (Jammu &amp; Kashmir, and Ladakh). The remaining six union territories (Andaman &amp; Nicobar Islands, Chandigarh, Dadra &amp; Nagar Haveli &amp; </w:t>
      </w:r>
      <w:r>
        <w:lastRenderedPageBreak/>
        <w:t>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351DC71D" w14:textId="384CE332" w:rsidR="0087388B" w:rsidRDefault="001E5ADC" w:rsidP="0087388B">
      <w:r>
        <w:t>Using the full sample size of districts, buffer radius results were compared against four key district characteristics: (a) total population, (b) ADP</w:t>
      </w:r>
      <w:r>
        <w:rPr>
          <w:vertAlign w:val="subscript"/>
        </w:rPr>
        <w:t>C5</w:t>
      </w:r>
      <w:r>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6616F1">
        <w:t xml:space="preserve">Figure </w:t>
      </w:r>
      <w:r w:rsidR="006616F1">
        <w:rPr>
          <w:noProof/>
        </w:rPr>
        <w:t>9</w:t>
      </w:r>
      <w:r w:rsidR="004D4BD1">
        <w:fldChar w:fldCharType="end"/>
      </w:r>
      <w:r w:rsidR="004D4BD1">
        <w:t>)</w:t>
      </w:r>
      <w:r>
        <w:t xml:space="preserve">. </w:t>
      </w:r>
      <w:r w:rsidR="0087388B">
        <w:t xml:space="preserve">The results suggest a trend of decreasing buffer radius with increasing total population and cropland </w:t>
      </w:r>
      <w:proofErr w:type="gramStart"/>
      <w:r w:rsidR="0087388B">
        <w:t>area, and</w:t>
      </w:r>
      <w:proofErr w:type="gramEnd"/>
      <w:r w:rsidR="0087388B">
        <w:t xml:space="preserve"> increasing buffer radius with increasing proportions of ADP</w:t>
      </w:r>
      <w:r w:rsidR="0087388B">
        <w:rPr>
          <w:vertAlign w:val="subscript"/>
        </w:rPr>
        <w:t>C</w:t>
      </w:r>
      <w:r w:rsidR="0087388B">
        <w:t xml:space="preserve"> and rural area. </w:t>
      </w:r>
    </w:p>
    <w:p w14:paraId="546C99D0" w14:textId="67F174E1" w:rsidR="003B2578" w:rsidRDefault="003B2578" w:rsidP="0087388B">
      <w:r>
        <w:rPr>
          <w:noProof/>
        </w:rPr>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A0EE7F" w14:textId="3ABF391F" w:rsidR="008C1017" w:rsidRDefault="003B2578" w:rsidP="003B2578">
      <w:pPr>
        <w:pStyle w:val="Caption"/>
      </w:pPr>
      <w:bookmarkStart w:id="71" w:name="_Ref143560146"/>
      <w:bookmarkStart w:id="72" w:name="_Toc143727400"/>
      <w:r>
        <w:t xml:space="preserve">Figure </w:t>
      </w:r>
      <w:fldSimple w:instr=" SEQ Figure \* ARABIC ">
        <w:r w:rsidR="00387FF5">
          <w:rPr>
            <w:noProof/>
          </w:rPr>
          <w:t>9</w:t>
        </w:r>
      </w:fldSimple>
      <w:bookmarkEnd w:id="71"/>
      <w:r>
        <w:t xml:space="preserve">: </w:t>
      </w:r>
      <w:commentRangeStart w:id="73"/>
      <w:commentRangeStart w:id="74"/>
      <w:r>
        <w:t>Buffer radius by selected district characteristics</w:t>
      </w:r>
      <w:commentRangeEnd w:id="73"/>
      <w:r w:rsidR="001E5ADC">
        <w:rPr>
          <w:rStyle w:val="CommentReference"/>
          <w:b w:val="0"/>
          <w:bCs w:val="0"/>
        </w:rPr>
        <w:commentReference w:id="73"/>
      </w:r>
      <w:commentRangeEnd w:id="74"/>
      <w:r w:rsidR="009E0F8D">
        <w:rPr>
          <w:rStyle w:val="CommentReference"/>
          <w:b w:val="0"/>
          <w:bCs w:val="0"/>
        </w:rPr>
        <w:commentReference w:id="74"/>
      </w:r>
      <w:r w:rsidR="004955A0">
        <w:t>, India</w:t>
      </w:r>
      <w:r>
        <w:t>.</w:t>
      </w:r>
      <w:bookmarkEnd w:id="72"/>
      <w:r>
        <w:t xml:space="preserve"> </w:t>
      </w:r>
    </w:p>
    <w:p w14:paraId="7FA4A90B" w14:textId="3431D1D8" w:rsidR="00EA6C56" w:rsidRPr="008C1017" w:rsidRDefault="003B2578" w:rsidP="008C1017">
      <w:pPr>
        <w:pStyle w:val="FigCaptionNotes"/>
        <w:rPr>
          <w:b/>
          <w:bCs/>
        </w:rPr>
      </w:pPr>
      <w:r>
        <w:t>(a) Total population of district (in millions). (b) ADP</w:t>
      </w:r>
      <w:r>
        <w:rPr>
          <w:vertAlign w:val="subscript"/>
        </w:rPr>
        <w:t>C5</w:t>
      </w:r>
      <w:r>
        <w:t xml:space="preserve"> (census-estimated agricultural dependent population) as a percentage of total population. (c) Rural area as a percentage of total district area. (d) Cropland area as a percentage of total district area. </w:t>
      </w:r>
      <w:r w:rsidR="004955A0">
        <w:t xml:space="preserve">Each point represents a single district. </w:t>
      </w:r>
    </w:p>
    <w:p w14:paraId="75A03855" w14:textId="77777777" w:rsidR="00984C36" w:rsidRDefault="00984C36" w:rsidP="00984C36">
      <w:pPr>
        <w:pStyle w:val="Heading3"/>
        <w:numPr>
          <w:ilvl w:val="1"/>
          <w:numId w:val="22"/>
        </w:numPr>
      </w:pPr>
      <w:bookmarkStart w:id="75" w:name="_Toc143770690"/>
      <w:r>
        <w:t>Ineligible districts</w:t>
      </w:r>
      <w:bookmarkEnd w:id="75"/>
    </w:p>
    <w:p w14:paraId="1E9E0437" w14:textId="094F22AB"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xml:space="preserve">) </w:t>
      </w:r>
      <w:r w:rsidR="002F460B">
        <w:t>minimal</w:t>
      </w:r>
      <w:r>
        <w:t xml:space="preserve"> </w:t>
      </w:r>
      <w:r>
        <w:lastRenderedPageBreak/>
        <w:t>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t xml:space="preserve">Table </w:t>
      </w:r>
      <w:r>
        <w:rPr>
          <w:noProof/>
        </w:rPr>
        <w:t>5</w:t>
      </w:r>
      <w:r>
        <w:fldChar w:fldCharType="end"/>
      </w:r>
      <w:r>
        <w:t xml:space="preserve">). </w:t>
      </w:r>
    </w:p>
    <w:p w14:paraId="2F14798A" w14:textId="4140FE1D" w:rsidR="00984C36" w:rsidRPr="00792DB2"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w:t>
      </w:r>
      <w:r w:rsidR="0087388B">
        <w:t xml:space="preserve"> rural</w:t>
      </w:r>
      <w:r>
        <w:t xml:space="preserve"> population. </w:t>
      </w:r>
    </w:p>
    <w:p w14:paraId="3F876884" w14:textId="77777777" w:rsidR="00984C36" w:rsidRPr="006E44A0" w:rsidRDefault="00984C36" w:rsidP="00984C36">
      <w:pPr>
        <w:pStyle w:val="Caption"/>
        <w:keepNext/>
        <w:rPr>
          <w:b w:val="0"/>
          <w:bCs w:val="0"/>
        </w:rPr>
      </w:pPr>
      <w:bookmarkStart w:id="76" w:name="_Ref143519570"/>
      <w:bookmarkStart w:id="77" w:name="_Toc143770716"/>
      <w:r>
        <w:t xml:space="preserve">Table </w:t>
      </w:r>
      <w:fldSimple w:instr=" SEQ Table \* ARABIC ">
        <w:r>
          <w:rPr>
            <w:noProof/>
          </w:rPr>
          <w:t>5</w:t>
        </w:r>
      </w:fldSimple>
      <w:bookmarkEnd w:id="76"/>
      <w:r>
        <w:t>: Demographic and land use characteristics of ineligible districts.</w:t>
      </w:r>
      <w:bookmarkEnd w:id="77"/>
      <w:r>
        <w:t xml:space="preserve">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382" w:type="pct"/>
            <w:noWrap/>
            <w:vAlign w:val="center"/>
            <w:hideMark/>
          </w:tcPr>
          <w:p w14:paraId="1A6454DF" w14:textId="77777777" w:rsidR="00984C36" w:rsidRPr="00A925BC" w:rsidRDefault="00984C36" w:rsidP="00680FE5">
            <w:pPr>
              <w:pStyle w:val="TableText"/>
            </w:pPr>
            <w:r w:rsidRPr="00A925BC">
              <w:t>1.4</w:t>
            </w:r>
          </w:p>
        </w:tc>
        <w:tc>
          <w:tcPr>
            <w:tcW w:w="461"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382" w:type="pct"/>
            <w:noWrap/>
            <w:vAlign w:val="center"/>
            <w:hideMark/>
          </w:tcPr>
          <w:p w14:paraId="647A7BA6" w14:textId="77777777" w:rsidR="00984C36" w:rsidRPr="00A925BC" w:rsidRDefault="00984C36" w:rsidP="00680FE5">
            <w:pPr>
              <w:pStyle w:val="TableText"/>
            </w:pPr>
            <w:r w:rsidRPr="00A925BC">
              <w:t>41.8</w:t>
            </w:r>
          </w:p>
        </w:tc>
        <w:tc>
          <w:tcPr>
            <w:tcW w:w="461"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382" w:type="pct"/>
            <w:noWrap/>
            <w:vAlign w:val="center"/>
            <w:hideMark/>
          </w:tcPr>
          <w:p w14:paraId="621AA442" w14:textId="77777777" w:rsidR="00984C36" w:rsidRPr="00A925BC" w:rsidRDefault="00984C36" w:rsidP="00680FE5">
            <w:pPr>
              <w:pStyle w:val="TableText"/>
            </w:pPr>
            <w:r w:rsidRPr="00A925BC">
              <w:t>36.1</w:t>
            </w:r>
          </w:p>
        </w:tc>
        <w:tc>
          <w:tcPr>
            <w:tcW w:w="461"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382" w:type="pct"/>
            <w:noWrap/>
            <w:vAlign w:val="center"/>
            <w:hideMark/>
          </w:tcPr>
          <w:p w14:paraId="52EB54F9" w14:textId="77777777" w:rsidR="00984C36" w:rsidRPr="00A925BC" w:rsidRDefault="00984C36" w:rsidP="00680FE5">
            <w:pPr>
              <w:pStyle w:val="TableText"/>
            </w:pPr>
            <w:r>
              <w:t>-</w:t>
            </w:r>
          </w:p>
        </w:tc>
        <w:tc>
          <w:tcPr>
            <w:tcW w:w="461"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commentRangeStart w:id="78"/>
            <w:r w:rsidRPr="00A925BC">
              <w:t>615,687</w:t>
            </w:r>
          </w:p>
        </w:tc>
        <w:tc>
          <w:tcPr>
            <w:tcW w:w="614" w:type="pct"/>
            <w:vAlign w:val="center"/>
          </w:tcPr>
          <w:p w14:paraId="18B5EDA1" w14:textId="77777777" w:rsidR="00984C36" w:rsidRPr="00A925BC" w:rsidRDefault="00984C36" w:rsidP="00680FE5">
            <w:pPr>
              <w:pStyle w:val="TableText"/>
            </w:pPr>
            <w:r w:rsidRPr="00A925BC">
              <w:t>698,162</w:t>
            </w:r>
            <w:commentRangeEnd w:id="78"/>
            <w:r>
              <w:rPr>
                <w:rStyle w:val="CommentReference"/>
                <w:rFonts w:cstheme="minorBidi"/>
                <w:bCs w:val="0"/>
              </w:rPr>
              <w:commentReference w:id="78"/>
            </w:r>
          </w:p>
        </w:tc>
        <w:tc>
          <w:tcPr>
            <w:tcW w:w="382" w:type="pct"/>
            <w:noWrap/>
            <w:vAlign w:val="center"/>
            <w:hideMark/>
          </w:tcPr>
          <w:p w14:paraId="1669ED7E" w14:textId="77777777" w:rsidR="00984C36" w:rsidRPr="00A925BC" w:rsidRDefault="00984C36" w:rsidP="00680FE5">
            <w:pPr>
              <w:pStyle w:val="TableText"/>
            </w:pPr>
            <w:r w:rsidRPr="00A925BC">
              <w:t>34.9</w:t>
            </w:r>
          </w:p>
        </w:tc>
        <w:tc>
          <w:tcPr>
            <w:tcW w:w="461"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382" w:type="pct"/>
            <w:noWrap/>
            <w:vAlign w:val="center"/>
            <w:hideMark/>
          </w:tcPr>
          <w:p w14:paraId="5AED76EF" w14:textId="77777777" w:rsidR="00984C36" w:rsidRPr="00A925BC" w:rsidRDefault="00984C36" w:rsidP="00680FE5">
            <w:pPr>
              <w:pStyle w:val="TableText"/>
            </w:pPr>
            <w:r w:rsidRPr="00A925BC">
              <w:t>1.9</w:t>
            </w:r>
          </w:p>
        </w:tc>
        <w:tc>
          <w:tcPr>
            <w:tcW w:w="461"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r w:rsidRPr="00A925BC">
              <w:t>Purba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382" w:type="pct"/>
            <w:noWrap/>
            <w:vAlign w:val="center"/>
            <w:hideMark/>
          </w:tcPr>
          <w:p w14:paraId="797C8491" w14:textId="77777777" w:rsidR="00984C36" w:rsidRPr="00A925BC" w:rsidRDefault="00984C36" w:rsidP="00680FE5">
            <w:pPr>
              <w:pStyle w:val="TableText"/>
            </w:pPr>
            <w:r w:rsidRPr="00A925BC">
              <w:t>45.9</w:t>
            </w:r>
          </w:p>
        </w:tc>
        <w:tc>
          <w:tcPr>
            <w:tcW w:w="461"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382" w:type="pct"/>
            <w:noWrap/>
            <w:vAlign w:val="center"/>
            <w:hideMark/>
          </w:tcPr>
          <w:p w14:paraId="42A6249E" w14:textId="77777777" w:rsidR="00984C36" w:rsidRPr="00A925BC" w:rsidRDefault="00984C36" w:rsidP="00680FE5">
            <w:pPr>
              <w:pStyle w:val="TableText"/>
            </w:pPr>
            <w:r w:rsidRPr="00A925BC">
              <w:t>1.2</w:t>
            </w:r>
          </w:p>
        </w:tc>
        <w:tc>
          <w:tcPr>
            <w:tcW w:w="461"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382" w:type="pct"/>
            <w:noWrap/>
            <w:vAlign w:val="center"/>
            <w:hideMark/>
          </w:tcPr>
          <w:p w14:paraId="07C3CAA2" w14:textId="77777777" w:rsidR="00984C36" w:rsidRPr="00A925BC" w:rsidRDefault="00984C36" w:rsidP="00680FE5">
            <w:pPr>
              <w:pStyle w:val="TableText"/>
            </w:pPr>
            <w:r w:rsidRPr="00A925BC">
              <w:t>0.08</w:t>
            </w:r>
          </w:p>
        </w:tc>
        <w:tc>
          <w:tcPr>
            <w:tcW w:w="461"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382" w:type="pct"/>
            <w:noWrap/>
            <w:vAlign w:val="center"/>
            <w:hideMark/>
          </w:tcPr>
          <w:p w14:paraId="6524496D" w14:textId="77777777" w:rsidR="00984C36" w:rsidRPr="00A925BC" w:rsidRDefault="00984C36" w:rsidP="00680FE5">
            <w:pPr>
              <w:pStyle w:val="TableText"/>
            </w:pPr>
            <w:r w:rsidRPr="00A925BC">
              <w:t>0.02</w:t>
            </w:r>
          </w:p>
        </w:tc>
        <w:tc>
          <w:tcPr>
            <w:tcW w:w="461"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79" w:name="_Toc143770691"/>
      <w:r w:rsidR="0035648D">
        <w:rPr>
          <w:noProof/>
        </w:rPr>
        <w:lastRenderedPageBreak/>
        <w:t>Discussion</w:t>
      </w:r>
      <w:bookmarkEnd w:id="79"/>
    </w:p>
    <w:p w14:paraId="60CA773E" w14:textId="53146E6C"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 </w:t>
      </w:r>
      <w:commentRangeStart w:id="80"/>
      <w:r w:rsidR="006E6454">
        <w:rPr>
          <w:noProof/>
        </w:rPr>
        <w:t xml:space="preserve">Results show </w:t>
      </w:r>
      <w:r w:rsidR="002330B5">
        <w:rPr>
          <w:noProof/>
        </w:rPr>
        <w:t>…</w:t>
      </w:r>
      <w:commentRangeEnd w:id="80"/>
      <w:r w:rsidR="00565B28">
        <w:rPr>
          <w:rStyle w:val="CommentReference"/>
        </w:rPr>
        <w:commentReference w:id="80"/>
      </w:r>
    </w:p>
    <w:p w14:paraId="5A921DBD" w14:textId="29344485" w:rsidR="00273FC1" w:rsidRDefault="00273FC1" w:rsidP="0060022D">
      <w:pPr>
        <w:pStyle w:val="Heading3"/>
        <w:numPr>
          <w:ilvl w:val="1"/>
          <w:numId w:val="22"/>
        </w:numPr>
        <w:rPr>
          <w:noProof/>
        </w:rPr>
      </w:pPr>
      <w:bookmarkStart w:id="81" w:name="_Toc143770692"/>
      <w:r>
        <w:rPr>
          <w:noProof/>
        </w:rPr>
        <w:t>Establishing method parameters</w:t>
      </w:r>
      <w:bookmarkEnd w:id="81"/>
    </w:p>
    <w:p w14:paraId="41771CCA" w14:textId="3231E9BD"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predominantly for two reasons. Firstly, ADP</w:t>
      </w:r>
      <w:r w:rsidR="00AA3AFA" w:rsidRPr="00EF27C8">
        <w:rPr>
          <w:vertAlign w:val="subscript"/>
        </w:rPr>
        <w:t>C5</w:t>
      </w:r>
      <w:r w:rsidR="00AA3AFA">
        <w:t xml:space="preserve"> 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initial 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xml:space="preserve">, and that there were fewer districts with extreme differences (positive or negative). </w:t>
      </w:r>
      <w:commentRangeStart w:id="82"/>
      <w:r w:rsidR="00C379F3">
        <w:t xml:space="preserve">Absolute mean </w:t>
      </w:r>
      <w:commentRangeEnd w:id="82"/>
      <w:r w:rsidR="0016217C">
        <w:rPr>
          <w:rStyle w:val="CommentReference"/>
        </w:rPr>
        <w:commentReference w:id="82"/>
      </w:r>
      <w:r w:rsidR="00C379F3">
        <w:t>has been used here instead of the mean to assess the magnitude of difference between ADP</w:t>
      </w:r>
      <w:r w:rsidR="00C379F3">
        <w:rPr>
          <w:vertAlign w:val="subscript"/>
        </w:rPr>
        <w:t>A</w:t>
      </w:r>
      <w:r w:rsidR="00C379F3">
        <w:t xml:space="preserve"> and ADP</w:t>
      </w:r>
      <w:r w:rsidR="00C379F3">
        <w:rPr>
          <w:vertAlign w:val="subscript"/>
        </w:rPr>
        <w:t>C</w:t>
      </w:r>
      <w:r w:rsidR="00C379F3">
        <w:t xml:space="preserve"> initial estimates, without </w:t>
      </w:r>
      <w:r>
        <w:t>being impacted by</w:t>
      </w:r>
      <w:r w:rsidR="00C379F3">
        <w:t xml:space="preserve"> the ‘direction’ of that difference. </w:t>
      </w:r>
      <w:r w:rsidR="007A679E">
        <w:t xml:space="preserve">This is intended to account for </w:t>
      </w:r>
      <w:r w:rsidR="00C379F3">
        <w:t>case</w:t>
      </w:r>
      <w:r w:rsidR="007A679E">
        <w:t>s</w:t>
      </w:r>
      <w:r w:rsidR="00C379F3">
        <w:t xml:space="preserve"> with very large positive and negative differences, </w:t>
      </w:r>
      <w:r w:rsidR="007A679E">
        <w:t xml:space="preserve">which </w:t>
      </w:r>
      <w:r w:rsidR="00C379F3">
        <w:t xml:space="preserve">would balance each other out and could result in a mean close to zero that masks the magnitude of difference. </w:t>
      </w:r>
    </w:p>
    <w:p w14:paraId="36A6DCA2" w14:textId="4362E891" w:rsidR="00D23CE3" w:rsidRDefault="0016217C" w:rsidP="00EF27C8">
      <w:r>
        <w:t>Secondly, ADP</w:t>
      </w:r>
      <w:r>
        <w:rPr>
          <w:vertAlign w:val="subscript"/>
        </w:rPr>
        <w:t>C5</w:t>
      </w:r>
      <w:r>
        <w:t xml:space="preserve"> is </w:t>
      </w:r>
      <w:r w:rsidR="00D80154">
        <w:t xml:space="preserve">conceptually </w:t>
      </w:r>
      <w:r>
        <w:t>the most appropriate</w:t>
      </w:r>
      <w:r w:rsidR="00D80154">
        <w:t xml:space="preserve"> given the research </w:t>
      </w:r>
      <w:del w:id="83" w:author="Joe P" w:date="2023-08-23T18:31:00Z">
        <w:r w:rsidR="00D80154" w:rsidDel="001A7BA6">
          <w:delText>objective</w:delText>
        </w:r>
      </w:del>
      <w:ins w:id="84" w:author="Joe P" w:date="2023-08-23T18:31:00Z">
        <w:r w:rsidR="001A7BA6">
          <w:t>question</w:t>
        </w:r>
      </w:ins>
      <w:r>
        <w:t xml:space="preserve">, as it accounts for the broader population who may be agriculture dependent, not only the working population. </w:t>
      </w:r>
      <w:r w:rsidR="00D23CE3">
        <w:t>The results</w:t>
      </w:r>
      <w:r>
        <w:t xml:space="preserve"> reflect this, in </w:t>
      </w:r>
      <w:r w:rsidR="00D23CE3">
        <w:t>that ADP</w:t>
      </w:r>
      <w:r w:rsidR="00D23CE3" w:rsidRPr="00EF27C8">
        <w:rPr>
          <w:vertAlign w:val="subscript"/>
        </w:rPr>
        <w:t>C5</w:t>
      </w:r>
      <w:r w:rsidR="00D23CE3">
        <w:t xml:space="preserve"> 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del w:id="85" w:author="Joe P" w:date="2023-08-23T18:31:00Z">
        <w:r w:rsidR="00731953" w:rsidDel="001A7BA6">
          <w:delText>viable</w:delText>
        </w:r>
      </w:del>
      <w:ins w:id="86" w:author="Joe P" w:date="2023-08-23T18:31:00Z">
        <w:r w:rsidR="001A7BA6">
          <w:t>reasonable</w:t>
        </w:r>
      </w:ins>
      <w:r w:rsidR="00D80154">
        <w:t xml:space="preserve">. </w:t>
      </w:r>
      <w:ins w:id="87" w:author="Joe P" w:date="2023-08-23T18:32:00Z">
        <w:r w:rsidR="001A7BA6">
          <w:t xml:space="preserve">However, the four other models were included </w:t>
        </w:r>
      </w:ins>
      <w:ins w:id="88" w:author="Joe P" w:date="2023-08-23T18:33:00Z">
        <w:r w:rsidR="001A7BA6">
          <w:t>in the analysis to assess</w:t>
        </w:r>
      </w:ins>
      <w:r w:rsidR="00BF564B">
        <w:t xml:space="preserve"> </w:t>
      </w:r>
      <w:ins w:id="89" w:author="Joe P" w:date="2023-08-24T12:13:00Z">
        <w:r w:rsidR="00BF564B">
          <w:t xml:space="preserve">how the change in definition affected the results outcome. </w:t>
        </w:r>
      </w:ins>
    </w:p>
    <w:p w14:paraId="79CD92DA" w14:textId="77777777" w:rsidR="00513D2F" w:rsidRDefault="00513D2F" w:rsidP="0060022D">
      <w:pPr>
        <w:pStyle w:val="Heading3"/>
        <w:numPr>
          <w:ilvl w:val="1"/>
          <w:numId w:val="22"/>
        </w:numPr>
      </w:pPr>
      <w:bookmarkStart w:id="90" w:name="_Toc143770693"/>
      <w:r>
        <w:t>Computation load</w:t>
      </w:r>
      <w:bookmarkEnd w:id="90"/>
    </w:p>
    <w:p w14:paraId="0DAA791E" w14:textId="56A5C6A6" w:rsidR="00F758E8" w:rsidRDefault="00513D2F" w:rsidP="00513D2F">
      <w:r>
        <w:t xml:space="preserve">In addition to testing a methodology, the second component of this study involved scaling the method to assess feasibility across a large spatial scale, and in a typical resource setting. </w:t>
      </w:r>
      <w:r w:rsidR="00F758E8">
        <w:t xml:space="preserve">The results highlight an important cost-benefit decision when deciding the spatial resolution of input data. Although higher spatial resolutions produce </w:t>
      </w:r>
      <w:r w:rsidR="00001550">
        <w:t xml:space="preserve">more confidence in results (with lower variation in buffer radius), they also require much longer computing times, especially for larger areas. </w:t>
      </w:r>
    </w:p>
    <w:p w14:paraId="01DBDE0B" w14:textId="626A9743" w:rsidR="00001550" w:rsidRPr="00E4142D" w:rsidRDefault="00001550" w:rsidP="00513D2F">
      <w:r>
        <w:lastRenderedPageBreak/>
        <w:t xml:space="preserve">Where 100m:1km and 1km:100m had roughly equivalent computation time, investigation found that reducing </w:t>
      </w:r>
      <w:r w:rsidR="0060022D">
        <w:t>cropland</w:t>
      </w:r>
      <w:r>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t xml:space="preserve"> Therefore, 100m spatial resolution for </w:t>
      </w:r>
      <w:r w:rsidR="0060022D">
        <w:t>cropland</w:t>
      </w:r>
      <w:r>
        <w:t xml:space="preserve"> was </w:t>
      </w:r>
      <w:r w:rsidR="00BF564B">
        <w:t>prioritised</w:t>
      </w:r>
      <w:r>
        <w:t xml:space="preserve"> in the scaled model.</w:t>
      </w:r>
    </w:p>
    <w:p w14:paraId="7725D16C" w14:textId="6C1ED6AD"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r w:rsidR="00BF564B">
        <w:t xml:space="preserve"> However, results </w:t>
      </w:r>
      <w:r w:rsidR="00907114">
        <w:t>show</w:t>
      </w:r>
      <w:r w:rsidR="00BF564B">
        <w:t xml:space="preserve"> that at the 100m scale </w:t>
      </w:r>
      <w:r w:rsidR="00907114">
        <w:t>the largest states still have runtimes between 2 – 10 hours</w:t>
      </w:r>
      <w:r w:rsidR="006D0EB9">
        <w:t>, and that runtime increases superlinearly</w:t>
      </w:r>
      <w:r w:rsidR="00A9379A">
        <w:t xml:space="preserve"> with increasing area</w:t>
      </w:r>
      <w:r w:rsidR="00907114">
        <w:t xml:space="preserve">. This </w:t>
      </w:r>
      <w:r w:rsidR="006D0EB9">
        <w:t xml:space="preserve">time requirement </w:t>
      </w:r>
      <w:r w:rsidR="00907114">
        <w:t xml:space="preserve">highlights the cost-benefit decisions that are crucial </w:t>
      </w:r>
      <w:r w:rsidR="006D0EB9">
        <w:t>when applying this methodology, and fu</w:t>
      </w:r>
      <w:r w:rsidR="005339DC">
        <w:t xml:space="preserve">ture applications should consider the trade off between scale, accuracy and time cost when selecting the spatial resolution of input data. </w:t>
      </w:r>
    </w:p>
    <w:p w14:paraId="2DC7B395" w14:textId="66558DEF" w:rsidR="00273FC1" w:rsidRPr="00273FC1" w:rsidRDefault="00B31842" w:rsidP="0060022D">
      <w:pPr>
        <w:pStyle w:val="Heading3"/>
        <w:numPr>
          <w:ilvl w:val="1"/>
          <w:numId w:val="22"/>
        </w:numPr>
      </w:pPr>
      <w:bookmarkStart w:id="91" w:name="_Toc143770694"/>
      <w:r>
        <w:t>Interpreting buffer radius</w:t>
      </w:r>
      <w:bookmarkEnd w:id="91"/>
    </w:p>
    <w:p w14:paraId="53FF83A5" w14:textId="77777777" w:rsidR="00EF27C8" w:rsidRDefault="00EF27C8" w:rsidP="00EF27C8">
      <w:r w:rsidRPr="00667D87">
        <w:rPr>
          <w:color w:val="FF0000"/>
        </w:rPr>
        <w:t>[</w:t>
      </w:r>
      <w:r>
        <w:rPr>
          <w:color w:val="FF0000"/>
        </w:rPr>
        <w:t>Paragraph topic: outlining the major assumptions of the methodology, and how this impacts interpretation</w:t>
      </w:r>
      <w:r w:rsidRPr="00667D87">
        <w:rPr>
          <w:color w:val="FF0000"/>
        </w:rPr>
        <w:t>]</w:t>
      </w:r>
      <w:r>
        <w:rPr>
          <w:color w:val="FF0000"/>
        </w:rPr>
        <w:t xml:space="preserve"> </w:t>
      </w:r>
      <w:r w:rsidR="00667D87">
        <w:t>Be clear on the 2 major assumptions of the methodology and results:</w:t>
      </w:r>
    </w:p>
    <w:p w14:paraId="4E565E4E" w14:textId="77777777" w:rsidR="00EF27C8" w:rsidRDefault="00667D87" w:rsidP="00EF27C8">
      <w:pPr>
        <w:pStyle w:val="ListParagraph"/>
        <w:numPr>
          <w:ilvl w:val="0"/>
          <w:numId w:val="32"/>
        </w:numPr>
      </w:pPr>
      <w:r>
        <w:t>The agricultural dependent population are geographically proximal to cropland areas, where they source their livelihoods.</w:t>
      </w:r>
    </w:p>
    <w:p w14:paraId="17C13CFB" w14:textId="359FCBB3" w:rsidR="00667D87"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53D5FC44" w:rsidR="00667D87" w:rsidRDefault="00EF27C8" w:rsidP="00EF27C8">
      <w:r w:rsidRPr="00667D87">
        <w:rPr>
          <w:color w:val="FF0000"/>
        </w:rPr>
        <w:t>[</w:t>
      </w:r>
      <w:r>
        <w:rPr>
          <w:color w:val="FF0000"/>
        </w:rPr>
        <w:t>Paragraph topic: Interpreting buffer radius</w:t>
      </w:r>
      <w:r w:rsidRPr="00667D87">
        <w:rPr>
          <w:color w:val="FF0000"/>
        </w:rPr>
        <w:t>]</w:t>
      </w:r>
      <w:r>
        <w:rPr>
          <w:color w:val="FF0000"/>
        </w:rPr>
        <w:t xml:space="preserve"> </w:t>
      </w:r>
      <w:r w:rsidR="001C2E4E">
        <w:t>To assess the accuracy of the estimate, the buffer radius should be interpreted in the context of the two main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w:t>
      </w:r>
      <w:r w:rsidR="001C2E4E">
        <w:t>these cases should be interpreted with caution</w:t>
      </w:r>
      <w:r w:rsidR="00DC09F8">
        <w:t xml:space="preserve">. </w:t>
      </w:r>
    </w:p>
    <w:p w14:paraId="1E7B43DA" w14:textId="155930C5" w:rsidR="005A4BC0" w:rsidRDefault="001C2E4E" w:rsidP="00EF27C8">
      <w:r>
        <w:lastRenderedPageBreak/>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del w:id="92" w:author="Joe P" w:date="2023-08-22T21:26:00Z">
        <w:r w:rsidR="007A06EC" w:rsidDel="00513D2F">
          <w:delText>Other studies</w:delText>
        </w:r>
        <w:r w:rsidR="00C61381" w:rsidDel="00513D2F">
          <w:delText xml:space="preserve">, on cases in Central Asia </w:delText>
        </w:r>
        <w:r w:rsidR="00C61381" w:rsidDel="00513D2F">
          <w:fldChar w:fldCharType="begin"/>
        </w:r>
        <w:r w:rsidR="00C61381" w:rsidDel="00513D2F">
          <w:delInstrText xml:space="preserve"> ADDIN ZOTERO_ITEM CSL_CITATION {"citationID":"BmNwv6Fr","properties":{"formattedCitation":"(L\\uc0\\u246{}w and Duveiller, 2014)","plainCitation":"(Löw and Duveiller, 2014)","noteIndex":0},"citationItems":[{"id":6629,"uris":["http://zotero.org/users/10222370/items/WYHFUBRG"],"itemData":{"id":6629,"type":"article-journal","abstract":"The past decades have seen an increasing demand for operational monitoring  of crop conditions and food production at local to global scales. To properly use satellite Earth observation for such agricultural monitoring, high temporal revisit frequency over vast geographic areas is necessary. However, this often limits the spatial resolution that can be used. The challenge of discriminating pixels that correspond to a particular crop type,  a prerequisite for crop specific agricultural monitoring, remains daunting when the signal encoded in pixels stems from several land uses (mixed pixels), e.g., over heterogeneous landscapes where individual fields are often smaller than individual pixels. The question of determining the optimal pixel sizes for an application such as crop identification is therefore naturally inclined towards finding the coarsest acceptable pixel sizes, so as to potentially benefit from what instruments with coarser pixels can offer. To answer this question, this study builds upon and extends a conceptual framework to quantitatively define pixel size requirements for crop identification via image classification. This tool can be modulated using different parameterizations to explore trade-offs between pixel size and pixel purity when addressing the question of crop identification. Results over contrasting landscapes in Central Asia demonstrate that the task of finding the optimum pixel size does not have a “one-size-fits-all” solution. The resulting values for pixel size and purity that are suitable for crop identification proved to be specific to a given landscape, and for each crop they differed across different landscapes. Over the same time series, different crops were not identifiable simultaneously in the season and these requirements further changed over the years, reflecting the different agro-ecological conditions the crops are growing in. Results indicate that sensors like MODIS (250 m) could be suitable for identifying major crop classes in the study sites, whilst sensors like Landsat (30 m) should be considered for object-based classification. The proposed framework is generic and can be applied to any agricultural landscape, thereby potentially serving to guide recommendations for designing dedicated EO missions that can satisfy the requirements in terms of pixel size to identify and discriminate crop types.","container-title":"Remote Sensing","DOI":"10.3390/rs6099034","ISSN":"2072-4292","issue":"9","language":"en","license":"http://creativecommons.org/licenses/by/3.0/","note":"number: 9\npublisher: Multidisciplinary Digital Publishing Institute","page":"9034-9063","source":"www.mdpi.com","title":"Defining the Spatial Resolution Requirements for Crop Identification Using Optical Remote Sensing","volume":"6","author":[{"family":"Löw","given":"Fabian"},{"family":"Duveiller","given":"Grégory"}],"issued":{"date-parts":[["2014",9]]},"citation-key":"lowDefiningSpatialResolution2014"}}],"schema":"https://github.com/citation-style-language/schema/raw/master/csl-citation.json"} </w:delInstrText>
        </w:r>
        <w:r w:rsidR="00C61381" w:rsidDel="00513D2F">
          <w:fldChar w:fldCharType="separate"/>
        </w:r>
        <w:r w:rsidR="00C61381" w:rsidRPr="00C61381" w:rsidDel="00513D2F">
          <w:rPr>
            <w:rFonts w:ascii="Arial" w:hAnsi="Arial" w:cs="Arial"/>
            <w:szCs w:val="24"/>
          </w:rPr>
          <w:delText>(Löw and Duveiller, 2014)</w:delText>
        </w:r>
        <w:r w:rsidR="00C61381" w:rsidDel="00513D2F">
          <w:fldChar w:fldCharType="end"/>
        </w:r>
        <w:r w:rsidR="00C61381" w:rsidDel="00513D2F">
          <w:delText xml:space="preserve"> and North America </w:delText>
        </w:r>
        <w:r w:rsidR="00C61381" w:rsidDel="00513D2F">
          <w:fldChar w:fldCharType="begin"/>
        </w:r>
        <w:r w:rsidR="00C61381" w:rsidDel="00513D2F">
          <w:delInstrText xml:space="preserve"> ADDIN ZOTERO_ITEM CSL_CITATION {"citationID":"vCAaFEu5","properties":{"formattedCitation":"(Woodcock and Strahler, 1987)","plainCitation":"(Woodcock and Strahler, 1987)","noteIndex":0},"citationItems":[{"id":6642,"uris":["http://zotero.org/users/10222370/items/Q2Q9BQTY"],"itemData":{"id":6642,"type":"article-journal","abstract":"Thanks to such second- and third-generation sensor systems as Thematic Mapper, SPOT, and AVHRR, a user of digital satellite imagery for remote sensing of the earth's surface now has a choice of image scales ranging from 10 m to 1 km. The choice of an appropriate scale, or spatial resolution, for a particular application depends on several factors. These include the information desired about the ground scene, the analysis methods to be used to extract the information, and the spatial structure of the scene itself. A graph showing how the local variance of a digital image for a scene changes as the resolution-cell size changes can help in selecting an appropriate image scale. Such graphs are obtained by imaging the scene at fine resolution and then collapsing the image to successively coarser resolutions while calculating a measure of local variance. The local variance/resolution graphs for the forested, agricultural, and urban/suburban environments examined in this paper reveal the spatial structure of each type of scene, which is a function of the sizes and spatial relationships of the objects the scene contains. At the spatial resolutions of SPOT and Thematic Mapper imagery, local image variance is relatively high for forested and urban/suburban environments, suggesting that information-extracting techniques utilizing texture, context, and mixture modeling are appropriate for these sensor systems. In agricultural environments, local variance is low, and the more traditional classifiers are appropriate.","container-title":"Remote Sensing of Environment","DOI":"10.1016/0034-4257(87)90015-0","ISSN":"0034-4257","issue":"3","journalAbbreviation":"Remote Sensing of Environment","page":"311-332","source":"ScienceDirect","title":"The factor of scale in remote sensing","volume":"21","author":[{"family":"Woodcock","given":"Curtis E."},{"family":"Strahler","given":"Alan H."}],"issued":{"date-parts":[["1987",4,1]]},"citation-key":"woodcockFactorScaleRemote1987"}}],"schema":"https://github.com/citation-style-language/schema/raw/master/csl-citation.json"} </w:delInstrText>
        </w:r>
        <w:r w:rsidR="00C61381" w:rsidDel="00513D2F">
          <w:fldChar w:fldCharType="separate"/>
        </w:r>
        <w:r w:rsidR="00C61381" w:rsidRPr="00C61381" w:rsidDel="00513D2F">
          <w:rPr>
            <w:rFonts w:ascii="Arial" w:hAnsi="Arial" w:cs="Arial"/>
          </w:rPr>
          <w:delText>(Woodcock and Strahler, 1987)</w:delText>
        </w:r>
        <w:r w:rsidR="00C61381" w:rsidDel="00513D2F">
          <w:fldChar w:fldCharType="end"/>
        </w:r>
        <w:r w:rsidR="00C61381" w:rsidDel="00513D2F">
          <w:delText>,</w:delText>
        </w:r>
        <w:r w:rsidR="007A06EC" w:rsidDel="00513D2F">
          <w:delText xml:space="preserve"> have </w:delText>
        </w:r>
        <w:r w:rsidR="00C61381" w:rsidDel="00513D2F">
          <w:delText>argued</w:delText>
        </w:r>
        <w:r w:rsidR="007A06EC" w:rsidDel="00513D2F">
          <w:delText xml:space="preserve"> that a resolution of </w:delText>
        </w:r>
        <w:r w:rsidR="00C61381" w:rsidDel="00513D2F">
          <w:delText xml:space="preserve">at least 240-250m is </w:delText>
        </w:r>
        <w:r w:rsidR="00FF3068" w:rsidDel="00513D2F">
          <w:delText>preferred</w:delText>
        </w:r>
        <w:r w:rsidR="00C61381" w:rsidDel="00513D2F">
          <w:delText xml:space="preserve"> for remote sensing of agricultural land cover – although, noting </w:delText>
        </w:r>
        <w:r w:rsidR="005A4BC0" w:rsidDel="00513D2F">
          <w:delText>the importance of</w:delText>
        </w:r>
        <w:r w:rsidR="00C61381" w:rsidDel="00513D2F">
          <w:delText xml:space="preserve"> landscape and location context. </w:delText>
        </w:r>
      </w:del>
    </w:p>
    <w:p w14:paraId="32A3264B" w14:textId="677F2665" w:rsidR="001C2E4E" w:rsidRDefault="00B253FE" w:rsidP="00EF27C8">
      <w:r>
        <w:t>There are likely multiple contributing factors to this. At higher spatial resolutions</w:t>
      </w:r>
      <w:r w:rsidR="00C36F8C">
        <w:t xml:space="preserve"> </w:t>
      </w:r>
      <w:r>
        <w:t>smaller fragments of features can be identified</w:t>
      </w:r>
      <w:r w:rsidR="00C36F8C">
        <w:t xml:space="preserve">, which is important for agricultural fields which are often situated within heterogeneous landscapes. </w:t>
      </w:r>
      <w:r>
        <w:t xml:space="preserve">Secondly, the buffers are generated over a finer polygon that more accurately represents the true spatial distribution of cropland. This means that </w:t>
      </w:r>
      <w:r w:rsidR="008467F5">
        <w:t>…</w:t>
      </w:r>
    </w:p>
    <w:p w14:paraId="2253C23A" w14:textId="645C9AE0" w:rsidR="007A63CC" w:rsidRDefault="007A63CC" w:rsidP="00217194">
      <w:pPr>
        <w:pStyle w:val="ListParagraph"/>
        <w:numPr>
          <w:ilvl w:val="0"/>
          <w:numId w:val="33"/>
        </w:numPr>
      </w:pPr>
      <w:r>
        <w:t xml:space="preserve">Should also look for case examples of areas with a large radius close to large urban centres; are there districts where a buffer skips over or ‘engulfs’ an urban area? What would this suggest? </w:t>
      </w:r>
    </w:p>
    <w:p w14:paraId="3FC16286" w14:textId="7463DBCD" w:rsidR="00513D2F" w:rsidRDefault="00513D2F" w:rsidP="0060022D">
      <w:pPr>
        <w:pStyle w:val="Heading3"/>
        <w:numPr>
          <w:ilvl w:val="1"/>
          <w:numId w:val="22"/>
        </w:numPr>
      </w:pPr>
      <w:bookmarkStart w:id="93" w:name="_Toc143770695"/>
      <w:r>
        <w:t>Spatial distribution of buffer radius</w:t>
      </w:r>
      <w:bookmarkEnd w:id="93"/>
      <w:r>
        <w:t xml:space="preserve"> </w:t>
      </w:r>
    </w:p>
    <w:p w14:paraId="47368414" w14:textId="288AD03C" w:rsidR="00114A4C" w:rsidRPr="00114A4C" w:rsidRDefault="00114A4C" w:rsidP="00114A4C">
      <w:pPr>
        <w:rPr>
          <w:color w:val="FF0000"/>
        </w:rPr>
      </w:pPr>
      <w:r w:rsidRPr="00114A4C">
        <w:rPr>
          <w:color w:val="FF0000"/>
        </w:rPr>
        <w:t xml:space="preserve">[Discussion </w:t>
      </w:r>
      <w:proofErr w:type="spellStart"/>
      <w:r w:rsidRPr="00114A4C">
        <w:rPr>
          <w:color w:val="FF0000"/>
        </w:rPr>
        <w:t>poin</w:t>
      </w:r>
      <w:r w:rsidR="00CF4BD8">
        <w:rPr>
          <w:color w:val="FF0000"/>
        </w:rPr>
        <w:t>s</w:t>
      </w:r>
      <w:proofErr w:type="spellEnd"/>
      <w:r w:rsidR="00CF4BD8">
        <w:rPr>
          <w:color w:val="FF0000"/>
        </w:rPr>
        <w:t xml:space="preserve">: </w:t>
      </w:r>
      <w:r w:rsidR="00CF4BD8" w:rsidRPr="00CF4BD8">
        <w:rPr>
          <w:color w:val="FF0000"/>
        </w:rPr>
        <w:t>Tie together results from choropleth maps, spatial autocorrelation maps, and scatterplots by feature. What is learnt from the Moran’s I results?</w:t>
      </w:r>
      <w:r w:rsidRPr="00114A4C">
        <w:rPr>
          <w:color w:val="FF0000"/>
        </w:rPr>
        <w:t>]:</w:t>
      </w:r>
    </w:p>
    <w:p w14:paraId="06D74660" w14:textId="300CF4AB" w:rsidR="00BC6D2C" w:rsidRDefault="00BC6D2C" w:rsidP="00BC6D2C">
      <w:r>
        <w:t xml:space="preserve">The spatial autocorrelation map in Figure X provides a statistical test to identify patterns of high or low buffer radius clustering more than would be expected under random spatial distribution. Focusing on the test case of Karnataka, </w:t>
      </w:r>
      <w:r w:rsidR="00CC6B1A">
        <w:t>…</w:t>
      </w:r>
    </w:p>
    <w:p w14:paraId="3537AF31" w14:textId="6B30036B" w:rsidR="00CC6B1A" w:rsidRDefault="00CC6B1A" w:rsidP="00BC6D2C">
      <w:r>
        <w:t xml:space="preserve">Scatter plots of buffer radius against four district characteristics were produced to investigate likely factors that may affect the required buffer size in a district. Buffer radii tend to be most extreme in districts with low population, high proportion of the population classed as agricultural dependent, high percentage of rural area, and low percentage of cropland area. </w:t>
      </w:r>
    </w:p>
    <w:p w14:paraId="56695C6B" w14:textId="620751E2" w:rsidR="00270045" w:rsidRDefault="00CC6B1A" w:rsidP="00BC6D2C">
      <w:r>
        <w:t xml:space="preserve">Further research on this methodology should investigate the nature and statistical strength of these associations, to better </w:t>
      </w:r>
      <w:r w:rsidR="00F758E8">
        <w:t>understand the factors that affect buffer radius and by extension the spatial estimation of ADP.</w:t>
      </w:r>
      <w:r w:rsidR="00270045">
        <w:t xml:space="preserve"> </w:t>
      </w:r>
    </w:p>
    <w:p w14:paraId="24F8FBAC" w14:textId="686A95DB" w:rsidR="00A24DDA" w:rsidRDefault="00545590" w:rsidP="0060022D">
      <w:pPr>
        <w:pStyle w:val="Heading3"/>
        <w:numPr>
          <w:ilvl w:val="1"/>
          <w:numId w:val="22"/>
        </w:numPr>
      </w:pPr>
      <w:bookmarkStart w:id="94" w:name="_Toc143770696"/>
      <w:r>
        <w:t>Common factors of i</w:t>
      </w:r>
      <w:r w:rsidR="00A24DDA">
        <w:t>neligible districts</w:t>
      </w:r>
      <w:bookmarkEnd w:id="94"/>
    </w:p>
    <w:p w14:paraId="497F40FF" w14:textId="3C045EBA" w:rsidR="00A24DDA" w:rsidRPr="00A24DDA" w:rsidRDefault="00A24DDA" w:rsidP="00A24DDA">
      <w:pPr>
        <w:rPr>
          <w:color w:val="FF0000"/>
        </w:rPr>
      </w:pPr>
      <w:r w:rsidRPr="00A24DDA">
        <w:rPr>
          <w:color w:val="FF0000"/>
        </w:rPr>
        <w:t>[Discuss why districts are removed for those criteria; what it means in practice]</w:t>
      </w:r>
    </w:p>
    <w:p w14:paraId="487997E1" w14:textId="711853A6" w:rsidR="00A24DDA" w:rsidRPr="001F3900" w:rsidRDefault="006278AC" w:rsidP="00A24DDA">
      <w:r>
        <w:t>U</w:t>
      </w:r>
      <w:r w:rsidR="00853095">
        <w:t>rban districts, low cropland districts, and d</w:t>
      </w:r>
      <w:r w:rsidR="00A24DDA">
        <w:t>istricts where the ADP</w:t>
      </w:r>
      <w:r w:rsidR="00A24DDA">
        <w:rPr>
          <w:vertAlign w:val="subscript"/>
        </w:rPr>
        <w:t>C</w:t>
      </w:r>
      <w:r w:rsidR="00A24DDA">
        <w:t xml:space="preserve"> exceeded the </w:t>
      </w:r>
      <w:r w:rsidR="00545590">
        <w:t>total</w:t>
      </w:r>
      <w:r w:rsidR="00A24DDA">
        <w:t xml:space="preserve"> rural population were removed, </w:t>
      </w:r>
      <w:r w:rsidR="00545590">
        <w:t xml:space="preserve">as the maximum value </w:t>
      </w:r>
      <w:r w:rsidR="004D0552">
        <w:t>of</w:t>
      </w:r>
      <w:r w:rsidR="00545590">
        <w:t xml:space="preserve"> </w:t>
      </w:r>
      <w:r w:rsidR="00545590">
        <w:t>ADP</w:t>
      </w:r>
      <w:r w:rsidR="00545590">
        <w:rPr>
          <w:vertAlign w:val="subscript"/>
        </w:rPr>
        <w:t>A</w:t>
      </w:r>
      <w:r w:rsidR="00545590">
        <w:t xml:space="preserve"> </w:t>
      </w:r>
      <w:r w:rsidR="004D0552">
        <w:t xml:space="preserve">is equal to the total rural </w:t>
      </w:r>
      <w:r w:rsidR="004D0552">
        <w:lastRenderedPageBreak/>
        <w:t>population. Thus,</w:t>
      </w:r>
      <w:r w:rsidR="00A24DDA">
        <w:t xml:space="preserve"> the buffer </w:t>
      </w:r>
      <w:r w:rsidR="00731953">
        <w:t xml:space="preserve">iteration process (which accounts for only rural population) would not ever </w:t>
      </w:r>
      <w:r w:rsidR="00270045">
        <w:t>meet</w:t>
      </w:r>
      <w:r w:rsidR="00731953">
        <w:t xml:space="preserve"> the census estimate</w:t>
      </w:r>
      <w:r w:rsidR="00A24DDA">
        <w:t>.</w:t>
      </w:r>
      <w:r>
        <w:t xml:space="preserve"> </w:t>
      </w:r>
      <w:r w:rsidR="00731953">
        <w:t>[</w:t>
      </w:r>
      <w:r w:rsidR="004D0552" w:rsidRPr="004D0552">
        <w:rPr>
          <w:highlight w:val="yellow"/>
        </w:rPr>
        <w:t>7</w:t>
      </w:r>
      <w:r w:rsidR="00731953">
        <w:t>] districts were removed due to this</w:t>
      </w:r>
      <w:r>
        <w:t xml:space="preserve"> last</w:t>
      </w:r>
      <w:r w:rsidR="00731953">
        <w:t xml:space="preserve"> criterion –of these, [</w:t>
      </w:r>
      <w:r w:rsidR="004D0552" w:rsidRPr="004D0552">
        <w:rPr>
          <w:highlight w:val="yellow"/>
        </w:rPr>
        <w:t>2</w:t>
      </w:r>
      <w:r w:rsidR="00731953">
        <w:t xml:space="preserve">] </w:t>
      </w:r>
      <w:r w:rsidR="001F3900">
        <w:t>were major cities, and [</w:t>
      </w:r>
      <w:r w:rsidR="001F3900" w:rsidRPr="001F3900">
        <w:rPr>
          <w:highlight w:val="yellow"/>
        </w:rPr>
        <w:t>4</w:t>
      </w:r>
      <w:r w:rsidR="001F3900">
        <w:t>] had</w:t>
      </w:r>
      <w:r w:rsidR="00731953">
        <w:t xml:space="preser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of the district. </w:t>
      </w:r>
      <w:r w:rsidR="001F3900">
        <w:t xml:space="preserve">In the remaining district, Purba Medinipur, </w:t>
      </w:r>
      <w:r w:rsidR="001F3900">
        <w:t>ADP</w:t>
      </w:r>
      <w:r w:rsidR="001F3900">
        <w:rPr>
          <w:vertAlign w:val="subscript"/>
        </w:rPr>
        <w:t>C</w:t>
      </w:r>
      <w:r w:rsidR="001F3900">
        <w:t xml:space="preserve"> exceeded rural population by 6.4 percentage points as a per cent of total population. </w:t>
      </w:r>
    </w:p>
    <w:p w14:paraId="4B3331AA" w14:textId="24EE99D7" w:rsidR="001A7BA6" w:rsidRPr="00731953" w:rsidRDefault="001A7BA6" w:rsidP="00A24DDA">
      <w:pPr>
        <w:pStyle w:val="ListParagraph"/>
        <w:numPr>
          <w:ilvl w:val="0"/>
          <w:numId w:val="33"/>
        </w:numPr>
      </w:pPr>
      <w:r>
        <w:t>How to interpret large rural areas with a significant population but little to no cropland? Could be a case of small-scale agriculture such as home gardens not being identified by the Dynamic World layer. This is a potential limitation. BUT also leads into a strength of the study: the method is designed to be adaptable to different resolutions. Therefore, if wanted to assess a relatively small area (</w:t>
      </w:r>
      <w:proofErr w:type="gramStart"/>
      <w:r>
        <w:t>e.g.</w:t>
      </w:r>
      <w:proofErr w:type="gramEnd"/>
      <w:r>
        <w:t xml:space="preserve"> a subdistrict or multiple villages), the inputs could be replaced with a smaller area at a much higher resolution. For example, Dynamic World offers up to 10m cells.</w:t>
      </w:r>
    </w:p>
    <w:p w14:paraId="4103DC06" w14:textId="12C18B27" w:rsidR="0035648D" w:rsidRDefault="0035648D" w:rsidP="0060022D">
      <w:pPr>
        <w:pStyle w:val="Heading3"/>
        <w:numPr>
          <w:ilvl w:val="1"/>
          <w:numId w:val="22"/>
        </w:numPr>
        <w:rPr>
          <w:noProof/>
        </w:rPr>
      </w:pPr>
      <w:bookmarkStart w:id="95" w:name="_Toc143770697"/>
      <w:r>
        <w:rPr>
          <w:noProof/>
        </w:rPr>
        <w:t>Limitations</w:t>
      </w:r>
      <w:bookmarkEnd w:id="95"/>
    </w:p>
    <w:p w14:paraId="0AD75907" w14:textId="0265A9AB" w:rsidR="00542506" w:rsidRDefault="006E6454" w:rsidP="006E6454">
      <w:r>
        <w:rPr>
          <w:color w:val="FF0000"/>
        </w:rPr>
        <w:t>[Paragraph topic: assumptions behind ADPc5</w:t>
      </w:r>
      <w:r w:rsidR="00E10125">
        <w:rPr>
          <w:color w:val="FF0000"/>
        </w:rPr>
        <w:t>; limitations on this for capturing true scale of agricultural dependence]</w:t>
      </w:r>
      <w:r>
        <w:t xml:space="preserve"> As mentioned in Section </w:t>
      </w:r>
      <w:r w:rsidR="00066580">
        <w:fldChar w:fldCharType="begin"/>
      </w:r>
      <w:r w:rsidR="00066580">
        <w:instrText xml:space="preserve"> REF _Ref143599776 \r \h </w:instrText>
      </w:r>
      <w:r w:rsidR="00066580">
        <w:fldChar w:fldCharType="separate"/>
      </w:r>
      <w:r w:rsidR="00066580">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 (</w:t>
      </w:r>
      <w:r w:rsidR="00542506" w:rsidRPr="00542506">
        <w:rPr>
          <w:highlight w:val="yellow"/>
        </w:rPr>
        <w:t>REF</w:t>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disparate districts – such as highly urban or highly rural areas, which will have very different labour force dependency ratio patterns.</w:t>
      </w:r>
      <w:r w:rsidR="00562C0C">
        <w:t xml:space="preserve"> The greater the agricultural population as a proportion of total workers in a district, the more accurate the ADPc5 can be expected to be. </w:t>
      </w:r>
    </w:p>
    <w:p w14:paraId="2113C3B3" w14:textId="39C30D05" w:rsidR="006E6454" w:rsidRDefault="006E6454" w:rsidP="006E6454">
      <w:r>
        <w:t xml:space="preserve"> This analysis could be tailored further </w:t>
      </w:r>
      <w:commentRangeStart w:id="96"/>
      <w:r>
        <w:t>if more sophisticated demographic data were available</w:t>
      </w:r>
      <w:commentRangeEnd w:id="96"/>
      <w:r w:rsidR="00731953">
        <w:rPr>
          <w:rStyle w:val="CommentReference"/>
        </w:rPr>
        <w:commentReference w:id="96"/>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w:t>
      </w:r>
      <w:r w:rsidR="002330B5">
        <w:lastRenderedPageBreak/>
        <w:t xml:space="preserve">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92450F9" w14:textId="7D2E4F9C" w:rsidR="00D802AB" w:rsidRPr="006E6454" w:rsidRDefault="00D802AB" w:rsidP="006E6454">
      <w:r>
        <w:t xml:space="preserve">The purpose of this study is not to interrogate the definition of ADP. Rather, a method is tested and presented that is open to modification in the presence of a more sophisticated definition or calculation of ADP. </w:t>
      </w:r>
    </w:p>
    <w:p w14:paraId="1BD33CED" w14:textId="3A830119" w:rsidR="00E10125" w:rsidRDefault="00DA37FD" w:rsidP="006E6454">
      <w:r w:rsidRPr="00DA37FD">
        <w:rPr>
          <w:color w:val="FF0000"/>
        </w:rPr>
        <w:t>[Paragraph topic: broader weaknesses of census data as validation]</w:t>
      </w:r>
      <w:r>
        <w:t xml:space="preserve"> </w:t>
      </w:r>
      <w:r w:rsidR="00E10125">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rsidR="00E10125">
        <w:fldChar w:fldCharType="begin"/>
      </w:r>
      <w:r w:rsidR="00E10125">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E10125">
        <w:fldChar w:fldCharType="separate"/>
      </w:r>
      <w:r w:rsidR="00E10125" w:rsidRPr="00E10125">
        <w:rPr>
          <w:rFonts w:ascii="Arial" w:hAnsi="Arial" w:cs="Arial"/>
          <w:szCs w:val="24"/>
        </w:rPr>
        <w:t xml:space="preserve">(Freire </w:t>
      </w:r>
      <w:r w:rsidR="00E10125" w:rsidRPr="00E10125">
        <w:rPr>
          <w:rFonts w:ascii="Arial" w:hAnsi="Arial" w:cs="Arial"/>
          <w:i/>
          <w:iCs/>
          <w:szCs w:val="24"/>
        </w:rPr>
        <w:t>et al.</w:t>
      </w:r>
      <w:r w:rsidR="00E10125" w:rsidRPr="00E10125">
        <w:rPr>
          <w:rFonts w:ascii="Arial" w:hAnsi="Arial" w:cs="Arial"/>
          <w:szCs w:val="24"/>
        </w:rPr>
        <w:t>, 2020)</w:t>
      </w:r>
      <w:r w:rsidR="00E10125">
        <w:fldChar w:fldCharType="end"/>
      </w:r>
      <w:r w:rsidR="00E10125">
        <w:t>.</w:t>
      </w:r>
    </w:p>
    <w:p w14:paraId="65790802" w14:textId="7C171024" w:rsidR="00CA6C9A" w:rsidRDefault="00CA6C9A" w:rsidP="006E6454">
      <w:r>
        <w:t xml:space="preserve">Acknowledge </w:t>
      </w:r>
      <w:r>
        <w:fldChar w:fldCharType="begin"/>
      </w:r>
      <w:r>
        <w:instrText xml:space="preserve"> ADDIN ZOTERO_ITEM CSL_CITATION {"citationID":"uUtV9LGj","properties":{"formattedCitation":"(Zarkovich,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S."},{"family":"Bosnich","given":"S."},{"family":"Anichich","given":"Z."}],"issued":{"date-parts":[["1976"]]},"citation-key":"zarkovichAgriculturalPopulation1976"},"label":"page"}],"schema":"https://github.com/citation-style-language/schema/raw/master/csl-citation.json"} </w:instrText>
      </w:r>
      <w:r>
        <w:fldChar w:fldCharType="separate"/>
      </w:r>
      <w:r w:rsidRPr="006E6454">
        <w:rPr>
          <w:rFonts w:ascii="Arial" w:hAnsi="Arial" w:cs="Arial"/>
        </w:rPr>
        <w:t>(Zarkovich, Bosnich and Anichich, 1976)</w:t>
      </w:r>
      <w:r>
        <w:fldChar w:fldCharType="end"/>
      </w:r>
      <w:r>
        <w:t xml:space="preserve"> points about challenges of accounting for the conflicting forces of urban agriculturalists and rural non-agriculturalists. </w:t>
      </w:r>
    </w:p>
    <w:p w14:paraId="3F450DA4" w14:textId="1C265480" w:rsidR="00F758E8" w:rsidRDefault="00F758E8" w:rsidP="00E10125">
      <w:r>
        <w:rPr>
          <w:color w:val="FF0000"/>
        </w:rPr>
        <w:t xml:space="preserve">[Spatial resolution alignment] </w:t>
      </w:r>
      <w:r w:rsidR="00A67000">
        <w:t xml:space="preserve">Ideally, the method would be modelled on input layers that share the same input resolution. Although cropland data (DynamicWorld)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480EA287" w14:textId="5CCA1E3D" w:rsidR="007668E1" w:rsidRDefault="00D429A0" w:rsidP="00E10125">
      <w:r w:rsidRPr="00E10125">
        <w:rPr>
          <w:color w:val="FF0000"/>
        </w:rPr>
        <w:t>[Temporal alignment: DynamicWorld is only available as far back as 2015, whereas the other datasets are aligned with the Census year (2011).]</w:t>
      </w:r>
      <w:r w:rsidRPr="00667D87">
        <w:t xml:space="preserve"> </w:t>
      </w:r>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p>
    <w:p w14:paraId="088CF746" w14:textId="058485D3" w:rsidR="00D429A0" w:rsidRPr="00A67000" w:rsidRDefault="00FE1FB6" w:rsidP="00E10125">
      <w:r>
        <w:t xml:space="preserve">The completion of the upcoming Indian census, scheduled to begin collection in January 2024 </w:t>
      </w:r>
      <w:r>
        <w:fldChar w:fldCharType="begin"/>
      </w:r>
      <w:r>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fldChar w:fldCharType="separate"/>
      </w:r>
      <w:r w:rsidRPr="00FE1FB6">
        <w:rPr>
          <w:rFonts w:ascii="Arial" w:hAnsi="Arial" w:cs="Arial"/>
          <w:szCs w:val="24"/>
        </w:rPr>
        <w:t>(</w:t>
      </w:r>
      <w:r w:rsidRPr="00FE1FB6">
        <w:rPr>
          <w:rFonts w:ascii="Arial" w:hAnsi="Arial" w:cs="Arial"/>
          <w:i/>
          <w:iCs/>
          <w:szCs w:val="24"/>
        </w:rPr>
        <w:t>The Times of India</w:t>
      </w:r>
      <w:r w:rsidRPr="00FE1FB6">
        <w:rPr>
          <w:rFonts w:ascii="Arial" w:hAnsi="Arial" w:cs="Arial"/>
          <w:szCs w:val="24"/>
        </w:rPr>
        <w:t>, 2023)</w:t>
      </w:r>
      <w:r>
        <w:fldChar w:fldCharType="end"/>
      </w:r>
      <w:r>
        <w:t xml:space="preserve">, will provide an important update to these and other census-derived population estimates. </w:t>
      </w:r>
    </w:p>
    <w:p w14:paraId="7E0A679B" w14:textId="3F339564" w:rsidR="00D42AC7" w:rsidRPr="00D42AC7" w:rsidRDefault="00217194" w:rsidP="0060022D">
      <w:pPr>
        <w:pStyle w:val="Heading3"/>
        <w:numPr>
          <w:ilvl w:val="1"/>
          <w:numId w:val="22"/>
        </w:numPr>
      </w:pPr>
      <w:bookmarkStart w:id="97" w:name="_Toc143770698"/>
      <w:r>
        <w:lastRenderedPageBreak/>
        <w:t>Opportunities</w:t>
      </w:r>
      <w:bookmarkEnd w:id="97"/>
    </w:p>
    <w:p w14:paraId="5D2C9592" w14:textId="5975AB0E" w:rsidR="001E3495" w:rsidRDefault="00984659" w:rsidP="001E3495">
      <w:r>
        <w:t xml:space="preserve">Understanding where people live, and the social and economic characteristics of those populations, is core to providing adequate, efficient, and targeted services and investment. </w:t>
      </w:r>
    </w:p>
    <w:p w14:paraId="036AFF90" w14:textId="5262CB5C" w:rsidR="00217194" w:rsidRDefault="00217194" w:rsidP="001E3495">
      <w:r>
        <w:rPr>
          <w:color w:val="FF0000"/>
        </w:rPr>
        <w:t xml:space="preserve">[Paragraph on how the output can be used in development] </w:t>
      </w:r>
      <w:r>
        <w:t>A map of spatial distribution of agricultural population means that for any given point or area within the study extent, the ADP around that vector can be quickly estimated. This has particular benefit</w:t>
      </w:r>
      <w:r w:rsidR="00DA4BAC">
        <w:t xml:space="preserve">, for </w:t>
      </w:r>
      <w:r>
        <w:t>example</w:t>
      </w:r>
      <w:r w:rsidR="00DA4BAC">
        <w:t>, in projects such as prioritising reservoir</w:t>
      </w:r>
      <w:r>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t xml:space="preserve">, where point data of tank location would allow </w:t>
      </w:r>
      <w:r w:rsidR="00DA4BAC">
        <w:t>comparison of</w:t>
      </w:r>
      <w:r>
        <w:t xml:space="preserve"> demand across a set of tanks, and thus prioritise those which will have the greatest benefit for development. </w:t>
      </w:r>
    </w:p>
    <w:p w14:paraId="70BACA7A" w14:textId="587B479E" w:rsidR="00B24D3F" w:rsidRDefault="00B24D3F" w:rsidP="001E3495">
      <w:r>
        <w:t xml:space="preserve">There is </w:t>
      </w:r>
      <w:r w:rsidR="00DA4BAC">
        <w:t xml:space="preserve">also </w:t>
      </w:r>
      <w:r>
        <w:t>ample opportunity for linking this map with other datasets to generate insights specific to the agricultural population. In the context of increasing food insecurity</w:t>
      </w:r>
      <w:r w:rsidR="004F2307">
        <w:t>, …</w:t>
      </w:r>
    </w:p>
    <w:p w14:paraId="189AFA59" w14:textId="7A81ED7F" w:rsidR="00D802AB" w:rsidRPr="00D802AB" w:rsidRDefault="00D802AB" w:rsidP="001E3495">
      <w:r>
        <w:rPr>
          <w:color w:val="FF0000"/>
        </w:rPr>
        <w:t xml:space="preserve">[Addition of full map to Github; available for download as a raster layer] </w:t>
      </w:r>
      <w:r w:rsidR="004F2307">
        <w:t>To maximise accessibility for research and collaborative efforts, t</w:t>
      </w:r>
      <w:r>
        <w:t xml:space="preserve">he ADP map </w:t>
      </w:r>
      <w:r w:rsidR="004F2307">
        <w:t xml:space="preserve">generated </w:t>
      </w:r>
      <w:r>
        <w:t>for all of India</w:t>
      </w:r>
      <w:r w:rsidR="00A67000">
        <w:t xml:space="preserve"> </w:t>
      </w:r>
      <w:r>
        <w:t xml:space="preserve">has been published to this project’s Github repository, available as a GeoTIFF file. This file can be freely downloaded and used in further research or policy </w:t>
      </w:r>
      <w:r w:rsidR="00A67000">
        <w:t>applications and</w:t>
      </w:r>
      <w:r>
        <w:t xml:space="preserve"> is easily integrated into common GIS platforms such as QGIS or ArcGIS. </w:t>
      </w:r>
    </w:p>
    <w:p w14:paraId="458A9CAD" w14:textId="1A32B49C" w:rsidR="009A5F35" w:rsidRDefault="009A5F35" w:rsidP="001E3495">
      <w:r>
        <w:rPr>
          <w:color w:val="FF0000"/>
        </w:rPr>
        <w:t xml:space="preserve">[Paragraph on developments in the field and future opportunities] </w:t>
      </w:r>
      <w:r>
        <w:t xml:space="preserve">The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 represent opportunities to refine the methodology proposed in this study and address some of the limitations. </w:t>
      </w:r>
    </w:p>
    <w:p w14:paraId="7959BD9B" w14:textId="77777777" w:rsidR="006A1368" w:rsidRDefault="006A1368" w:rsidP="006A1368">
      <w:pPr>
        <w:pStyle w:val="Heading3"/>
        <w:numPr>
          <w:ilvl w:val="1"/>
          <w:numId w:val="22"/>
        </w:numPr>
      </w:pPr>
      <w:bookmarkStart w:id="98" w:name="_Toc143770699"/>
      <w:r>
        <w:t>Transferability</w:t>
      </w:r>
      <w:bookmarkEnd w:id="98"/>
    </w:p>
    <w:p w14:paraId="02CBE970" w14:textId="77777777" w:rsidR="006A1368" w:rsidRDefault="006A1368" w:rsidP="006A1368">
      <w:pPr>
        <w:rPr>
          <w:color w:val="FF0000"/>
        </w:rPr>
      </w:pPr>
      <w:r w:rsidRPr="00CC6B1A">
        <w:rPr>
          <w:color w:val="FF0000"/>
        </w:rPr>
        <w:t>[Recommended addition from FL. Discuss what factors to consider and what challenges would arise in transferring this methodology to other settings. Also touch on reproducibility here (Github repo, python environment, India specific factors that would require addressing)]</w:t>
      </w:r>
    </w:p>
    <w:p w14:paraId="63C7171F" w14:textId="77777777" w:rsidR="006A1368" w:rsidRDefault="006A1368" w:rsidP="006A1368">
      <w:r>
        <w:t xml:space="preserve">The method has been developed on open source software, and with typical computing resources, to maximise the reproducibility for use in other settings. All the code for analysis can be accessed from the project’s Github repository, including details of the python working environment, packages required, and their versions. </w:t>
      </w:r>
    </w:p>
    <w:p w14:paraId="67CEEB42" w14:textId="2F85FBC8" w:rsidR="006A1368" w:rsidRDefault="006A1368" w:rsidP="006A1368">
      <w:r>
        <w:lastRenderedPageBreak/>
        <w:t>There is significant opportunity for applying this methodology to other regions, and assess</w:t>
      </w:r>
      <w:r w:rsidR="00237FAD">
        <w:t xml:space="preserve">ing </w:t>
      </w:r>
      <w:r>
        <w:t xml:space="preserve">how the performance compares given different landscapes, socioeconomic structures, and baseline data availability. Each of the spatial inputs – WorldPop, Dynamic World, and GHS-SMOD – are released as global layers, meaning that they could be easily reproduced in another setting. </w:t>
      </w:r>
    </w:p>
    <w:p w14:paraId="7169C2FE" w14:textId="310C666E" w:rsidR="006D0EB9" w:rsidRPr="008B532C" w:rsidRDefault="006A1368" w:rsidP="006A1368">
      <w:r>
        <w:t xml:space="preserve">The most important consideration for applying this methodology to a new region would be understanding </w:t>
      </w:r>
      <w:r w:rsidR="00237FAD">
        <w:t>the availability of</w:t>
      </w:r>
      <w:r>
        <w:t xml:space="preserve"> demographic data</w:t>
      </w:r>
      <w:r w:rsidR="005F41FD">
        <w:t xml:space="preserve">, for </w:t>
      </w:r>
      <w:r>
        <w:t xml:space="preserve">use in calculating </w:t>
      </w:r>
      <w:r w:rsidR="005F41FD">
        <w:t>the ADP</w:t>
      </w:r>
      <w:r w:rsidR="005F41FD">
        <w:rPr>
          <w:vertAlign w:val="subscript"/>
        </w:rPr>
        <w:t>C</w:t>
      </w:r>
      <w:r w:rsidR="005F41FD">
        <w:t xml:space="preserve"> reference values – which forms the </w:t>
      </w:r>
      <w:r>
        <w:t xml:space="preserve">validation for </w:t>
      </w:r>
      <w:r w:rsidR="005F41FD">
        <w:t>calibrating</w:t>
      </w:r>
      <w:r>
        <w:t xml:space="preserve"> buffer </w:t>
      </w:r>
      <w:r w:rsidR="005F41FD">
        <w:t>radius</w:t>
      </w:r>
      <w:r>
        <w:t xml:space="preserve">. </w:t>
      </w:r>
      <w:r w:rsidR="005F41FD">
        <w:t xml:space="preserve">This data does not have to be </w:t>
      </w:r>
      <w:r w:rsidR="00281AF5">
        <w:t>restricted to</w:t>
      </w:r>
      <w:r w:rsidR="005F41FD">
        <w:t xml:space="preserve"> </w:t>
      </w:r>
      <w:r w:rsidR="00BC7F8B">
        <w:t>censuses</w:t>
      </w:r>
      <w:r w:rsidR="00281AF5">
        <w:t xml:space="preserve"> </w:t>
      </w:r>
      <w:r w:rsidR="00BC7F8B">
        <w:t>but</w:t>
      </w:r>
      <w:r w:rsidR="005F41FD">
        <w:t xml:space="preserve"> should be representative at a sufficiently low spatial unit (e.g., the district level in India)</w:t>
      </w:r>
      <w:r w:rsidR="00907114">
        <w:t>, and have information on the agricultural labour force and agricultural and rural households</w:t>
      </w:r>
      <w:r w:rsidR="005F41FD">
        <w:t>.</w:t>
      </w:r>
      <w:r w:rsidR="006D0EB9">
        <w:t xml:space="preserve"> Additionally, the scale of the target area will impact the appropriate spatial resolution for data inputs, and the computation time required to perform the analysis. </w:t>
      </w:r>
    </w:p>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237FAD">
      <w:pPr>
        <w:pStyle w:val="Heading2"/>
        <w:numPr>
          <w:ilvl w:val="0"/>
          <w:numId w:val="22"/>
        </w:numPr>
      </w:pPr>
      <w:bookmarkStart w:id="99" w:name="_Toc143770700"/>
      <w:r>
        <w:lastRenderedPageBreak/>
        <w:t>Conclusion</w:t>
      </w:r>
      <w:bookmarkEnd w:id="99"/>
    </w:p>
    <w:p w14:paraId="08B5CC4C" w14:textId="416B3A21" w:rsidR="002D43CD" w:rsidRPr="002D43CD" w:rsidRDefault="002D43CD" w:rsidP="002D43CD">
      <w:r>
        <w:t>/</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100" w:name="_Toc143770701"/>
      <w:r>
        <w:rPr>
          <w:noProof/>
        </w:rPr>
        <w:lastRenderedPageBreak/>
        <w:t>Appendix</w:t>
      </w:r>
      <w:bookmarkEnd w:id="100"/>
    </w:p>
    <w:p w14:paraId="03C1DAAA" w14:textId="0BF48524" w:rsidR="00414279" w:rsidRDefault="004C66CB" w:rsidP="004C66CB">
      <w:pPr>
        <w:pStyle w:val="Heading3"/>
      </w:pPr>
      <w:bookmarkStart w:id="101" w:name="_Toc143770702"/>
      <w:r>
        <w:t>Supervisor Meetings</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49"/>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115897A4" w14:textId="21AFF548" w:rsidR="00500881" w:rsidRPr="00001550" w:rsidRDefault="0026192D" w:rsidP="00001550">
      <w:pPr>
        <w:pStyle w:val="Heading2"/>
      </w:pPr>
      <w:bookmarkStart w:id="102" w:name="_Toc143770703"/>
      <w:r>
        <w:lastRenderedPageBreak/>
        <w:t>Drafting</w:t>
      </w:r>
      <w:bookmarkEnd w:id="102"/>
    </w:p>
    <w:p w14:paraId="6753D5AF" w14:textId="77777777" w:rsidR="005568EB" w:rsidRPr="005568EB" w:rsidRDefault="005568EB" w:rsidP="005568EB">
      <w:r>
        <w:t>Central tendency of Karnataka district buffer radii by spatial resolution of cropland data</w:t>
      </w:r>
    </w:p>
    <w:tbl>
      <w:tblPr>
        <w:tblStyle w:val="TableGridLight"/>
        <w:tblW w:w="0" w:type="auto"/>
        <w:tblLook w:val="04A0" w:firstRow="1" w:lastRow="0" w:firstColumn="1" w:lastColumn="0" w:noHBand="0" w:noVBand="1"/>
      </w:tblPr>
      <w:tblGrid>
        <w:gridCol w:w="2185"/>
        <w:gridCol w:w="2185"/>
        <w:gridCol w:w="2185"/>
      </w:tblGrid>
      <w:tr w:rsidR="005568EB" w14:paraId="480BE397" w14:textId="77777777" w:rsidTr="00731953">
        <w:tc>
          <w:tcPr>
            <w:tcW w:w="2185" w:type="dxa"/>
          </w:tcPr>
          <w:p w14:paraId="163992B0" w14:textId="77777777" w:rsidR="005568EB" w:rsidRDefault="005568EB" w:rsidP="00731953">
            <w:pPr>
              <w:pStyle w:val="TableText"/>
            </w:pPr>
          </w:p>
        </w:tc>
        <w:tc>
          <w:tcPr>
            <w:tcW w:w="2185" w:type="dxa"/>
          </w:tcPr>
          <w:p w14:paraId="39BD23EF" w14:textId="77777777" w:rsidR="005568EB" w:rsidRDefault="005568EB" w:rsidP="00731953">
            <w:pPr>
              <w:pStyle w:val="TableText"/>
            </w:pPr>
            <w:r>
              <w:t>1km</w:t>
            </w:r>
          </w:p>
        </w:tc>
        <w:tc>
          <w:tcPr>
            <w:tcW w:w="2185" w:type="dxa"/>
          </w:tcPr>
          <w:p w14:paraId="281851EE" w14:textId="77777777" w:rsidR="005568EB" w:rsidRDefault="005568EB" w:rsidP="00731953">
            <w:pPr>
              <w:pStyle w:val="TableText"/>
            </w:pPr>
            <w:r>
              <w:t>100m</w:t>
            </w:r>
          </w:p>
        </w:tc>
      </w:tr>
      <w:tr w:rsidR="005568EB" w14:paraId="0B50551D" w14:textId="77777777" w:rsidTr="00731953">
        <w:tc>
          <w:tcPr>
            <w:tcW w:w="2185" w:type="dxa"/>
          </w:tcPr>
          <w:p w14:paraId="0B26E051" w14:textId="77777777" w:rsidR="005568EB" w:rsidRDefault="005568EB" w:rsidP="00731953">
            <w:pPr>
              <w:pStyle w:val="TableText"/>
            </w:pPr>
            <w:r>
              <w:rPr>
                <w:rFonts w:ascii="Calibri" w:hAnsi="Calibri" w:cs="Calibri"/>
                <w:color w:val="000000"/>
              </w:rPr>
              <w:t>MEAN</w:t>
            </w:r>
          </w:p>
        </w:tc>
        <w:tc>
          <w:tcPr>
            <w:tcW w:w="2185" w:type="dxa"/>
          </w:tcPr>
          <w:p w14:paraId="6D782956" w14:textId="77777777" w:rsidR="005568EB" w:rsidRDefault="005568EB" w:rsidP="00731953">
            <w:pPr>
              <w:pStyle w:val="TableText"/>
            </w:pPr>
            <w:r>
              <w:rPr>
                <w:rFonts w:ascii="Calibri" w:hAnsi="Calibri" w:cs="Calibri"/>
                <w:color w:val="000000"/>
              </w:rPr>
              <w:t>673.9</w:t>
            </w:r>
          </w:p>
        </w:tc>
        <w:tc>
          <w:tcPr>
            <w:tcW w:w="2185" w:type="dxa"/>
          </w:tcPr>
          <w:p w14:paraId="35D6C500" w14:textId="77777777" w:rsidR="005568EB" w:rsidRDefault="005568EB" w:rsidP="00731953">
            <w:pPr>
              <w:pStyle w:val="TableText"/>
            </w:pPr>
            <w:r>
              <w:rPr>
                <w:rFonts w:ascii="Calibri" w:hAnsi="Calibri" w:cs="Calibri"/>
                <w:color w:val="000000"/>
              </w:rPr>
              <w:t>123.5</w:t>
            </w:r>
          </w:p>
        </w:tc>
      </w:tr>
      <w:tr w:rsidR="005568EB" w14:paraId="24241038" w14:textId="77777777" w:rsidTr="00731953">
        <w:tc>
          <w:tcPr>
            <w:tcW w:w="2185" w:type="dxa"/>
          </w:tcPr>
          <w:p w14:paraId="23DDF149" w14:textId="77777777" w:rsidR="005568EB" w:rsidRDefault="005568EB" w:rsidP="00731953">
            <w:pPr>
              <w:pStyle w:val="TableText"/>
            </w:pPr>
            <w:r>
              <w:rPr>
                <w:rFonts w:ascii="Calibri" w:hAnsi="Calibri" w:cs="Calibri"/>
                <w:color w:val="000000"/>
              </w:rPr>
              <w:t>ABS(MEAN)</w:t>
            </w:r>
          </w:p>
        </w:tc>
        <w:tc>
          <w:tcPr>
            <w:tcW w:w="2185" w:type="dxa"/>
          </w:tcPr>
          <w:p w14:paraId="147E3665" w14:textId="77777777" w:rsidR="005568EB" w:rsidRDefault="005568EB" w:rsidP="00731953">
            <w:pPr>
              <w:pStyle w:val="TableText"/>
            </w:pPr>
            <w:r>
              <w:rPr>
                <w:rFonts w:ascii="Calibri" w:hAnsi="Calibri" w:cs="Calibri"/>
                <w:color w:val="000000"/>
              </w:rPr>
              <w:t>727.7</w:t>
            </w:r>
          </w:p>
        </w:tc>
        <w:tc>
          <w:tcPr>
            <w:tcW w:w="2185" w:type="dxa"/>
          </w:tcPr>
          <w:p w14:paraId="48F96EFF" w14:textId="77777777" w:rsidR="005568EB" w:rsidRDefault="005568EB" w:rsidP="00731953">
            <w:pPr>
              <w:pStyle w:val="TableText"/>
            </w:pPr>
            <w:r>
              <w:rPr>
                <w:rFonts w:ascii="Calibri" w:hAnsi="Calibri" w:cs="Calibri"/>
                <w:color w:val="000000"/>
              </w:rPr>
              <w:t>131.9</w:t>
            </w:r>
          </w:p>
        </w:tc>
      </w:tr>
      <w:tr w:rsidR="005568EB" w14:paraId="7A460C44" w14:textId="77777777" w:rsidTr="00731953">
        <w:tc>
          <w:tcPr>
            <w:tcW w:w="2185" w:type="dxa"/>
          </w:tcPr>
          <w:p w14:paraId="168EF72F" w14:textId="77777777" w:rsidR="005568EB" w:rsidRDefault="005568EB" w:rsidP="00731953">
            <w:pPr>
              <w:pStyle w:val="TableText"/>
            </w:pPr>
            <w:r>
              <w:rPr>
                <w:rFonts w:ascii="Calibri" w:hAnsi="Calibri" w:cs="Calibri"/>
                <w:color w:val="000000"/>
              </w:rPr>
              <w:t>SD</w:t>
            </w:r>
          </w:p>
        </w:tc>
        <w:tc>
          <w:tcPr>
            <w:tcW w:w="2185" w:type="dxa"/>
          </w:tcPr>
          <w:p w14:paraId="05AD7A74" w14:textId="77777777" w:rsidR="005568EB" w:rsidRDefault="005568EB" w:rsidP="00731953">
            <w:pPr>
              <w:pStyle w:val="TableText"/>
            </w:pPr>
            <w:r>
              <w:rPr>
                <w:rFonts w:ascii="Calibri" w:hAnsi="Calibri" w:cs="Calibri"/>
                <w:color w:val="000000"/>
              </w:rPr>
              <w:t>1027.947</w:t>
            </w:r>
          </w:p>
        </w:tc>
        <w:tc>
          <w:tcPr>
            <w:tcW w:w="2185" w:type="dxa"/>
          </w:tcPr>
          <w:p w14:paraId="6B3F6657" w14:textId="77777777" w:rsidR="005568EB" w:rsidRDefault="005568EB" w:rsidP="00731953">
            <w:pPr>
              <w:pStyle w:val="TableText"/>
            </w:pPr>
            <w:r>
              <w:rPr>
                <w:rFonts w:ascii="Calibri" w:hAnsi="Calibri" w:cs="Calibri"/>
                <w:color w:val="000000"/>
              </w:rPr>
              <w:t>116.2597</w:t>
            </w:r>
          </w:p>
        </w:tc>
      </w:tr>
    </w:tbl>
    <w:p w14:paraId="6C5185DC" w14:textId="77777777" w:rsidR="005568EB" w:rsidRDefault="005568EB" w:rsidP="005568EB"/>
    <w:tbl>
      <w:tblPr>
        <w:tblStyle w:val="TableGridLight"/>
        <w:tblW w:w="5000" w:type="pct"/>
        <w:tblLook w:val="04A0" w:firstRow="1" w:lastRow="0" w:firstColumn="1" w:lastColumn="0" w:noHBand="0" w:noVBand="1"/>
      </w:tblPr>
      <w:tblGrid>
        <w:gridCol w:w="2452"/>
        <w:gridCol w:w="1150"/>
        <w:gridCol w:w="1410"/>
        <w:gridCol w:w="1410"/>
        <w:gridCol w:w="1410"/>
        <w:gridCol w:w="1410"/>
      </w:tblGrid>
      <w:tr w:rsidR="00731953" w:rsidRPr="00731953" w14:paraId="662D4005" w14:textId="77777777" w:rsidTr="00731953">
        <w:trPr>
          <w:trHeight w:val="290"/>
        </w:trPr>
        <w:tc>
          <w:tcPr>
            <w:tcW w:w="1326" w:type="pct"/>
            <w:noWrap/>
          </w:tcPr>
          <w:p w14:paraId="452694DC" w14:textId="6B449BD5" w:rsidR="00731953" w:rsidRPr="00731953" w:rsidRDefault="00731953" w:rsidP="00731953">
            <w:pPr>
              <w:pStyle w:val="TableText"/>
              <w:rPr>
                <w:rFonts w:eastAsia="Times New Roman"/>
                <w:lang w:eastAsia="en-GB"/>
              </w:rPr>
            </w:pPr>
            <w:r>
              <w:rPr>
                <w:rFonts w:eastAsia="Times New Roman"/>
                <w:lang w:eastAsia="en-GB"/>
              </w:rPr>
              <w:t>Karnataka</w:t>
            </w:r>
          </w:p>
        </w:tc>
        <w:tc>
          <w:tcPr>
            <w:tcW w:w="622" w:type="pct"/>
            <w:noWrap/>
          </w:tcPr>
          <w:p w14:paraId="7429923D" w14:textId="2A468066" w:rsidR="00731953" w:rsidRPr="00731953" w:rsidRDefault="00731953" w:rsidP="00731953">
            <w:pPr>
              <w:pStyle w:val="TableText"/>
              <w:rPr>
                <w:rFonts w:eastAsia="Times New Roman"/>
                <w:lang w:eastAsia="en-GB"/>
              </w:rPr>
            </w:pPr>
            <w:r>
              <w:rPr>
                <w:rFonts w:eastAsia="Times New Roman"/>
                <w:lang w:eastAsia="en-GB"/>
              </w:rPr>
              <w:t>D_pc1</w:t>
            </w:r>
          </w:p>
        </w:tc>
        <w:tc>
          <w:tcPr>
            <w:tcW w:w="763" w:type="pct"/>
            <w:noWrap/>
          </w:tcPr>
          <w:p w14:paraId="79DC1196" w14:textId="30E6CB8C" w:rsidR="00731953" w:rsidRPr="00731953" w:rsidRDefault="00731953" w:rsidP="00731953">
            <w:pPr>
              <w:pStyle w:val="TableText"/>
              <w:rPr>
                <w:rFonts w:eastAsia="Times New Roman"/>
                <w:lang w:eastAsia="en-GB"/>
              </w:rPr>
            </w:pPr>
            <w:r>
              <w:rPr>
                <w:rFonts w:eastAsia="Times New Roman"/>
                <w:lang w:eastAsia="en-GB"/>
              </w:rPr>
              <w:t>D_pc2</w:t>
            </w:r>
          </w:p>
        </w:tc>
        <w:tc>
          <w:tcPr>
            <w:tcW w:w="763" w:type="pct"/>
            <w:noWrap/>
          </w:tcPr>
          <w:p w14:paraId="0A9BA932" w14:textId="0456EF44" w:rsidR="00731953" w:rsidRPr="00731953" w:rsidRDefault="00731953" w:rsidP="00731953">
            <w:pPr>
              <w:pStyle w:val="TableText"/>
              <w:rPr>
                <w:rFonts w:eastAsia="Times New Roman"/>
                <w:lang w:eastAsia="en-GB"/>
              </w:rPr>
            </w:pPr>
            <w:r>
              <w:rPr>
                <w:rFonts w:eastAsia="Times New Roman"/>
                <w:lang w:eastAsia="en-GB"/>
              </w:rPr>
              <w:t>D_pc3</w:t>
            </w:r>
          </w:p>
        </w:tc>
        <w:tc>
          <w:tcPr>
            <w:tcW w:w="763" w:type="pct"/>
            <w:noWrap/>
          </w:tcPr>
          <w:p w14:paraId="10B6A6D4" w14:textId="5C1A8F4A" w:rsidR="00731953" w:rsidRPr="00731953" w:rsidRDefault="00731953" w:rsidP="00731953">
            <w:pPr>
              <w:pStyle w:val="TableText"/>
              <w:rPr>
                <w:rFonts w:eastAsia="Times New Roman"/>
                <w:lang w:eastAsia="en-GB"/>
              </w:rPr>
            </w:pPr>
            <w:r>
              <w:rPr>
                <w:rFonts w:eastAsia="Times New Roman"/>
                <w:lang w:eastAsia="en-GB"/>
              </w:rPr>
              <w:t>D_pc4</w:t>
            </w:r>
          </w:p>
        </w:tc>
        <w:tc>
          <w:tcPr>
            <w:tcW w:w="763" w:type="pct"/>
            <w:noWrap/>
          </w:tcPr>
          <w:p w14:paraId="4A2AC751" w14:textId="316A5D98" w:rsidR="00731953" w:rsidRPr="00731953" w:rsidRDefault="00731953" w:rsidP="00731953">
            <w:pPr>
              <w:pStyle w:val="TableText"/>
              <w:rPr>
                <w:rFonts w:eastAsia="Times New Roman"/>
                <w:lang w:eastAsia="en-GB"/>
              </w:rPr>
            </w:pPr>
            <w:r>
              <w:rPr>
                <w:rFonts w:eastAsia="Times New Roman"/>
                <w:lang w:eastAsia="en-GB"/>
              </w:rPr>
              <w:t>D_pc5</w:t>
            </w:r>
          </w:p>
        </w:tc>
      </w:tr>
      <w:tr w:rsidR="00731953" w:rsidRPr="00731953" w14:paraId="22DBEF29" w14:textId="77777777" w:rsidTr="00731953">
        <w:trPr>
          <w:trHeight w:val="290"/>
        </w:trPr>
        <w:tc>
          <w:tcPr>
            <w:tcW w:w="1326" w:type="pct"/>
            <w:noWrap/>
            <w:hideMark/>
          </w:tcPr>
          <w:p w14:paraId="62EA4F6E" w14:textId="77777777" w:rsidR="00731953" w:rsidRPr="00731953" w:rsidRDefault="00731953" w:rsidP="00731953">
            <w:pPr>
              <w:pStyle w:val="TableText"/>
              <w:rPr>
                <w:rFonts w:eastAsia="Times New Roman"/>
                <w:lang w:eastAsia="en-GB"/>
              </w:rPr>
            </w:pPr>
            <w:r w:rsidRPr="00731953">
              <w:rPr>
                <w:rFonts w:eastAsia="Times New Roman"/>
                <w:lang w:eastAsia="en-GB"/>
              </w:rPr>
              <w:t>MEAN</w:t>
            </w:r>
          </w:p>
        </w:tc>
        <w:tc>
          <w:tcPr>
            <w:tcW w:w="622" w:type="pct"/>
            <w:noWrap/>
            <w:hideMark/>
          </w:tcPr>
          <w:p w14:paraId="51F612EA" w14:textId="77777777" w:rsidR="00731953" w:rsidRPr="00731953" w:rsidRDefault="00731953" w:rsidP="00731953">
            <w:pPr>
              <w:pStyle w:val="TableText"/>
              <w:rPr>
                <w:rFonts w:eastAsia="Times New Roman"/>
                <w:lang w:eastAsia="en-GB"/>
              </w:rPr>
            </w:pPr>
            <w:r w:rsidRPr="00731953">
              <w:rPr>
                <w:rFonts w:eastAsia="Times New Roman"/>
                <w:lang w:eastAsia="en-GB"/>
              </w:rPr>
              <w:t>-18.1</w:t>
            </w:r>
          </w:p>
        </w:tc>
        <w:tc>
          <w:tcPr>
            <w:tcW w:w="763" w:type="pct"/>
            <w:noWrap/>
            <w:hideMark/>
          </w:tcPr>
          <w:p w14:paraId="684080AF" w14:textId="77777777" w:rsidR="00731953" w:rsidRPr="00731953" w:rsidRDefault="00731953" w:rsidP="00731953">
            <w:pPr>
              <w:pStyle w:val="TableText"/>
              <w:rPr>
                <w:rFonts w:eastAsia="Times New Roman"/>
                <w:lang w:eastAsia="en-GB"/>
              </w:rPr>
            </w:pPr>
            <w:r w:rsidRPr="00731953">
              <w:rPr>
                <w:rFonts w:eastAsia="Times New Roman"/>
                <w:lang w:eastAsia="en-GB"/>
              </w:rPr>
              <w:t>-15.6</w:t>
            </w:r>
          </w:p>
        </w:tc>
        <w:tc>
          <w:tcPr>
            <w:tcW w:w="763" w:type="pct"/>
            <w:noWrap/>
            <w:hideMark/>
          </w:tcPr>
          <w:p w14:paraId="0D95A613" w14:textId="77777777" w:rsidR="00731953" w:rsidRPr="00731953" w:rsidRDefault="00731953" w:rsidP="00731953">
            <w:pPr>
              <w:pStyle w:val="TableText"/>
              <w:rPr>
                <w:rFonts w:eastAsia="Times New Roman"/>
                <w:lang w:eastAsia="en-GB"/>
              </w:rPr>
            </w:pPr>
            <w:r w:rsidRPr="00731953">
              <w:rPr>
                <w:rFonts w:eastAsia="Times New Roman"/>
                <w:lang w:eastAsia="en-GB"/>
              </w:rPr>
              <w:t>-13.4</w:t>
            </w:r>
          </w:p>
        </w:tc>
        <w:tc>
          <w:tcPr>
            <w:tcW w:w="763" w:type="pct"/>
            <w:noWrap/>
            <w:hideMark/>
          </w:tcPr>
          <w:p w14:paraId="4110DAFA" w14:textId="77777777" w:rsidR="00731953" w:rsidRPr="00731953" w:rsidRDefault="00731953" w:rsidP="00731953">
            <w:pPr>
              <w:pStyle w:val="TableText"/>
              <w:rPr>
                <w:rFonts w:eastAsia="Times New Roman"/>
                <w:lang w:eastAsia="en-GB"/>
              </w:rPr>
            </w:pPr>
            <w:r w:rsidRPr="00731953">
              <w:rPr>
                <w:rFonts w:eastAsia="Times New Roman"/>
                <w:lang w:eastAsia="en-GB"/>
              </w:rPr>
              <w:t>-10.4</w:t>
            </w:r>
          </w:p>
        </w:tc>
        <w:tc>
          <w:tcPr>
            <w:tcW w:w="763" w:type="pct"/>
            <w:noWrap/>
            <w:hideMark/>
          </w:tcPr>
          <w:p w14:paraId="3EAD8BE0" w14:textId="77777777" w:rsidR="00731953" w:rsidRPr="00731953" w:rsidRDefault="00731953" w:rsidP="00731953">
            <w:pPr>
              <w:pStyle w:val="TableText"/>
              <w:rPr>
                <w:rFonts w:eastAsia="Times New Roman"/>
                <w:lang w:eastAsia="en-GB"/>
              </w:rPr>
            </w:pPr>
            <w:r w:rsidRPr="00731953">
              <w:rPr>
                <w:rFonts w:eastAsia="Times New Roman"/>
                <w:lang w:eastAsia="en-GB"/>
              </w:rPr>
              <w:t>15.6</w:t>
            </w:r>
          </w:p>
        </w:tc>
      </w:tr>
      <w:tr w:rsidR="00731953" w:rsidRPr="00731953" w14:paraId="57CBF1EB" w14:textId="77777777" w:rsidTr="00731953">
        <w:trPr>
          <w:trHeight w:val="290"/>
        </w:trPr>
        <w:tc>
          <w:tcPr>
            <w:tcW w:w="1326" w:type="pct"/>
            <w:noWrap/>
            <w:hideMark/>
          </w:tcPr>
          <w:p w14:paraId="6A72C91D" w14:textId="77777777" w:rsidR="00731953" w:rsidRPr="00731953" w:rsidRDefault="00731953" w:rsidP="00731953">
            <w:pPr>
              <w:pStyle w:val="TableText"/>
              <w:rPr>
                <w:rFonts w:eastAsia="Times New Roman"/>
                <w:lang w:eastAsia="en-GB"/>
              </w:rPr>
            </w:pPr>
            <w:r w:rsidRPr="00731953">
              <w:rPr>
                <w:rFonts w:eastAsia="Times New Roman"/>
                <w:lang w:eastAsia="en-GB"/>
              </w:rPr>
              <w:t>MEAN (ABS)</w:t>
            </w:r>
          </w:p>
        </w:tc>
        <w:tc>
          <w:tcPr>
            <w:tcW w:w="622" w:type="pct"/>
            <w:noWrap/>
            <w:hideMark/>
          </w:tcPr>
          <w:p w14:paraId="509A59D7" w14:textId="77777777" w:rsidR="00731953" w:rsidRPr="00731953" w:rsidRDefault="00731953" w:rsidP="00731953">
            <w:pPr>
              <w:pStyle w:val="TableText"/>
              <w:rPr>
                <w:rFonts w:eastAsia="Times New Roman"/>
                <w:lang w:eastAsia="en-GB"/>
              </w:rPr>
            </w:pPr>
            <w:r w:rsidRPr="00731953">
              <w:rPr>
                <w:rFonts w:eastAsia="Times New Roman"/>
                <w:lang w:eastAsia="en-GB"/>
              </w:rPr>
              <w:t>21.3</w:t>
            </w:r>
          </w:p>
        </w:tc>
        <w:tc>
          <w:tcPr>
            <w:tcW w:w="763" w:type="pct"/>
            <w:noWrap/>
            <w:hideMark/>
          </w:tcPr>
          <w:p w14:paraId="4C75740E" w14:textId="77777777" w:rsidR="00731953" w:rsidRPr="00731953" w:rsidRDefault="00731953" w:rsidP="00731953">
            <w:pPr>
              <w:pStyle w:val="TableText"/>
              <w:rPr>
                <w:rFonts w:eastAsia="Times New Roman"/>
                <w:lang w:eastAsia="en-GB"/>
              </w:rPr>
            </w:pPr>
            <w:r w:rsidRPr="00731953">
              <w:rPr>
                <w:rFonts w:eastAsia="Times New Roman"/>
                <w:lang w:eastAsia="en-GB"/>
              </w:rPr>
              <w:t>22.7</w:t>
            </w:r>
          </w:p>
        </w:tc>
        <w:tc>
          <w:tcPr>
            <w:tcW w:w="763" w:type="pct"/>
            <w:noWrap/>
            <w:hideMark/>
          </w:tcPr>
          <w:p w14:paraId="50F22CF4" w14:textId="77777777" w:rsidR="00731953" w:rsidRPr="00731953" w:rsidRDefault="00731953" w:rsidP="00731953">
            <w:pPr>
              <w:pStyle w:val="TableText"/>
              <w:rPr>
                <w:rFonts w:eastAsia="Times New Roman"/>
                <w:lang w:eastAsia="en-GB"/>
              </w:rPr>
            </w:pPr>
            <w:r w:rsidRPr="00731953">
              <w:rPr>
                <w:rFonts w:eastAsia="Times New Roman"/>
                <w:lang w:eastAsia="en-GB"/>
              </w:rPr>
              <w:t>19.6</w:t>
            </w:r>
          </w:p>
        </w:tc>
        <w:tc>
          <w:tcPr>
            <w:tcW w:w="763" w:type="pct"/>
            <w:noWrap/>
            <w:hideMark/>
          </w:tcPr>
          <w:p w14:paraId="75B36DBF" w14:textId="77777777" w:rsidR="00731953" w:rsidRPr="00731953" w:rsidRDefault="00731953" w:rsidP="00731953">
            <w:pPr>
              <w:pStyle w:val="TableText"/>
              <w:rPr>
                <w:rFonts w:eastAsia="Times New Roman"/>
                <w:lang w:eastAsia="en-GB"/>
              </w:rPr>
            </w:pPr>
            <w:r w:rsidRPr="00731953">
              <w:rPr>
                <w:rFonts w:eastAsia="Times New Roman"/>
                <w:lang w:eastAsia="en-GB"/>
              </w:rPr>
              <w:t>21.0</w:t>
            </w:r>
          </w:p>
        </w:tc>
        <w:tc>
          <w:tcPr>
            <w:tcW w:w="763" w:type="pct"/>
            <w:noWrap/>
            <w:hideMark/>
          </w:tcPr>
          <w:p w14:paraId="7F8621CF" w14:textId="77777777" w:rsidR="00731953" w:rsidRPr="00731953" w:rsidRDefault="00731953" w:rsidP="00731953">
            <w:pPr>
              <w:pStyle w:val="TableText"/>
              <w:rPr>
                <w:rFonts w:eastAsia="Times New Roman"/>
                <w:lang w:eastAsia="en-GB"/>
              </w:rPr>
            </w:pPr>
            <w:r w:rsidRPr="00731953">
              <w:rPr>
                <w:rFonts w:eastAsia="Times New Roman"/>
                <w:lang w:eastAsia="en-GB"/>
              </w:rPr>
              <w:t>18.1</w:t>
            </w:r>
          </w:p>
        </w:tc>
      </w:tr>
      <w:tr w:rsidR="00731953" w:rsidRPr="00731953" w14:paraId="31D29E21" w14:textId="77777777" w:rsidTr="00731953">
        <w:trPr>
          <w:trHeight w:val="290"/>
        </w:trPr>
        <w:tc>
          <w:tcPr>
            <w:tcW w:w="1326" w:type="pct"/>
            <w:noWrap/>
            <w:hideMark/>
          </w:tcPr>
          <w:p w14:paraId="460C979E" w14:textId="77777777" w:rsidR="00731953" w:rsidRPr="00731953" w:rsidRDefault="00731953" w:rsidP="00731953">
            <w:pPr>
              <w:pStyle w:val="TableText"/>
              <w:rPr>
                <w:rFonts w:eastAsia="Times New Roman"/>
                <w:lang w:eastAsia="en-GB"/>
              </w:rPr>
            </w:pPr>
            <w:r w:rsidRPr="00731953">
              <w:rPr>
                <w:rFonts w:eastAsia="Times New Roman"/>
                <w:lang w:eastAsia="en-GB"/>
              </w:rPr>
              <w:t>SD</w:t>
            </w:r>
          </w:p>
        </w:tc>
        <w:tc>
          <w:tcPr>
            <w:tcW w:w="622" w:type="pct"/>
            <w:noWrap/>
            <w:hideMark/>
          </w:tcPr>
          <w:p w14:paraId="6C215AAB" w14:textId="77777777" w:rsidR="00731953" w:rsidRPr="00731953" w:rsidRDefault="00731953" w:rsidP="00731953">
            <w:pPr>
              <w:pStyle w:val="TableText"/>
              <w:rPr>
                <w:rFonts w:eastAsia="Times New Roman"/>
                <w:lang w:eastAsia="en-GB"/>
              </w:rPr>
            </w:pPr>
            <w:r w:rsidRPr="00731953">
              <w:rPr>
                <w:rFonts w:eastAsia="Times New Roman"/>
                <w:lang w:eastAsia="en-GB"/>
              </w:rPr>
              <w:t>21.0</w:t>
            </w:r>
          </w:p>
        </w:tc>
        <w:tc>
          <w:tcPr>
            <w:tcW w:w="763" w:type="pct"/>
            <w:noWrap/>
            <w:hideMark/>
          </w:tcPr>
          <w:p w14:paraId="56A03CE5" w14:textId="77777777" w:rsidR="00731953" w:rsidRPr="00731953" w:rsidRDefault="00731953" w:rsidP="00731953">
            <w:pPr>
              <w:pStyle w:val="TableText"/>
              <w:rPr>
                <w:rFonts w:eastAsia="Times New Roman"/>
                <w:lang w:eastAsia="en-GB"/>
              </w:rPr>
            </w:pPr>
            <w:r w:rsidRPr="00731953">
              <w:rPr>
                <w:rFonts w:eastAsia="Times New Roman"/>
                <w:lang w:eastAsia="en-GB"/>
              </w:rPr>
              <w:t>23.0</w:t>
            </w:r>
          </w:p>
        </w:tc>
        <w:tc>
          <w:tcPr>
            <w:tcW w:w="763" w:type="pct"/>
            <w:noWrap/>
            <w:hideMark/>
          </w:tcPr>
          <w:p w14:paraId="5C4CF0E3" w14:textId="77777777" w:rsidR="00731953" w:rsidRPr="00731953" w:rsidRDefault="00731953" w:rsidP="00731953">
            <w:pPr>
              <w:pStyle w:val="TableText"/>
              <w:rPr>
                <w:rFonts w:eastAsia="Times New Roman"/>
                <w:lang w:eastAsia="en-GB"/>
              </w:rPr>
            </w:pPr>
            <w:r w:rsidRPr="00731953">
              <w:rPr>
                <w:rFonts w:eastAsia="Times New Roman"/>
                <w:lang w:eastAsia="en-GB"/>
              </w:rPr>
              <w:t>20.3</w:t>
            </w:r>
          </w:p>
        </w:tc>
        <w:tc>
          <w:tcPr>
            <w:tcW w:w="763" w:type="pct"/>
            <w:noWrap/>
            <w:hideMark/>
          </w:tcPr>
          <w:p w14:paraId="0EC20A30" w14:textId="77777777" w:rsidR="00731953" w:rsidRPr="00731953" w:rsidRDefault="00731953" w:rsidP="00731953">
            <w:pPr>
              <w:pStyle w:val="TableText"/>
              <w:rPr>
                <w:rFonts w:eastAsia="Times New Roman"/>
                <w:lang w:eastAsia="en-GB"/>
              </w:rPr>
            </w:pPr>
            <w:r w:rsidRPr="00731953">
              <w:rPr>
                <w:rFonts w:eastAsia="Times New Roman"/>
                <w:lang w:eastAsia="en-GB"/>
              </w:rPr>
              <w:t>22.4</w:t>
            </w:r>
          </w:p>
        </w:tc>
        <w:tc>
          <w:tcPr>
            <w:tcW w:w="763" w:type="pct"/>
            <w:noWrap/>
            <w:hideMark/>
          </w:tcPr>
          <w:p w14:paraId="450D7F1F" w14:textId="77777777" w:rsidR="00731953" w:rsidRPr="00731953" w:rsidRDefault="00731953" w:rsidP="00731953">
            <w:pPr>
              <w:pStyle w:val="TableText"/>
              <w:rPr>
                <w:rFonts w:eastAsia="Times New Roman"/>
                <w:lang w:eastAsia="en-GB"/>
              </w:rPr>
            </w:pPr>
            <w:r w:rsidRPr="00731953">
              <w:rPr>
                <w:rFonts w:eastAsia="Times New Roman"/>
                <w:lang w:eastAsia="en-GB"/>
              </w:rPr>
              <w:t>17.8</w:t>
            </w:r>
          </w:p>
        </w:tc>
      </w:tr>
      <w:tr w:rsidR="00731953" w:rsidRPr="00731953" w14:paraId="20712AFD" w14:textId="77777777" w:rsidTr="00731953">
        <w:trPr>
          <w:trHeight w:val="290"/>
        </w:trPr>
        <w:tc>
          <w:tcPr>
            <w:tcW w:w="1326" w:type="pct"/>
            <w:noWrap/>
            <w:hideMark/>
          </w:tcPr>
          <w:p w14:paraId="780937F8" w14:textId="77777777" w:rsidR="00731953" w:rsidRPr="00731953" w:rsidRDefault="00731953" w:rsidP="00731953">
            <w:pPr>
              <w:pStyle w:val="TableText"/>
              <w:rPr>
                <w:rFonts w:eastAsia="Times New Roman"/>
                <w:lang w:eastAsia="en-GB"/>
              </w:rPr>
            </w:pPr>
            <w:r w:rsidRPr="00731953">
              <w:rPr>
                <w:rFonts w:eastAsia="Times New Roman"/>
                <w:lang w:eastAsia="en-GB"/>
              </w:rPr>
              <w:t>MIN</w:t>
            </w:r>
          </w:p>
        </w:tc>
        <w:tc>
          <w:tcPr>
            <w:tcW w:w="622" w:type="pct"/>
            <w:noWrap/>
            <w:hideMark/>
          </w:tcPr>
          <w:p w14:paraId="14B51916" w14:textId="77777777" w:rsidR="00731953" w:rsidRPr="00731953" w:rsidRDefault="00731953" w:rsidP="00731953">
            <w:pPr>
              <w:pStyle w:val="TableText"/>
              <w:rPr>
                <w:rFonts w:eastAsia="Times New Roman"/>
                <w:lang w:eastAsia="en-GB"/>
              </w:rPr>
            </w:pPr>
            <w:r w:rsidRPr="00731953">
              <w:rPr>
                <w:rFonts w:eastAsia="Times New Roman"/>
                <w:lang w:eastAsia="en-GB"/>
              </w:rPr>
              <w:t>-57.4</w:t>
            </w:r>
          </w:p>
        </w:tc>
        <w:tc>
          <w:tcPr>
            <w:tcW w:w="763" w:type="pct"/>
            <w:noWrap/>
            <w:hideMark/>
          </w:tcPr>
          <w:p w14:paraId="02901B5E" w14:textId="77777777" w:rsidR="00731953" w:rsidRPr="00731953" w:rsidRDefault="00731953" w:rsidP="00731953">
            <w:pPr>
              <w:pStyle w:val="TableText"/>
              <w:rPr>
                <w:rFonts w:eastAsia="Times New Roman"/>
                <w:lang w:eastAsia="en-GB"/>
              </w:rPr>
            </w:pPr>
            <w:r w:rsidRPr="00731953">
              <w:rPr>
                <w:rFonts w:eastAsia="Times New Roman"/>
                <w:lang w:eastAsia="en-GB"/>
              </w:rPr>
              <w:t>-56.3</w:t>
            </w:r>
          </w:p>
        </w:tc>
        <w:tc>
          <w:tcPr>
            <w:tcW w:w="763" w:type="pct"/>
            <w:noWrap/>
            <w:hideMark/>
          </w:tcPr>
          <w:p w14:paraId="6D76855D" w14:textId="77777777" w:rsidR="00731953" w:rsidRPr="00731953" w:rsidRDefault="00731953" w:rsidP="00731953">
            <w:pPr>
              <w:pStyle w:val="TableText"/>
              <w:rPr>
                <w:rFonts w:eastAsia="Times New Roman"/>
                <w:lang w:eastAsia="en-GB"/>
              </w:rPr>
            </w:pPr>
            <w:r w:rsidRPr="00731953">
              <w:rPr>
                <w:rFonts w:eastAsia="Times New Roman"/>
                <w:lang w:eastAsia="en-GB"/>
              </w:rPr>
              <w:t>-52.6</w:t>
            </w:r>
          </w:p>
        </w:tc>
        <w:tc>
          <w:tcPr>
            <w:tcW w:w="763" w:type="pct"/>
            <w:noWrap/>
            <w:hideMark/>
          </w:tcPr>
          <w:p w14:paraId="76E74508" w14:textId="77777777" w:rsidR="00731953" w:rsidRPr="00731953" w:rsidRDefault="00731953" w:rsidP="00731953">
            <w:pPr>
              <w:pStyle w:val="TableText"/>
              <w:rPr>
                <w:rFonts w:eastAsia="Times New Roman"/>
                <w:lang w:eastAsia="en-GB"/>
              </w:rPr>
            </w:pPr>
            <w:r w:rsidRPr="00731953">
              <w:rPr>
                <w:rFonts w:eastAsia="Times New Roman"/>
                <w:lang w:eastAsia="en-GB"/>
              </w:rPr>
              <w:t>-51.0</w:t>
            </w:r>
          </w:p>
        </w:tc>
        <w:tc>
          <w:tcPr>
            <w:tcW w:w="763" w:type="pct"/>
            <w:noWrap/>
            <w:hideMark/>
          </w:tcPr>
          <w:p w14:paraId="21504B9B" w14:textId="77777777" w:rsidR="00731953" w:rsidRPr="00731953" w:rsidRDefault="00731953" w:rsidP="00731953">
            <w:pPr>
              <w:pStyle w:val="TableText"/>
              <w:rPr>
                <w:rFonts w:eastAsia="Times New Roman"/>
                <w:lang w:eastAsia="en-GB"/>
              </w:rPr>
            </w:pPr>
            <w:r w:rsidRPr="00731953">
              <w:rPr>
                <w:rFonts w:eastAsia="Times New Roman"/>
                <w:lang w:eastAsia="en-GB"/>
              </w:rPr>
              <w:t>-14.7</w:t>
            </w:r>
          </w:p>
        </w:tc>
      </w:tr>
      <w:tr w:rsidR="00731953" w:rsidRPr="00731953" w14:paraId="7C12AABC" w14:textId="77777777" w:rsidTr="00731953">
        <w:trPr>
          <w:trHeight w:val="290"/>
        </w:trPr>
        <w:tc>
          <w:tcPr>
            <w:tcW w:w="1326" w:type="pct"/>
            <w:noWrap/>
            <w:hideMark/>
          </w:tcPr>
          <w:p w14:paraId="308AEFCC" w14:textId="77777777" w:rsidR="00731953" w:rsidRPr="00731953" w:rsidRDefault="00731953" w:rsidP="00731953">
            <w:pPr>
              <w:pStyle w:val="TableText"/>
              <w:rPr>
                <w:rFonts w:eastAsia="Times New Roman"/>
                <w:lang w:eastAsia="en-GB"/>
              </w:rPr>
            </w:pPr>
            <w:r w:rsidRPr="00731953">
              <w:rPr>
                <w:rFonts w:eastAsia="Times New Roman"/>
                <w:lang w:eastAsia="en-GB"/>
              </w:rPr>
              <w:t>MEDIAN</w:t>
            </w:r>
          </w:p>
        </w:tc>
        <w:tc>
          <w:tcPr>
            <w:tcW w:w="622" w:type="pct"/>
            <w:noWrap/>
            <w:hideMark/>
          </w:tcPr>
          <w:p w14:paraId="5D1E2E50" w14:textId="77777777" w:rsidR="00731953" w:rsidRPr="00731953" w:rsidRDefault="00731953" w:rsidP="00731953">
            <w:pPr>
              <w:pStyle w:val="TableText"/>
              <w:rPr>
                <w:rFonts w:eastAsia="Times New Roman"/>
                <w:lang w:eastAsia="en-GB"/>
              </w:rPr>
            </w:pPr>
            <w:r w:rsidRPr="00731953">
              <w:rPr>
                <w:rFonts w:eastAsia="Times New Roman"/>
                <w:lang w:eastAsia="en-GB"/>
              </w:rPr>
              <w:t>-18.0</w:t>
            </w:r>
          </w:p>
        </w:tc>
        <w:tc>
          <w:tcPr>
            <w:tcW w:w="763" w:type="pct"/>
            <w:noWrap/>
            <w:hideMark/>
          </w:tcPr>
          <w:p w14:paraId="69E39EA8" w14:textId="77777777" w:rsidR="00731953" w:rsidRPr="00731953" w:rsidRDefault="00731953" w:rsidP="00731953">
            <w:pPr>
              <w:pStyle w:val="TableText"/>
              <w:rPr>
                <w:rFonts w:eastAsia="Times New Roman"/>
                <w:lang w:eastAsia="en-GB"/>
              </w:rPr>
            </w:pPr>
            <w:r w:rsidRPr="00731953">
              <w:rPr>
                <w:rFonts w:eastAsia="Times New Roman"/>
                <w:lang w:eastAsia="en-GB"/>
              </w:rPr>
              <w:t>-17.2</w:t>
            </w:r>
          </w:p>
        </w:tc>
        <w:tc>
          <w:tcPr>
            <w:tcW w:w="763" w:type="pct"/>
            <w:noWrap/>
            <w:hideMark/>
          </w:tcPr>
          <w:p w14:paraId="5C4A8CF0" w14:textId="77777777" w:rsidR="00731953" w:rsidRPr="00731953" w:rsidRDefault="00731953" w:rsidP="00731953">
            <w:pPr>
              <w:pStyle w:val="TableText"/>
              <w:rPr>
                <w:rFonts w:eastAsia="Times New Roman"/>
                <w:lang w:eastAsia="en-GB"/>
              </w:rPr>
            </w:pPr>
            <w:r w:rsidRPr="00731953">
              <w:rPr>
                <w:rFonts w:eastAsia="Times New Roman"/>
                <w:lang w:eastAsia="en-GB"/>
              </w:rPr>
              <w:t>-12.1</w:t>
            </w:r>
          </w:p>
        </w:tc>
        <w:tc>
          <w:tcPr>
            <w:tcW w:w="763" w:type="pct"/>
            <w:noWrap/>
            <w:hideMark/>
          </w:tcPr>
          <w:p w14:paraId="330DC155" w14:textId="77777777" w:rsidR="00731953" w:rsidRPr="00731953" w:rsidRDefault="00731953" w:rsidP="00731953">
            <w:pPr>
              <w:pStyle w:val="TableText"/>
              <w:rPr>
                <w:rFonts w:eastAsia="Times New Roman"/>
                <w:lang w:eastAsia="en-GB"/>
              </w:rPr>
            </w:pPr>
            <w:r w:rsidRPr="00731953">
              <w:rPr>
                <w:rFonts w:eastAsia="Times New Roman"/>
                <w:lang w:eastAsia="en-GB"/>
              </w:rPr>
              <w:t>-10.6</w:t>
            </w:r>
          </w:p>
        </w:tc>
        <w:tc>
          <w:tcPr>
            <w:tcW w:w="763" w:type="pct"/>
            <w:noWrap/>
            <w:hideMark/>
          </w:tcPr>
          <w:p w14:paraId="31BEB42B" w14:textId="77777777" w:rsidR="00731953" w:rsidRPr="00731953" w:rsidRDefault="00731953" w:rsidP="00731953">
            <w:pPr>
              <w:pStyle w:val="TableText"/>
              <w:rPr>
                <w:rFonts w:eastAsia="Times New Roman"/>
                <w:lang w:eastAsia="en-GB"/>
              </w:rPr>
            </w:pPr>
            <w:r w:rsidRPr="00731953">
              <w:rPr>
                <w:rFonts w:eastAsia="Times New Roman"/>
                <w:lang w:eastAsia="en-GB"/>
              </w:rPr>
              <w:t>13.3</w:t>
            </w:r>
          </w:p>
        </w:tc>
      </w:tr>
      <w:tr w:rsidR="00731953" w:rsidRPr="00731953" w14:paraId="42CC6814" w14:textId="77777777" w:rsidTr="00731953">
        <w:trPr>
          <w:trHeight w:val="290"/>
        </w:trPr>
        <w:tc>
          <w:tcPr>
            <w:tcW w:w="1326" w:type="pct"/>
            <w:noWrap/>
            <w:hideMark/>
          </w:tcPr>
          <w:p w14:paraId="732CFBAF" w14:textId="77777777" w:rsidR="00731953" w:rsidRPr="00731953" w:rsidRDefault="00731953" w:rsidP="00731953">
            <w:pPr>
              <w:pStyle w:val="TableText"/>
              <w:rPr>
                <w:rFonts w:eastAsia="Times New Roman"/>
                <w:lang w:eastAsia="en-GB"/>
              </w:rPr>
            </w:pPr>
            <w:r w:rsidRPr="00731953">
              <w:rPr>
                <w:rFonts w:eastAsia="Times New Roman"/>
                <w:lang w:eastAsia="en-GB"/>
              </w:rPr>
              <w:t>MEDIAN (ABS)</w:t>
            </w:r>
          </w:p>
        </w:tc>
        <w:tc>
          <w:tcPr>
            <w:tcW w:w="622" w:type="pct"/>
            <w:noWrap/>
            <w:hideMark/>
          </w:tcPr>
          <w:p w14:paraId="1FC05F7D" w14:textId="77777777" w:rsidR="00731953" w:rsidRPr="00731953" w:rsidRDefault="00731953" w:rsidP="00731953">
            <w:pPr>
              <w:pStyle w:val="TableText"/>
              <w:rPr>
                <w:rFonts w:eastAsia="Times New Roman"/>
                <w:lang w:eastAsia="en-GB"/>
              </w:rPr>
            </w:pPr>
            <w:r w:rsidRPr="00731953">
              <w:rPr>
                <w:rFonts w:eastAsia="Times New Roman"/>
                <w:lang w:eastAsia="en-GB"/>
              </w:rPr>
              <w:t>18.0</w:t>
            </w:r>
          </w:p>
        </w:tc>
        <w:tc>
          <w:tcPr>
            <w:tcW w:w="763" w:type="pct"/>
            <w:noWrap/>
            <w:hideMark/>
          </w:tcPr>
          <w:p w14:paraId="321BFC14" w14:textId="77777777" w:rsidR="00731953" w:rsidRPr="00731953" w:rsidRDefault="00731953" w:rsidP="00731953">
            <w:pPr>
              <w:pStyle w:val="TableText"/>
              <w:rPr>
                <w:rFonts w:eastAsia="Times New Roman"/>
                <w:lang w:eastAsia="en-GB"/>
              </w:rPr>
            </w:pPr>
            <w:r w:rsidRPr="00731953">
              <w:rPr>
                <w:rFonts w:eastAsia="Times New Roman"/>
                <w:lang w:eastAsia="en-GB"/>
              </w:rPr>
              <w:t>21.3</w:t>
            </w:r>
          </w:p>
        </w:tc>
        <w:tc>
          <w:tcPr>
            <w:tcW w:w="763" w:type="pct"/>
            <w:noWrap/>
            <w:hideMark/>
          </w:tcPr>
          <w:p w14:paraId="76A2518C" w14:textId="77777777" w:rsidR="00731953" w:rsidRPr="00731953" w:rsidRDefault="00731953" w:rsidP="00731953">
            <w:pPr>
              <w:pStyle w:val="TableText"/>
              <w:rPr>
                <w:rFonts w:eastAsia="Times New Roman"/>
                <w:lang w:eastAsia="en-GB"/>
              </w:rPr>
            </w:pPr>
            <w:r w:rsidRPr="00731953">
              <w:rPr>
                <w:rFonts w:eastAsia="Times New Roman"/>
                <w:lang w:eastAsia="en-GB"/>
              </w:rPr>
              <w:t>15.9</w:t>
            </w:r>
          </w:p>
        </w:tc>
        <w:tc>
          <w:tcPr>
            <w:tcW w:w="763" w:type="pct"/>
            <w:noWrap/>
            <w:hideMark/>
          </w:tcPr>
          <w:p w14:paraId="4C1F503C" w14:textId="77777777" w:rsidR="00731953" w:rsidRPr="00731953" w:rsidRDefault="00731953" w:rsidP="00731953">
            <w:pPr>
              <w:pStyle w:val="TableText"/>
              <w:rPr>
                <w:rFonts w:eastAsia="Times New Roman"/>
                <w:lang w:eastAsia="en-GB"/>
              </w:rPr>
            </w:pPr>
            <w:r w:rsidRPr="00731953">
              <w:rPr>
                <w:rFonts w:eastAsia="Times New Roman"/>
                <w:lang w:eastAsia="en-GB"/>
              </w:rPr>
              <w:t>17.2</w:t>
            </w:r>
          </w:p>
        </w:tc>
        <w:tc>
          <w:tcPr>
            <w:tcW w:w="763" w:type="pct"/>
            <w:noWrap/>
            <w:hideMark/>
          </w:tcPr>
          <w:p w14:paraId="6855E8AF" w14:textId="77777777" w:rsidR="00731953" w:rsidRPr="00731953" w:rsidRDefault="00731953" w:rsidP="00731953">
            <w:pPr>
              <w:pStyle w:val="TableText"/>
              <w:rPr>
                <w:rFonts w:eastAsia="Times New Roman"/>
                <w:lang w:eastAsia="en-GB"/>
              </w:rPr>
            </w:pPr>
            <w:r w:rsidRPr="00731953">
              <w:rPr>
                <w:rFonts w:eastAsia="Times New Roman"/>
                <w:lang w:eastAsia="en-GB"/>
              </w:rPr>
              <w:t>15.9</w:t>
            </w:r>
          </w:p>
        </w:tc>
      </w:tr>
      <w:tr w:rsidR="00731953" w:rsidRPr="00731953" w14:paraId="21428B1C" w14:textId="77777777" w:rsidTr="00731953">
        <w:trPr>
          <w:trHeight w:val="290"/>
        </w:trPr>
        <w:tc>
          <w:tcPr>
            <w:tcW w:w="1326" w:type="pct"/>
            <w:noWrap/>
            <w:hideMark/>
          </w:tcPr>
          <w:p w14:paraId="36C18D53" w14:textId="77777777" w:rsidR="00731953" w:rsidRPr="00731953" w:rsidRDefault="00731953" w:rsidP="00731953">
            <w:pPr>
              <w:pStyle w:val="TableText"/>
              <w:rPr>
                <w:rFonts w:eastAsia="Times New Roman"/>
                <w:lang w:eastAsia="en-GB"/>
              </w:rPr>
            </w:pPr>
            <w:r w:rsidRPr="00731953">
              <w:rPr>
                <w:rFonts w:eastAsia="Times New Roman"/>
                <w:lang w:eastAsia="en-GB"/>
              </w:rPr>
              <w:t>MAX</w:t>
            </w:r>
          </w:p>
        </w:tc>
        <w:tc>
          <w:tcPr>
            <w:tcW w:w="622" w:type="pct"/>
            <w:noWrap/>
            <w:hideMark/>
          </w:tcPr>
          <w:p w14:paraId="3A577CA0" w14:textId="77777777" w:rsidR="00731953" w:rsidRPr="00731953" w:rsidRDefault="00731953" w:rsidP="00731953">
            <w:pPr>
              <w:pStyle w:val="TableText"/>
              <w:rPr>
                <w:rFonts w:eastAsia="Times New Roman"/>
                <w:lang w:eastAsia="en-GB"/>
              </w:rPr>
            </w:pPr>
            <w:r w:rsidRPr="00731953">
              <w:rPr>
                <w:rFonts w:eastAsia="Times New Roman"/>
                <w:lang w:eastAsia="en-GB"/>
              </w:rPr>
              <w:t>13.3</w:t>
            </w:r>
          </w:p>
        </w:tc>
        <w:tc>
          <w:tcPr>
            <w:tcW w:w="763" w:type="pct"/>
            <w:noWrap/>
            <w:hideMark/>
          </w:tcPr>
          <w:p w14:paraId="4954C6F0" w14:textId="77777777" w:rsidR="00731953" w:rsidRPr="00731953" w:rsidRDefault="00731953" w:rsidP="00731953">
            <w:pPr>
              <w:pStyle w:val="TableText"/>
              <w:rPr>
                <w:rFonts w:eastAsia="Times New Roman"/>
                <w:lang w:eastAsia="en-GB"/>
              </w:rPr>
            </w:pPr>
            <w:r w:rsidRPr="00731953">
              <w:rPr>
                <w:rFonts w:eastAsia="Times New Roman"/>
                <w:lang w:eastAsia="en-GB"/>
              </w:rPr>
              <w:t>28.2</w:t>
            </w:r>
          </w:p>
        </w:tc>
        <w:tc>
          <w:tcPr>
            <w:tcW w:w="763" w:type="pct"/>
            <w:noWrap/>
            <w:hideMark/>
          </w:tcPr>
          <w:p w14:paraId="5460C399" w14:textId="77777777" w:rsidR="00731953" w:rsidRPr="00731953" w:rsidRDefault="00731953" w:rsidP="00731953">
            <w:pPr>
              <w:pStyle w:val="TableText"/>
              <w:rPr>
                <w:rFonts w:eastAsia="Times New Roman"/>
                <w:lang w:eastAsia="en-GB"/>
              </w:rPr>
            </w:pPr>
            <w:r w:rsidRPr="00731953">
              <w:rPr>
                <w:rFonts w:eastAsia="Times New Roman"/>
                <w:lang w:eastAsia="en-GB"/>
              </w:rPr>
              <w:t>17.0</w:t>
            </w:r>
          </w:p>
        </w:tc>
        <w:tc>
          <w:tcPr>
            <w:tcW w:w="763" w:type="pct"/>
            <w:noWrap/>
            <w:hideMark/>
          </w:tcPr>
          <w:p w14:paraId="1F3C9954" w14:textId="77777777" w:rsidR="00731953" w:rsidRPr="00731953" w:rsidRDefault="00731953" w:rsidP="00731953">
            <w:pPr>
              <w:pStyle w:val="TableText"/>
              <w:rPr>
                <w:rFonts w:eastAsia="Times New Roman"/>
                <w:lang w:eastAsia="en-GB"/>
              </w:rPr>
            </w:pPr>
            <w:r w:rsidRPr="00731953">
              <w:rPr>
                <w:rFonts w:eastAsia="Times New Roman"/>
                <w:lang w:eastAsia="en-GB"/>
              </w:rPr>
              <w:t>30.5</w:t>
            </w:r>
          </w:p>
        </w:tc>
        <w:tc>
          <w:tcPr>
            <w:tcW w:w="763" w:type="pct"/>
            <w:noWrap/>
            <w:hideMark/>
          </w:tcPr>
          <w:p w14:paraId="72D2EFB3" w14:textId="77777777" w:rsidR="00731953" w:rsidRPr="00731953" w:rsidRDefault="00731953" w:rsidP="00731953">
            <w:pPr>
              <w:pStyle w:val="TableText"/>
              <w:rPr>
                <w:rFonts w:eastAsia="Times New Roman"/>
                <w:lang w:eastAsia="en-GB"/>
              </w:rPr>
            </w:pPr>
            <w:r w:rsidRPr="00731953">
              <w:rPr>
                <w:rFonts w:eastAsia="Times New Roman"/>
                <w:lang w:eastAsia="en-GB"/>
              </w:rPr>
              <w:t>47.3</w:t>
            </w:r>
          </w:p>
        </w:tc>
      </w:tr>
      <w:tr w:rsidR="00731953" w:rsidRPr="00731953" w14:paraId="0D1E3F3D" w14:textId="77777777" w:rsidTr="00731953">
        <w:trPr>
          <w:trHeight w:val="290"/>
        </w:trPr>
        <w:tc>
          <w:tcPr>
            <w:tcW w:w="1326" w:type="pct"/>
            <w:noWrap/>
            <w:hideMark/>
          </w:tcPr>
          <w:p w14:paraId="10DF6600" w14:textId="77777777" w:rsidR="00731953" w:rsidRPr="00731953" w:rsidRDefault="00731953" w:rsidP="00731953">
            <w:pPr>
              <w:pStyle w:val="TableText"/>
              <w:rPr>
                <w:rFonts w:eastAsia="Times New Roman"/>
                <w:lang w:eastAsia="en-GB"/>
              </w:rPr>
            </w:pPr>
            <w:r w:rsidRPr="00731953">
              <w:rPr>
                <w:rFonts w:eastAsia="Times New Roman"/>
                <w:lang w:eastAsia="en-GB"/>
              </w:rPr>
              <w:t>RANGE</w:t>
            </w:r>
          </w:p>
        </w:tc>
        <w:tc>
          <w:tcPr>
            <w:tcW w:w="622" w:type="pct"/>
            <w:noWrap/>
            <w:hideMark/>
          </w:tcPr>
          <w:p w14:paraId="6558C3A6" w14:textId="77777777" w:rsidR="00731953" w:rsidRPr="00731953" w:rsidRDefault="00731953" w:rsidP="00731953">
            <w:pPr>
              <w:pStyle w:val="TableText"/>
              <w:rPr>
                <w:rFonts w:eastAsia="Times New Roman"/>
                <w:lang w:eastAsia="en-GB"/>
              </w:rPr>
            </w:pPr>
            <w:r w:rsidRPr="00731953">
              <w:rPr>
                <w:rFonts w:eastAsia="Times New Roman"/>
                <w:lang w:eastAsia="en-GB"/>
              </w:rPr>
              <w:t>70.7</w:t>
            </w:r>
          </w:p>
        </w:tc>
        <w:tc>
          <w:tcPr>
            <w:tcW w:w="763" w:type="pct"/>
            <w:noWrap/>
            <w:hideMark/>
          </w:tcPr>
          <w:p w14:paraId="1956933F" w14:textId="77777777" w:rsidR="00731953" w:rsidRPr="00731953" w:rsidRDefault="00731953" w:rsidP="00731953">
            <w:pPr>
              <w:pStyle w:val="TableText"/>
              <w:rPr>
                <w:rFonts w:eastAsia="Times New Roman"/>
                <w:lang w:eastAsia="en-GB"/>
              </w:rPr>
            </w:pPr>
            <w:r w:rsidRPr="00731953">
              <w:rPr>
                <w:rFonts w:eastAsia="Times New Roman"/>
                <w:lang w:eastAsia="en-GB"/>
              </w:rPr>
              <w:t>84.5</w:t>
            </w:r>
          </w:p>
        </w:tc>
        <w:tc>
          <w:tcPr>
            <w:tcW w:w="763" w:type="pct"/>
            <w:noWrap/>
            <w:hideMark/>
          </w:tcPr>
          <w:p w14:paraId="295B867E" w14:textId="77777777" w:rsidR="00731953" w:rsidRPr="00731953" w:rsidRDefault="00731953" w:rsidP="00731953">
            <w:pPr>
              <w:pStyle w:val="TableText"/>
              <w:rPr>
                <w:rFonts w:eastAsia="Times New Roman"/>
                <w:lang w:eastAsia="en-GB"/>
              </w:rPr>
            </w:pPr>
            <w:r w:rsidRPr="00731953">
              <w:rPr>
                <w:rFonts w:eastAsia="Times New Roman"/>
                <w:lang w:eastAsia="en-GB"/>
              </w:rPr>
              <w:t>69.5</w:t>
            </w:r>
          </w:p>
        </w:tc>
        <w:tc>
          <w:tcPr>
            <w:tcW w:w="763" w:type="pct"/>
            <w:noWrap/>
            <w:hideMark/>
          </w:tcPr>
          <w:p w14:paraId="374368DD" w14:textId="77777777" w:rsidR="00731953" w:rsidRPr="00731953" w:rsidRDefault="00731953" w:rsidP="00731953">
            <w:pPr>
              <w:pStyle w:val="TableText"/>
              <w:rPr>
                <w:rFonts w:eastAsia="Times New Roman"/>
                <w:lang w:eastAsia="en-GB"/>
              </w:rPr>
            </w:pPr>
            <w:r w:rsidRPr="00731953">
              <w:rPr>
                <w:rFonts w:eastAsia="Times New Roman"/>
                <w:lang w:eastAsia="en-GB"/>
              </w:rPr>
              <w:t>81.5</w:t>
            </w:r>
          </w:p>
        </w:tc>
        <w:tc>
          <w:tcPr>
            <w:tcW w:w="763" w:type="pct"/>
            <w:noWrap/>
            <w:hideMark/>
          </w:tcPr>
          <w:p w14:paraId="301ABF00" w14:textId="77777777" w:rsidR="00731953" w:rsidRPr="00731953" w:rsidRDefault="00731953" w:rsidP="00731953">
            <w:pPr>
              <w:pStyle w:val="TableText"/>
              <w:rPr>
                <w:rFonts w:eastAsia="Times New Roman"/>
                <w:lang w:eastAsia="en-GB"/>
              </w:rPr>
            </w:pPr>
            <w:r w:rsidRPr="00731953">
              <w:rPr>
                <w:rFonts w:eastAsia="Times New Roman"/>
                <w:lang w:eastAsia="en-GB"/>
              </w:rPr>
              <w:t>62.0</w:t>
            </w:r>
          </w:p>
        </w:tc>
      </w:tr>
    </w:tbl>
    <w:p w14:paraId="6714DA6A" w14:textId="77777777" w:rsidR="00731953" w:rsidRDefault="00731953" w:rsidP="005568EB"/>
    <w:p w14:paraId="7C125BAC" w14:textId="655612D5" w:rsidR="005568EB" w:rsidRPr="005568EB" w:rsidRDefault="005568EB" w:rsidP="00056621">
      <w:pPr>
        <w:rPr>
          <w:b/>
          <w:bCs/>
        </w:rPr>
      </w:pPr>
      <w:r w:rsidRPr="00201AF9">
        <w:rPr>
          <w:highlight w:val="yellow"/>
        </w:rPr>
        <w:t>TO CONSIDER</w:t>
      </w:r>
      <w:r>
        <w:t xml:space="preserve">: Add map of India (labelled states/Union territories) and map of Karnataka (labelled districts) as </w:t>
      </w:r>
      <w:proofErr w:type="gramStart"/>
      <w:r>
        <w:t>Appendix</w:t>
      </w:r>
      <w:proofErr w:type="gramEnd"/>
    </w:p>
    <w:p w14:paraId="7AAD5CC8" w14:textId="134C958F" w:rsidR="00056621" w:rsidRDefault="00056621" w:rsidP="00056621">
      <w:r>
        <w:t xml:space="preserve">Example of computation time matrix (t3.12): </w:t>
      </w:r>
    </w:p>
    <w:tbl>
      <w:tblPr>
        <w:tblStyle w:val="TableGrid"/>
        <w:tblW w:w="0" w:type="auto"/>
        <w:tblLook w:val="04A0" w:firstRow="1" w:lastRow="0" w:firstColumn="1" w:lastColumn="0" w:noHBand="0" w:noVBand="1"/>
      </w:tblPr>
      <w:tblGrid>
        <w:gridCol w:w="1101"/>
        <w:gridCol w:w="1087"/>
        <w:gridCol w:w="3590"/>
        <w:gridCol w:w="3359"/>
      </w:tblGrid>
      <w:tr w:rsidR="00056621" w14:paraId="48FBAADE" w14:textId="77777777" w:rsidTr="00FD459C">
        <w:tc>
          <w:tcPr>
            <w:tcW w:w="1101" w:type="dxa"/>
            <w:tcBorders>
              <w:left w:val="nil"/>
              <w:bottom w:val="nil"/>
              <w:right w:val="nil"/>
            </w:tcBorders>
          </w:tcPr>
          <w:p w14:paraId="67CD544C" w14:textId="77777777" w:rsidR="00056621" w:rsidRPr="001E55A0" w:rsidRDefault="00056621" w:rsidP="00680FE5">
            <w:pPr>
              <w:pStyle w:val="TableHeaders"/>
            </w:pPr>
            <w:commentRangeStart w:id="103"/>
            <w:r w:rsidRPr="001E55A0">
              <w:t>Data Source</w:t>
            </w:r>
          </w:p>
        </w:tc>
        <w:tc>
          <w:tcPr>
            <w:tcW w:w="850" w:type="dxa"/>
            <w:tcBorders>
              <w:left w:val="nil"/>
              <w:right w:val="nil"/>
            </w:tcBorders>
          </w:tcPr>
          <w:p w14:paraId="4B27DA53" w14:textId="77777777" w:rsidR="00056621" w:rsidRDefault="00056621" w:rsidP="00680FE5">
            <w:pPr>
              <w:pStyle w:val="TableText"/>
            </w:pPr>
          </w:p>
        </w:tc>
        <w:tc>
          <w:tcPr>
            <w:tcW w:w="6949" w:type="dxa"/>
            <w:gridSpan w:val="2"/>
            <w:tcBorders>
              <w:left w:val="nil"/>
              <w:right w:val="nil"/>
            </w:tcBorders>
            <w:vAlign w:val="center"/>
          </w:tcPr>
          <w:p w14:paraId="52EF7F83" w14:textId="77777777" w:rsidR="00056621" w:rsidRDefault="00056621" w:rsidP="00680FE5">
            <w:pPr>
              <w:pStyle w:val="TableText"/>
            </w:pPr>
            <w:r>
              <w:t>Dynamic World</w:t>
            </w:r>
            <w:commentRangeEnd w:id="103"/>
            <w:r>
              <w:rPr>
                <w:rStyle w:val="CommentReference"/>
                <w:rFonts w:cstheme="minorBidi"/>
                <w:bCs w:val="0"/>
              </w:rPr>
              <w:commentReference w:id="103"/>
            </w:r>
          </w:p>
        </w:tc>
      </w:tr>
      <w:tr w:rsidR="00056621" w14:paraId="34003534" w14:textId="77777777" w:rsidTr="00FD459C">
        <w:tc>
          <w:tcPr>
            <w:tcW w:w="1101" w:type="dxa"/>
            <w:tcBorders>
              <w:top w:val="nil"/>
              <w:left w:val="nil"/>
              <w:right w:val="nil"/>
            </w:tcBorders>
          </w:tcPr>
          <w:p w14:paraId="79D6DE29" w14:textId="77777777" w:rsidR="00056621" w:rsidRDefault="00056621" w:rsidP="00680FE5">
            <w:pPr>
              <w:pStyle w:val="TableText"/>
            </w:pPr>
          </w:p>
        </w:tc>
        <w:tc>
          <w:tcPr>
            <w:tcW w:w="850" w:type="dxa"/>
            <w:tcBorders>
              <w:left w:val="nil"/>
              <w:right w:val="nil"/>
            </w:tcBorders>
          </w:tcPr>
          <w:p w14:paraId="4315D117" w14:textId="77777777" w:rsidR="00056621" w:rsidRDefault="00056621" w:rsidP="00680FE5">
            <w:pPr>
              <w:pStyle w:val="TableHeaders"/>
            </w:pPr>
            <w:r>
              <w:t>Spatial resolution</w:t>
            </w:r>
          </w:p>
        </w:tc>
        <w:tc>
          <w:tcPr>
            <w:tcW w:w="3590" w:type="dxa"/>
            <w:tcBorders>
              <w:left w:val="nil"/>
              <w:right w:val="nil"/>
            </w:tcBorders>
          </w:tcPr>
          <w:p w14:paraId="3703457C" w14:textId="77777777" w:rsidR="00056621" w:rsidRDefault="00056621" w:rsidP="00680FE5">
            <w:pPr>
              <w:pStyle w:val="TableText"/>
            </w:pPr>
            <w:r>
              <w:t>1km</w:t>
            </w:r>
          </w:p>
        </w:tc>
        <w:tc>
          <w:tcPr>
            <w:tcW w:w="3359" w:type="dxa"/>
            <w:tcBorders>
              <w:left w:val="nil"/>
              <w:right w:val="nil"/>
            </w:tcBorders>
          </w:tcPr>
          <w:p w14:paraId="138D6FA1" w14:textId="77777777" w:rsidR="00056621" w:rsidRDefault="00056621" w:rsidP="00680FE5">
            <w:pPr>
              <w:pStyle w:val="TableText"/>
            </w:pPr>
            <w:r>
              <w:t>100m</w:t>
            </w:r>
          </w:p>
        </w:tc>
      </w:tr>
      <w:tr w:rsidR="00056621" w14:paraId="0CE513E6" w14:textId="77777777" w:rsidTr="00FD459C">
        <w:tc>
          <w:tcPr>
            <w:tcW w:w="1101" w:type="dxa"/>
            <w:vMerge w:val="restart"/>
            <w:tcBorders>
              <w:left w:val="nil"/>
              <w:right w:val="nil"/>
            </w:tcBorders>
            <w:vAlign w:val="center"/>
          </w:tcPr>
          <w:p w14:paraId="0705CAD6" w14:textId="77777777" w:rsidR="00056621" w:rsidRDefault="00056621" w:rsidP="00680FE5">
            <w:pPr>
              <w:pStyle w:val="TableText"/>
            </w:pPr>
            <w:r>
              <w:t>WorldPop</w:t>
            </w:r>
          </w:p>
        </w:tc>
        <w:tc>
          <w:tcPr>
            <w:tcW w:w="850" w:type="dxa"/>
            <w:tcBorders>
              <w:left w:val="nil"/>
              <w:right w:val="nil"/>
            </w:tcBorders>
          </w:tcPr>
          <w:p w14:paraId="0443170A" w14:textId="77777777" w:rsidR="00056621" w:rsidRDefault="00056621" w:rsidP="00680FE5">
            <w:pPr>
              <w:pStyle w:val="TableText"/>
            </w:pPr>
            <w:r>
              <w:t>1km</w:t>
            </w:r>
          </w:p>
        </w:tc>
        <w:tc>
          <w:tcPr>
            <w:tcW w:w="3590" w:type="dxa"/>
            <w:tcBorders>
              <w:left w:val="nil"/>
              <w:right w:val="nil"/>
            </w:tcBorders>
          </w:tcPr>
          <w:p w14:paraId="1CD77CF4" w14:textId="77777777" w:rsidR="00056621" w:rsidRPr="00293BB1" w:rsidRDefault="00056621" w:rsidP="00680FE5">
            <w:pPr>
              <w:pStyle w:val="TableText"/>
            </w:pPr>
            <w:r w:rsidRPr="00293BB1">
              <w:t>Mean time</w:t>
            </w:r>
          </w:p>
        </w:tc>
        <w:tc>
          <w:tcPr>
            <w:tcW w:w="3359" w:type="dxa"/>
            <w:tcBorders>
              <w:left w:val="nil"/>
              <w:right w:val="nil"/>
            </w:tcBorders>
          </w:tcPr>
          <w:p w14:paraId="11E15776" w14:textId="77777777" w:rsidR="00056621" w:rsidRPr="006D3DA4" w:rsidRDefault="00056621" w:rsidP="00680FE5">
            <w:pPr>
              <w:pStyle w:val="TableText"/>
            </w:pPr>
            <w:r>
              <w:t>Karnataka: 30 minutes + 90 minutes</w:t>
            </w:r>
          </w:p>
        </w:tc>
      </w:tr>
      <w:tr w:rsidR="00056621" w14:paraId="2173CA50" w14:textId="77777777" w:rsidTr="00FD459C">
        <w:tc>
          <w:tcPr>
            <w:tcW w:w="1101" w:type="dxa"/>
            <w:vMerge/>
            <w:tcBorders>
              <w:left w:val="nil"/>
              <w:right w:val="nil"/>
            </w:tcBorders>
          </w:tcPr>
          <w:p w14:paraId="4B3923B7" w14:textId="77777777" w:rsidR="00056621" w:rsidRDefault="00056621" w:rsidP="00680FE5">
            <w:pPr>
              <w:pStyle w:val="TableText"/>
            </w:pPr>
          </w:p>
        </w:tc>
        <w:tc>
          <w:tcPr>
            <w:tcW w:w="850" w:type="dxa"/>
            <w:tcBorders>
              <w:left w:val="nil"/>
              <w:right w:val="nil"/>
            </w:tcBorders>
          </w:tcPr>
          <w:p w14:paraId="6A1BF00E" w14:textId="77777777" w:rsidR="00056621" w:rsidRDefault="00056621" w:rsidP="00680FE5">
            <w:pPr>
              <w:pStyle w:val="TableText"/>
            </w:pPr>
            <w:r>
              <w:t>100m</w:t>
            </w:r>
          </w:p>
        </w:tc>
        <w:tc>
          <w:tcPr>
            <w:tcW w:w="3590" w:type="dxa"/>
            <w:tcBorders>
              <w:left w:val="nil"/>
              <w:right w:val="nil"/>
            </w:tcBorders>
          </w:tcPr>
          <w:p w14:paraId="4CD53B5A" w14:textId="77777777" w:rsidR="00056621" w:rsidRPr="00293BB1" w:rsidRDefault="00056621" w:rsidP="00680FE5">
            <w:pPr>
              <w:pStyle w:val="TableText"/>
            </w:pPr>
            <w:r w:rsidRPr="00293BB1">
              <w:t>Mean time</w:t>
            </w:r>
          </w:p>
        </w:tc>
        <w:tc>
          <w:tcPr>
            <w:tcW w:w="3359" w:type="dxa"/>
            <w:tcBorders>
              <w:left w:val="nil"/>
              <w:right w:val="nil"/>
            </w:tcBorders>
          </w:tcPr>
          <w:p w14:paraId="2B52C59C" w14:textId="77777777" w:rsidR="00056621" w:rsidRPr="00293BB1" w:rsidRDefault="00056621" w:rsidP="00680FE5">
            <w:pPr>
              <w:pStyle w:val="TableText"/>
            </w:pPr>
            <w:r w:rsidRPr="00293BB1">
              <w:t>Mean time</w:t>
            </w:r>
          </w:p>
        </w:tc>
      </w:tr>
    </w:tbl>
    <w:p w14:paraId="2B2FEF78" w14:textId="77777777" w:rsidR="006204CC" w:rsidRDefault="006204CC" w:rsidP="00415B52"/>
    <w:p w14:paraId="5099D5C7" w14:textId="1DBEE739" w:rsidR="009225AB" w:rsidRDefault="009225AB" w:rsidP="00415B52">
      <w:r>
        <w:br w:type="page"/>
      </w:r>
    </w:p>
    <w:p w14:paraId="49F47D73" w14:textId="7ECFB741" w:rsidR="00424424" w:rsidRDefault="009225AB" w:rsidP="009225AB">
      <w:pPr>
        <w:pStyle w:val="Heading2"/>
      </w:pPr>
      <w:bookmarkStart w:id="104" w:name="_Toc143770704"/>
      <w:r>
        <w:lastRenderedPageBreak/>
        <w:t>References</w:t>
      </w:r>
      <w:bookmarkEnd w:id="104"/>
    </w:p>
    <w:p w14:paraId="24370305" w14:textId="77777777" w:rsidR="00DA4BAC" w:rsidRPr="00DA4BAC" w:rsidRDefault="009225AB" w:rsidP="00DA4BAC">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DA4BAC" w:rsidRPr="00DA4BAC">
        <w:rPr>
          <w:rFonts w:ascii="Arial" w:hAnsi="Arial" w:cs="Arial"/>
        </w:rPr>
        <w:t xml:space="preserve">Anand, S., Kakumanu, K.R. and Amarasinghe, U.A. (2019) ‘Use of Remote Sensing and GIS for Identifying Tanks and Rehabilitation Benefits to the Rural Areas’, </w:t>
      </w:r>
      <w:r w:rsidR="00DA4BAC" w:rsidRPr="00DA4BAC">
        <w:rPr>
          <w:rFonts w:ascii="Arial" w:hAnsi="Arial" w:cs="Arial"/>
          <w:i/>
          <w:iCs/>
        </w:rPr>
        <w:t>Journal of Rural Development</w:t>
      </w:r>
      <w:r w:rsidR="00DA4BAC" w:rsidRPr="00DA4BAC">
        <w:rPr>
          <w:rFonts w:ascii="Arial" w:hAnsi="Arial" w:cs="Arial"/>
        </w:rPr>
        <w:t>, 38(1), p. 55. Available at: https://doi.org/10.25175/jrd/2019/v38/i1/121801.</w:t>
      </w:r>
    </w:p>
    <w:p w14:paraId="6D7B906F" w14:textId="77777777" w:rsidR="00DA4BAC" w:rsidRPr="00DA4BAC" w:rsidRDefault="00DA4BAC" w:rsidP="00DA4BAC">
      <w:pPr>
        <w:pStyle w:val="Bibliography"/>
        <w:rPr>
          <w:rFonts w:ascii="Arial" w:hAnsi="Arial" w:cs="Arial"/>
        </w:rPr>
      </w:pPr>
      <w:r w:rsidRPr="00DA4BAC">
        <w:rPr>
          <w:rFonts w:ascii="Arial" w:hAnsi="Arial" w:cs="Arial"/>
        </w:rPr>
        <w:t xml:space="preserve">Balk, D. </w:t>
      </w:r>
      <w:r w:rsidRPr="00DA4BAC">
        <w:rPr>
          <w:rFonts w:ascii="Arial" w:hAnsi="Arial" w:cs="Arial"/>
          <w:i/>
          <w:iCs/>
        </w:rPr>
        <w:t>et al.</w:t>
      </w:r>
      <w:r w:rsidRPr="00DA4BAC">
        <w:rPr>
          <w:rFonts w:ascii="Arial" w:hAnsi="Arial" w:cs="Arial"/>
        </w:rPr>
        <w:t xml:space="preserve"> (2019) ‘Urbanization in India: Population and Urban Classification Grids for 2011’, </w:t>
      </w:r>
      <w:r w:rsidRPr="00DA4BAC">
        <w:rPr>
          <w:rFonts w:ascii="Arial" w:hAnsi="Arial" w:cs="Arial"/>
          <w:i/>
          <w:iCs/>
        </w:rPr>
        <w:t>Data</w:t>
      </w:r>
      <w:r w:rsidRPr="00DA4BAC">
        <w:rPr>
          <w:rFonts w:ascii="Arial" w:hAnsi="Arial" w:cs="Arial"/>
        </w:rPr>
        <w:t>, 4(1), p. 35. Available at: https://doi.org/10.3390/data4010035.</w:t>
      </w:r>
    </w:p>
    <w:p w14:paraId="3860E650" w14:textId="77777777" w:rsidR="00DA4BAC" w:rsidRPr="00DA4BAC" w:rsidRDefault="00DA4BAC" w:rsidP="00DA4BAC">
      <w:pPr>
        <w:pStyle w:val="Bibliography"/>
        <w:rPr>
          <w:rFonts w:ascii="Arial" w:hAnsi="Arial" w:cs="Arial"/>
        </w:rPr>
      </w:pPr>
      <w:r w:rsidRPr="00DA4BAC">
        <w:rPr>
          <w:rFonts w:ascii="Arial" w:hAnsi="Arial" w:cs="Arial"/>
        </w:rPr>
        <w:t xml:space="preserve">Brown, C.F. </w:t>
      </w:r>
      <w:r w:rsidRPr="00DA4BAC">
        <w:rPr>
          <w:rFonts w:ascii="Arial" w:hAnsi="Arial" w:cs="Arial"/>
          <w:i/>
          <w:iCs/>
        </w:rPr>
        <w:t>et al.</w:t>
      </w:r>
      <w:r w:rsidRPr="00DA4BAC">
        <w:rPr>
          <w:rFonts w:ascii="Arial" w:hAnsi="Arial" w:cs="Arial"/>
        </w:rPr>
        <w:t xml:space="preserve"> (2022) ‘Dynamic World, Near real-time global 10 m land use land cover mapping’, </w:t>
      </w:r>
      <w:r w:rsidRPr="00DA4BAC">
        <w:rPr>
          <w:rFonts w:ascii="Arial" w:hAnsi="Arial" w:cs="Arial"/>
          <w:i/>
          <w:iCs/>
        </w:rPr>
        <w:t>Scientific Data</w:t>
      </w:r>
      <w:r w:rsidRPr="00DA4BAC">
        <w:rPr>
          <w:rFonts w:ascii="Arial" w:hAnsi="Arial" w:cs="Arial"/>
        </w:rPr>
        <w:t>, 9(1), p. 251. Available at: https://doi.org/10.1038/s41597-022-01307-4.</w:t>
      </w:r>
    </w:p>
    <w:p w14:paraId="78706BCB" w14:textId="77777777" w:rsidR="00DA4BAC" w:rsidRPr="00DA4BAC" w:rsidRDefault="00DA4BAC" w:rsidP="00DA4BAC">
      <w:pPr>
        <w:pStyle w:val="Bibliography"/>
        <w:rPr>
          <w:rFonts w:ascii="Arial" w:hAnsi="Arial" w:cs="Arial"/>
        </w:rPr>
      </w:pPr>
      <w:r w:rsidRPr="00DA4BAC">
        <w:rPr>
          <w:rFonts w:ascii="Arial" w:hAnsi="Arial" w:cs="Arial"/>
        </w:rPr>
        <w:t>Census of India (2011) ‘B-04 Main Workers classified by Age, Industrial Category, and Sex’. Available at: https://censusindia.gov.in/census.website/data/census-tables (Accessed: 30 May 2023).</w:t>
      </w:r>
    </w:p>
    <w:p w14:paraId="0BE437B2" w14:textId="77777777" w:rsidR="00DA4BAC" w:rsidRPr="00DA4BAC" w:rsidRDefault="00DA4BAC" w:rsidP="00DA4BAC">
      <w:pPr>
        <w:pStyle w:val="Bibliography"/>
        <w:rPr>
          <w:rFonts w:ascii="Arial" w:hAnsi="Arial" w:cs="Arial"/>
        </w:rPr>
      </w:pPr>
      <w:r w:rsidRPr="00DA4BAC">
        <w:rPr>
          <w:rFonts w:ascii="Arial" w:hAnsi="Arial" w:cs="Arial"/>
        </w:rPr>
        <w:t xml:space="preserve">Chattopadhyay, A. </w:t>
      </w:r>
      <w:r w:rsidRPr="00DA4BAC">
        <w:rPr>
          <w:rFonts w:ascii="Arial" w:hAnsi="Arial" w:cs="Arial"/>
          <w:i/>
          <w:iCs/>
        </w:rPr>
        <w:t>et al.</w:t>
      </w:r>
      <w:r w:rsidRPr="00DA4BAC">
        <w:rPr>
          <w:rFonts w:ascii="Arial" w:hAnsi="Arial" w:cs="Arial"/>
        </w:rPr>
        <w:t xml:space="preserve"> (2022) ‘Insights into Labor Force Participation among Older Adults: Evidence from the Longitudinal Ageing Study in India’, </w:t>
      </w:r>
      <w:r w:rsidRPr="00DA4BAC">
        <w:rPr>
          <w:rFonts w:ascii="Arial" w:hAnsi="Arial" w:cs="Arial"/>
          <w:i/>
          <w:iCs/>
        </w:rPr>
        <w:t>Journal of Population Ageing</w:t>
      </w:r>
      <w:r w:rsidRPr="00DA4BAC">
        <w:rPr>
          <w:rFonts w:ascii="Arial" w:hAnsi="Arial" w:cs="Arial"/>
        </w:rPr>
        <w:t>, 15(1), pp. 39–59. Available at: https://doi.org/10.1007/s12062-022-09357-7.</w:t>
      </w:r>
    </w:p>
    <w:p w14:paraId="4D395F56" w14:textId="77777777" w:rsidR="00DA4BAC" w:rsidRPr="00DA4BAC" w:rsidRDefault="00DA4BAC" w:rsidP="00DA4BAC">
      <w:pPr>
        <w:pStyle w:val="Bibliography"/>
        <w:rPr>
          <w:rFonts w:ascii="Arial" w:hAnsi="Arial" w:cs="Arial"/>
        </w:rPr>
      </w:pPr>
      <w:r w:rsidRPr="00DA4BAC">
        <w:rPr>
          <w:rFonts w:ascii="Arial" w:hAnsi="Arial" w:cs="Arial"/>
        </w:rPr>
        <w:t xml:space="preserve">Deichmann, U. (1996) </w:t>
      </w:r>
      <w:r w:rsidRPr="00DA4BAC">
        <w:rPr>
          <w:rFonts w:ascii="Arial" w:hAnsi="Arial" w:cs="Arial"/>
          <w:i/>
          <w:iCs/>
        </w:rPr>
        <w:t>A Review of Spatial Population Database Design and Modeling</w:t>
      </w:r>
      <w:r w:rsidRPr="00DA4BAC">
        <w:rPr>
          <w:rFonts w:ascii="Arial" w:hAnsi="Arial" w:cs="Arial"/>
        </w:rPr>
        <w:t>. Santa Barbara, CA: National Centre for Geographic Information and Analysis. Available at: https://escholarship.org/uc/item/6g190671 (Accessed: 28 February 2023).</w:t>
      </w:r>
    </w:p>
    <w:p w14:paraId="2D0B3E82" w14:textId="77777777" w:rsidR="00DA4BAC" w:rsidRPr="00DA4BAC" w:rsidRDefault="00DA4BAC" w:rsidP="00DA4BAC">
      <w:pPr>
        <w:pStyle w:val="Bibliography"/>
        <w:rPr>
          <w:rFonts w:ascii="Arial" w:hAnsi="Arial" w:cs="Arial"/>
        </w:rPr>
      </w:pPr>
      <w:r w:rsidRPr="00DA4BAC">
        <w:rPr>
          <w:rFonts w:ascii="Arial" w:hAnsi="Arial" w:cs="Arial"/>
        </w:rPr>
        <w:t xml:space="preserve">Dixon, R.B. (1982) ‘Women in Agriculture: Counting the Labor Force in Developing Countries’, </w:t>
      </w:r>
      <w:r w:rsidRPr="00DA4BAC">
        <w:rPr>
          <w:rFonts w:ascii="Arial" w:hAnsi="Arial" w:cs="Arial"/>
          <w:i/>
          <w:iCs/>
        </w:rPr>
        <w:t>Population and Development Review</w:t>
      </w:r>
      <w:r w:rsidRPr="00DA4BAC">
        <w:rPr>
          <w:rFonts w:ascii="Arial" w:hAnsi="Arial" w:cs="Arial"/>
        </w:rPr>
        <w:t>, 8(3), pp. 539–566. Available at: https://doi.org/10.2307/1972379.</w:t>
      </w:r>
    </w:p>
    <w:p w14:paraId="2369DA05" w14:textId="77777777" w:rsidR="00DA4BAC" w:rsidRPr="00DA4BAC" w:rsidRDefault="00DA4BAC" w:rsidP="00DA4BAC">
      <w:pPr>
        <w:pStyle w:val="Bibliography"/>
        <w:rPr>
          <w:rFonts w:ascii="Arial" w:hAnsi="Arial" w:cs="Arial"/>
        </w:rPr>
      </w:pPr>
      <w:r w:rsidRPr="00DA4BAC">
        <w:rPr>
          <w:rFonts w:ascii="Arial" w:hAnsi="Arial" w:cs="Arial"/>
        </w:rPr>
        <w:t xml:space="preserve">Eicher, C.L. and Brewer, C.A. (2001) ‘Dasymetric Mapping and Areal Interpolation: Implementation and Evaluation’, </w:t>
      </w:r>
      <w:r w:rsidRPr="00DA4BAC">
        <w:rPr>
          <w:rFonts w:ascii="Arial" w:hAnsi="Arial" w:cs="Arial"/>
          <w:i/>
          <w:iCs/>
        </w:rPr>
        <w:t>Cartography and Geographic Information Science</w:t>
      </w:r>
      <w:r w:rsidRPr="00DA4BAC">
        <w:rPr>
          <w:rFonts w:ascii="Arial" w:hAnsi="Arial" w:cs="Arial"/>
        </w:rPr>
        <w:t>, 28(2), pp. 125–138. Available at: https://doi.org/10.1559/152304001782173727.</w:t>
      </w:r>
    </w:p>
    <w:p w14:paraId="2EDDAEA9" w14:textId="77777777" w:rsidR="00DA4BAC" w:rsidRPr="00DA4BAC" w:rsidRDefault="00DA4BAC" w:rsidP="00DA4BAC">
      <w:pPr>
        <w:pStyle w:val="Bibliography"/>
        <w:rPr>
          <w:rFonts w:ascii="Arial" w:hAnsi="Arial" w:cs="Arial"/>
        </w:rPr>
      </w:pPr>
      <w:r w:rsidRPr="00DA4BAC">
        <w:rPr>
          <w:rFonts w:ascii="Arial" w:hAnsi="Arial" w:cs="Arial"/>
        </w:rPr>
        <w:t xml:space="preserve">Eurostat (2021) </w:t>
      </w:r>
      <w:r w:rsidRPr="00DA4BAC">
        <w:rPr>
          <w:rFonts w:ascii="Arial" w:hAnsi="Arial" w:cs="Arial"/>
          <w:i/>
          <w:iCs/>
        </w:rPr>
        <w:t>Applying the degree of urbanisation: a methodological manual to define cities, towns and rural areas for international comparisons : 2021 edition</w:t>
      </w:r>
      <w:r w:rsidRPr="00DA4BAC">
        <w:rPr>
          <w:rFonts w:ascii="Arial" w:hAnsi="Arial" w:cs="Arial"/>
        </w:rPr>
        <w:t>. LU: Publications Office of the European Union. Available at: https://data.europa.eu/doi/10.2785/706535 (Accessed: 4 August 2023).</w:t>
      </w:r>
    </w:p>
    <w:p w14:paraId="09824FC1" w14:textId="77777777" w:rsidR="00DA4BAC" w:rsidRPr="00DA4BAC" w:rsidRDefault="00DA4BAC" w:rsidP="00DA4BAC">
      <w:pPr>
        <w:pStyle w:val="Bibliography"/>
        <w:rPr>
          <w:rFonts w:ascii="Arial" w:hAnsi="Arial" w:cs="Arial"/>
        </w:rPr>
      </w:pPr>
      <w:r w:rsidRPr="00DA4BAC">
        <w:rPr>
          <w:rFonts w:ascii="Arial" w:hAnsi="Arial" w:cs="Arial"/>
        </w:rPr>
        <w:t xml:space="preserve">FAO (2023) </w:t>
      </w:r>
      <w:r w:rsidRPr="00DA4BAC">
        <w:rPr>
          <w:rFonts w:ascii="Arial" w:hAnsi="Arial" w:cs="Arial"/>
          <w:i/>
          <w:iCs/>
        </w:rPr>
        <w:t>Food and Agriculture Organization of the United Nations (FAO) in India</w:t>
      </w:r>
      <w:r w:rsidRPr="00DA4BAC">
        <w:rPr>
          <w:rFonts w:ascii="Arial" w:hAnsi="Arial" w:cs="Arial"/>
        </w:rPr>
        <w:t>. Available at: https://www.fao.org/india/fao-in-india/india-at-a-glance/en/ (Accessed: 6 June 2023).</w:t>
      </w:r>
    </w:p>
    <w:p w14:paraId="673A6817" w14:textId="77777777" w:rsidR="00DA4BAC" w:rsidRPr="00DA4BAC" w:rsidRDefault="00DA4BAC" w:rsidP="00DA4BAC">
      <w:pPr>
        <w:pStyle w:val="Bibliography"/>
        <w:rPr>
          <w:rFonts w:ascii="Arial" w:hAnsi="Arial" w:cs="Arial"/>
        </w:rPr>
      </w:pPr>
      <w:r w:rsidRPr="00DA4BAC">
        <w:rPr>
          <w:rFonts w:ascii="Arial" w:hAnsi="Arial" w:cs="Arial"/>
        </w:rPr>
        <w:t xml:space="preserve">Freire, S. </w:t>
      </w:r>
      <w:r w:rsidRPr="00DA4BAC">
        <w:rPr>
          <w:rFonts w:ascii="Arial" w:hAnsi="Arial" w:cs="Arial"/>
          <w:i/>
          <w:iCs/>
        </w:rPr>
        <w:t>et al.</w:t>
      </w:r>
      <w:r w:rsidRPr="00DA4BAC">
        <w:rPr>
          <w:rFonts w:ascii="Arial" w:hAnsi="Arial" w:cs="Arial"/>
        </w:rPr>
        <w:t xml:space="preserve"> (2020) ‘Enhanced data and methods for improving open and free global population grids: putting “leaving no one behind” into practice’, </w:t>
      </w:r>
      <w:r w:rsidRPr="00DA4BAC">
        <w:rPr>
          <w:rFonts w:ascii="Arial" w:hAnsi="Arial" w:cs="Arial"/>
          <w:i/>
          <w:iCs/>
        </w:rPr>
        <w:t>International Journal of Digital Earth</w:t>
      </w:r>
      <w:r w:rsidRPr="00DA4BAC">
        <w:rPr>
          <w:rFonts w:ascii="Arial" w:hAnsi="Arial" w:cs="Arial"/>
        </w:rPr>
        <w:t>, 13(1), pp. 61–77. Available at: https://doi.org/10.1080/17538947.2018.1548656.</w:t>
      </w:r>
    </w:p>
    <w:p w14:paraId="46B83769" w14:textId="77777777" w:rsidR="00DA4BAC" w:rsidRPr="00DA4BAC" w:rsidRDefault="00DA4BAC" w:rsidP="00DA4BAC">
      <w:pPr>
        <w:pStyle w:val="Bibliography"/>
        <w:rPr>
          <w:rFonts w:ascii="Arial" w:hAnsi="Arial" w:cs="Arial"/>
        </w:rPr>
      </w:pPr>
      <w:r w:rsidRPr="00DA4BAC">
        <w:rPr>
          <w:rFonts w:ascii="Arial" w:hAnsi="Arial" w:cs="Arial"/>
        </w:rPr>
        <w:t xml:space="preserve">Government of India (2012) </w:t>
      </w:r>
      <w:r w:rsidRPr="00DA4BAC">
        <w:rPr>
          <w:rFonts w:ascii="Arial" w:hAnsi="Arial" w:cs="Arial"/>
          <w:i/>
          <w:iCs/>
        </w:rPr>
        <w:t>Census of India 2011: Administrative Atlas</w:t>
      </w:r>
      <w:r w:rsidRPr="00DA4BAC">
        <w:rPr>
          <w:rFonts w:ascii="Arial" w:hAnsi="Arial" w:cs="Arial"/>
        </w:rPr>
        <w:t>. Delhi, India: Office of the Registrar General and Census Commissioner. Available at: https://censusindia.gov.in/census.website/data/atlas# (Accessed: 1 June 2023).</w:t>
      </w:r>
    </w:p>
    <w:p w14:paraId="2432970E" w14:textId="77777777" w:rsidR="00DA4BAC" w:rsidRPr="00DA4BAC" w:rsidRDefault="00DA4BAC" w:rsidP="00DA4BAC">
      <w:pPr>
        <w:pStyle w:val="Bibliography"/>
        <w:rPr>
          <w:rFonts w:ascii="Arial" w:hAnsi="Arial" w:cs="Arial"/>
        </w:rPr>
      </w:pPr>
      <w:r w:rsidRPr="00DA4BAC">
        <w:rPr>
          <w:rFonts w:ascii="Arial" w:hAnsi="Arial" w:cs="Arial"/>
        </w:rPr>
        <w:t xml:space="preserve">Gu, D., Andreev, K. and Dupre, M.E. (2021) ‘Major Trends in Population Growth Around the World’, </w:t>
      </w:r>
      <w:r w:rsidRPr="00DA4BAC">
        <w:rPr>
          <w:rFonts w:ascii="Arial" w:hAnsi="Arial" w:cs="Arial"/>
          <w:i/>
          <w:iCs/>
        </w:rPr>
        <w:t>China CDC Weekly</w:t>
      </w:r>
      <w:r w:rsidRPr="00DA4BAC">
        <w:rPr>
          <w:rFonts w:ascii="Arial" w:hAnsi="Arial" w:cs="Arial"/>
        </w:rPr>
        <w:t>, 3(28), pp. 604–613. Available at: https://doi.org/10.46234/ccdcw2021.160.</w:t>
      </w:r>
    </w:p>
    <w:p w14:paraId="43D9BABE" w14:textId="77777777" w:rsidR="00DA4BAC" w:rsidRPr="00DA4BAC" w:rsidRDefault="00DA4BAC" w:rsidP="00DA4BAC">
      <w:pPr>
        <w:pStyle w:val="Bibliography"/>
        <w:rPr>
          <w:rFonts w:ascii="Arial" w:hAnsi="Arial" w:cs="Arial"/>
        </w:rPr>
      </w:pPr>
      <w:r w:rsidRPr="00DA4BAC">
        <w:rPr>
          <w:rFonts w:ascii="Arial" w:hAnsi="Arial" w:cs="Arial"/>
        </w:rPr>
        <w:lastRenderedPageBreak/>
        <w:t xml:space="preserve">Holt, J.B., Lu, H. and Yang, X. (2011) ‘Dasymetric Mapping for Population and Sociodemographic Data Redistribution’, in </w:t>
      </w:r>
      <w:r w:rsidRPr="00DA4BAC">
        <w:rPr>
          <w:rFonts w:ascii="Arial" w:hAnsi="Arial" w:cs="Arial"/>
          <w:i/>
          <w:iCs/>
        </w:rPr>
        <w:t>Urban Remote Sensing</w:t>
      </w:r>
      <w:r w:rsidRPr="00DA4BAC">
        <w:rPr>
          <w:rFonts w:ascii="Arial" w:hAnsi="Arial" w:cs="Arial"/>
        </w:rPr>
        <w:t>. John Wiley &amp; Sons, Ltd, pp. 195–210. Available at: https://doi.org/10.1002/9780470979563.ch14.</w:t>
      </w:r>
    </w:p>
    <w:p w14:paraId="12DDEFE1" w14:textId="77777777" w:rsidR="00DA4BAC" w:rsidRPr="00DA4BAC" w:rsidRDefault="00DA4BAC" w:rsidP="00DA4BAC">
      <w:pPr>
        <w:pStyle w:val="Bibliography"/>
        <w:rPr>
          <w:rFonts w:ascii="Arial" w:hAnsi="Arial" w:cs="Arial"/>
        </w:rPr>
      </w:pPr>
      <w:r w:rsidRPr="00DA4BAC">
        <w:rPr>
          <w:rFonts w:ascii="Arial" w:hAnsi="Arial" w:cs="Arial"/>
        </w:rPr>
        <w:t xml:space="preserve">Kondylis, F. </w:t>
      </w:r>
      <w:r w:rsidRPr="00DA4BAC">
        <w:rPr>
          <w:rFonts w:ascii="Arial" w:hAnsi="Arial" w:cs="Arial"/>
          <w:i/>
          <w:iCs/>
        </w:rPr>
        <w:t>et al.</w:t>
      </w:r>
      <w:r w:rsidRPr="00DA4BAC">
        <w:rPr>
          <w:rFonts w:ascii="Arial" w:hAnsi="Arial" w:cs="Arial"/>
        </w:rPr>
        <w:t xml:space="preserve"> (2023) </w:t>
      </w:r>
      <w:r w:rsidRPr="00DA4BAC">
        <w:rPr>
          <w:rFonts w:ascii="Arial" w:hAnsi="Arial" w:cs="Arial"/>
          <w:i/>
          <w:iCs/>
        </w:rPr>
        <w:t>Agriculture</w:t>
      </w:r>
      <w:r w:rsidRPr="00DA4BAC">
        <w:rPr>
          <w:rFonts w:ascii="Arial" w:hAnsi="Arial" w:cs="Arial"/>
        </w:rPr>
        <w:t xml:space="preserve">, </w:t>
      </w:r>
      <w:r w:rsidRPr="00DA4BAC">
        <w:rPr>
          <w:rFonts w:ascii="Arial" w:hAnsi="Arial" w:cs="Arial"/>
          <w:i/>
          <w:iCs/>
        </w:rPr>
        <w:t>World Bank: Development Impact Evaluation (DIME)</w:t>
      </w:r>
      <w:r w:rsidRPr="00DA4BAC">
        <w:rPr>
          <w:rFonts w:ascii="Arial" w:hAnsi="Arial" w:cs="Arial"/>
        </w:rPr>
        <w:t>. Available at: https://www.worldbank.org/en/research/dime/brief/agriculture (Accessed: 1 June 2023).</w:t>
      </w:r>
    </w:p>
    <w:p w14:paraId="674850F2" w14:textId="77777777" w:rsidR="00DA4BAC" w:rsidRPr="00DA4BAC" w:rsidRDefault="00DA4BAC" w:rsidP="00DA4BAC">
      <w:pPr>
        <w:pStyle w:val="Bibliography"/>
        <w:rPr>
          <w:rFonts w:ascii="Arial" w:hAnsi="Arial" w:cs="Arial"/>
        </w:rPr>
      </w:pPr>
      <w:r w:rsidRPr="00DA4BAC">
        <w:rPr>
          <w:rFonts w:ascii="Arial" w:hAnsi="Arial" w:cs="Arial"/>
        </w:rPr>
        <w:t xml:space="preserve">Leyk, S. </w:t>
      </w:r>
      <w:r w:rsidRPr="00DA4BAC">
        <w:rPr>
          <w:rFonts w:ascii="Arial" w:hAnsi="Arial" w:cs="Arial"/>
          <w:i/>
          <w:iCs/>
        </w:rPr>
        <w:t>et al.</w:t>
      </w:r>
      <w:r w:rsidRPr="00DA4BAC">
        <w:rPr>
          <w:rFonts w:ascii="Arial" w:hAnsi="Arial" w:cs="Arial"/>
        </w:rPr>
        <w:t xml:space="preserve"> (2019) ‘The spatial allocation of population: a review of large-scale gridded population data products and their fitness for use’, </w:t>
      </w:r>
      <w:r w:rsidRPr="00DA4BAC">
        <w:rPr>
          <w:rFonts w:ascii="Arial" w:hAnsi="Arial" w:cs="Arial"/>
          <w:i/>
          <w:iCs/>
        </w:rPr>
        <w:t>Earth System Science Data</w:t>
      </w:r>
      <w:r w:rsidRPr="00DA4BAC">
        <w:rPr>
          <w:rFonts w:ascii="Arial" w:hAnsi="Arial" w:cs="Arial"/>
        </w:rPr>
        <w:t>, 11(3), pp. 1385–1409. Available at: https://doi.org/10.5194/essd-11-1385-2019.</w:t>
      </w:r>
    </w:p>
    <w:p w14:paraId="5C563552" w14:textId="77777777" w:rsidR="00DA4BAC" w:rsidRPr="00DA4BAC" w:rsidRDefault="00DA4BAC" w:rsidP="00DA4BAC">
      <w:pPr>
        <w:pStyle w:val="Bibliography"/>
        <w:rPr>
          <w:rFonts w:ascii="Arial" w:hAnsi="Arial" w:cs="Arial"/>
        </w:rPr>
      </w:pPr>
      <w:r w:rsidRPr="00DA4BAC">
        <w:rPr>
          <w:rFonts w:ascii="Arial" w:hAnsi="Arial" w:cs="Arial"/>
        </w:rPr>
        <w:t xml:space="preserve">Malone, B.P. </w:t>
      </w:r>
      <w:r w:rsidRPr="00DA4BAC">
        <w:rPr>
          <w:rFonts w:ascii="Arial" w:hAnsi="Arial" w:cs="Arial"/>
          <w:i/>
          <w:iCs/>
        </w:rPr>
        <w:t>et al.</w:t>
      </w:r>
      <w:r w:rsidRPr="00DA4BAC">
        <w:rPr>
          <w:rFonts w:ascii="Arial" w:hAnsi="Arial" w:cs="Arial"/>
        </w:rPr>
        <w:t xml:space="preserve"> (2012) ‘A general method for downscaling earth resource information’, </w:t>
      </w:r>
      <w:r w:rsidRPr="00DA4BAC">
        <w:rPr>
          <w:rFonts w:ascii="Arial" w:hAnsi="Arial" w:cs="Arial"/>
          <w:i/>
          <w:iCs/>
        </w:rPr>
        <w:t>Computers &amp; Geosciences</w:t>
      </w:r>
      <w:r w:rsidRPr="00DA4BAC">
        <w:rPr>
          <w:rFonts w:ascii="Arial" w:hAnsi="Arial" w:cs="Arial"/>
        </w:rPr>
        <w:t>, 41, pp. 119–125. Available at: https://doi.org/10.1016/j.cageo.2011.08.021.</w:t>
      </w:r>
    </w:p>
    <w:p w14:paraId="724869B8" w14:textId="77777777" w:rsidR="00DA4BAC" w:rsidRPr="00DA4BAC" w:rsidRDefault="00DA4BAC" w:rsidP="00DA4BAC">
      <w:pPr>
        <w:pStyle w:val="Bibliography"/>
        <w:rPr>
          <w:rFonts w:ascii="Arial" w:hAnsi="Arial" w:cs="Arial"/>
        </w:rPr>
      </w:pPr>
      <w:r w:rsidRPr="00DA4BAC">
        <w:rPr>
          <w:rFonts w:ascii="Arial" w:hAnsi="Arial" w:cs="Arial"/>
        </w:rPr>
        <w:t xml:space="preserve">Marois, G., Zhelenkova, E. and Ali, B. (2022) ‘Labour Force Projections in India Until 2060 and Implications for the Demographic Dividend’, </w:t>
      </w:r>
      <w:r w:rsidRPr="00DA4BAC">
        <w:rPr>
          <w:rFonts w:ascii="Arial" w:hAnsi="Arial" w:cs="Arial"/>
          <w:i/>
          <w:iCs/>
        </w:rPr>
        <w:t>Social Indicators Research</w:t>
      </w:r>
      <w:r w:rsidRPr="00DA4BAC">
        <w:rPr>
          <w:rFonts w:ascii="Arial" w:hAnsi="Arial" w:cs="Arial"/>
        </w:rPr>
        <w:t>, 164(1), pp. 477–497. Available at: https://doi.org/10.1007/s11205-022-02968-9.</w:t>
      </w:r>
    </w:p>
    <w:p w14:paraId="5F0CBD5D" w14:textId="77777777" w:rsidR="00DA4BAC" w:rsidRPr="00DA4BAC" w:rsidRDefault="00DA4BAC" w:rsidP="00DA4BAC">
      <w:pPr>
        <w:pStyle w:val="Bibliography"/>
        <w:rPr>
          <w:rFonts w:ascii="Arial" w:hAnsi="Arial" w:cs="Arial"/>
        </w:rPr>
      </w:pPr>
      <w:r w:rsidRPr="00DA4BAC">
        <w:rPr>
          <w:rFonts w:ascii="Arial" w:hAnsi="Arial" w:cs="Arial"/>
        </w:rPr>
        <w:t xml:space="preserve">Meiyappan, P. </w:t>
      </w:r>
      <w:r w:rsidRPr="00DA4BAC">
        <w:rPr>
          <w:rFonts w:ascii="Arial" w:hAnsi="Arial" w:cs="Arial"/>
          <w:i/>
          <w:iCs/>
        </w:rPr>
        <w:t>et al.</w:t>
      </w:r>
      <w:r w:rsidRPr="00DA4BAC">
        <w:rPr>
          <w:rFonts w:ascii="Arial" w:hAnsi="Arial" w:cs="Arial"/>
        </w:rPr>
        <w:t xml:space="preserve"> (2017) ‘Dynamics and determinants of land change in India: integrating satellite data with village socioeconomics’, </w:t>
      </w:r>
      <w:r w:rsidRPr="00DA4BAC">
        <w:rPr>
          <w:rFonts w:ascii="Arial" w:hAnsi="Arial" w:cs="Arial"/>
          <w:i/>
          <w:iCs/>
        </w:rPr>
        <w:t>Regional Environmental Change</w:t>
      </w:r>
      <w:r w:rsidRPr="00DA4BAC">
        <w:rPr>
          <w:rFonts w:ascii="Arial" w:hAnsi="Arial" w:cs="Arial"/>
        </w:rPr>
        <w:t>, 17(3), pp. 753–766. Available at: https://doi.org/10.1007/s10113-016-1068-2.</w:t>
      </w:r>
    </w:p>
    <w:p w14:paraId="06C98D01" w14:textId="77777777" w:rsidR="00DA4BAC" w:rsidRPr="00DA4BAC" w:rsidRDefault="00DA4BAC" w:rsidP="00DA4BAC">
      <w:pPr>
        <w:pStyle w:val="Bibliography"/>
        <w:rPr>
          <w:rFonts w:ascii="Arial" w:hAnsi="Arial" w:cs="Arial"/>
        </w:rPr>
      </w:pPr>
      <w:r w:rsidRPr="00DA4BAC">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DA4BAC">
        <w:rPr>
          <w:rFonts w:ascii="Arial" w:hAnsi="Arial" w:cs="Arial"/>
          <w:i/>
          <w:iCs/>
        </w:rPr>
        <w:t>Water Resources Research</w:t>
      </w:r>
      <w:r w:rsidRPr="00DA4BAC">
        <w:rPr>
          <w:rFonts w:ascii="Arial" w:hAnsi="Arial" w:cs="Arial"/>
        </w:rPr>
        <w:t>, 44(5). Available at: https://doi.org/10.1029/2007WR006065.</w:t>
      </w:r>
    </w:p>
    <w:p w14:paraId="7D330845" w14:textId="77777777" w:rsidR="00DA4BAC" w:rsidRPr="00DA4BAC" w:rsidRDefault="00DA4BAC" w:rsidP="00DA4BAC">
      <w:pPr>
        <w:pStyle w:val="Bibliography"/>
        <w:rPr>
          <w:rFonts w:ascii="Arial" w:hAnsi="Arial" w:cs="Arial"/>
        </w:rPr>
      </w:pPr>
      <w:r w:rsidRPr="00DA4BAC">
        <w:rPr>
          <w:rFonts w:ascii="Arial" w:hAnsi="Arial" w:cs="Arial"/>
        </w:rPr>
        <w:t xml:space="preserve">Monteiro, J., Martins, B. and Pires, J.M. (2018) ‘A hybrid approach for the spatial disaggregation of socio-economic indicators’, </w:t>
      </w:r>
      <w:r w:rsidRPr="00DA4BAC">
        <w:rPr>
          <w:rFonts w:ascii="Arial" w:hAnsi="Arial" w:cs="Arial"/>
          <w:i/>
          <w:iCs/>
        </w:rPr>
        <w:t>International Journal of Data Science and Analytics</w:t>
      </w:r>
      <w:r w:rsidRPr="00DA4BAC">
        <w:rPr>
          <w:rFonts w:ascii="Arial" w:hAnsi="Arial" w:cs="Arial"/>
        </w:rPr>
        <w:t>, 5(2), pp. 189–211. Available at: https://doi.org/10.1007/s41060-017-0080-z.</w:t>
      </w:r>
    </w:p>
    <w:p w14:paraId="29D14604" w14:textId="77777777" w:rsidR="00DA4BAC" w:rsidRPr="00DA4BAC" w:rsidRDefault="00DA4BAC" w:rsidP="00DA4BAC">
      <w:pPr>
        <w:pStyle w:val="Bibliography"/>
        <w:rPr>
          <w:rFonts w:ascii="Arial" w:hAnsi="Arial" w:cs="Arial"/>
        </w:rPr>
      </w:pPr>
      <w:r w:rsidRPr="00DA4BAC">
        <w:rPr>
          <w:rFonts w:ascii="Arial" w:hAnsi="Arial" w:cs="Arial"/>
        </w:rPr>
        <w:t xml:space="preserve">Natale, F. </w:t>
      </w:r>
      <w:r w:rsidRPr="00DA4BAC">
        <w:rPr>
          <w:rFonts w:ascii="Arial" w:hAnsi="Arial" w:cs="Arial"/>
          <w:i/>
          <w:iCs/>
        </w:rPr>
        <w:t>et al.</w:t>
      </w:r>
      <w:r w:rsidRPr="00DA4BAC">
        <w:rPr>
          <w:rFonts w:ascii="Arial" w:hAnsi="Arial" w:cs="Arial"/>
        </w:rPr>
        <w:t xml:space="preserve"> (2013) ‘Identifying fisheries dependent communities in EU coastal areas’, </w:t>
      </w:r>
      <w:r w:rsidRPr="00DA4BAC">
        <w:rPr>
          <w:rFonts w:ascii="Arial" w:hAnsi="Arial" w:cs="Arial"/>
          <w:i/>
          <w:iCs/>
        </w:rPr>
        <w:t>Marine Policy</w:t>
      </w:r>
      <w:r w:rsidRPr="00DA4BAC">
        <w:rPr>
          <w:rFonts w:ascii="Arial" w:hAnsi="Arial" w:cs="Arial"/>
        </w:rPr>
        <w:t>, 42, pp. 245–252. Available at: https://doi.org/10.1016/j.marpol.2013.03.018.</w:t>
      </w:r>
    </w:p>
    <w:p w14:paraId="5C77C02C" w14:textId="77777777" w:rsidR="00DA4BAC" w:rsidRPr="00DA4BAC" w:rsidRDefault="00DA4BAC" w:rsidP="00DA4BAC">
      <w:pPr>
        <w:pStyle w:val="Bibliography"/>
        <w:rPr>
          <w:rFonts w:ascii="Arial" w:hAnsi="Arial" w:cs="Arial"/>
        </w:rPr>
      </w:pPr>
      <w:r w:rsidRPr="00DA4BAC">
        <w:rPr>
          <w:rFonts w:ascii="Arial" w:hAnsi="Arial" w:cs="Arial"/>
        </w:rPr>
        <w:t xml:space="preserve">Pattnaik, I. </w:t>
      </w:r>
      <w:r w:rsidRPr="00DA4BAC">
        <w:rPr>
          <w:rFonts w:ascii="Arial" w:hAnsi="Arial" w:cs="Arial"/>
          <w:i/>
          <w:iCs/>
        </w:rPr>
        <w:t>et al.</w:t>
      </w:r>
      <w:r w:rsidRPr="00DA4BAC">
        <w:rPr>
          <w:rFonts w:ascii="Arial" w:hAnsi="Arial" w:cs="Arial"/>
        </w:rPr>
        <w:t xml:space="preserve"> (2018) ‘The feminization of agriculture or the feminization of agrarian distress? Tracking the trajectory of women in agriculture in India’, </w:t>
      </w:r>
      <w:r w:rsidRPr="00DA4BAC">
        <w:rPr>
          <w:rFonts w:ascii="Arial" w:hAnsi="Arial" w:cs="Arial"/>
          <w:i/>
          <w:iCs/>
        </w:rPr>
        <w:t>Journal of the Asia Pacific Economy</w:t>
      </w:r>
      <w:r w:rsidRPr="00DA4BAC">
        <w:rPr>
          <w:rFonts w:ascii="Arial" w:hAnsi="Arial" w:cs="Arial"/>
        </w:rPr>
        <w:t>, 23(1), pp. 138–155. Available at: https://doi.org/10.1080/13547860.2017.1394569.</w:t>
      </w:r>
    </w:p>
    <w:p w14:paraId="79144514" w14:textId="77777777" w:rsidR="00DA4BAC" w:rsidRPr="00DA4BAC" w:rsidRDefault="00DA4BAC" w:rsidP="00DA4BAC">
      <w:pPr>
        <w:pStyle w:val="Bibliography"/>
        <w:rPr>
          <w:rFonts w:ascii="Arial" w:hAnsi="Arial" w:cs="Arial"/>
        </w:rPr>
      </w:pPr>
      <w:r w:rsidRPr="00DA4BAC">
        <w:rPr>
          <w:rFonts w:ascii="Arial" w:hAnsi="Arial" w:cs="Arial"/>
        </w:rPr>
        <w:t xml:space="preserve">Pezzulo, C. </w:t>
      </w:r>
      <w:r w:rsidRPr="00DA4BAC">
        <w:rPr>
          <w:rFonts w:ascii="Arial" w:hAnsi="Arial" w:cs="Arial"/>
          <w:i/>
          <w:iCs/>
        </w:rPr>
        <w:t>et al.</w:t>
      </w:r>
      <w:r w:rsidRPr="00DA4BAC">
        <w:rPr>
          <w:rFonts w:ascii="Arial" w:hAnsi="Arial" w:cs="Arial"/>
        </w:rPr>
        <w:t xml:space="preserve"> (2023) ‘A subnational reproductive, maternal, newborn, child, and adolescent health and development atlas of India’, </w:t>
      </w:r>
      <w:r w:rsidRPr="00DA4BAC">
        <w:rPr>
          <w:rFonts w:ascii="Arial" w:hAnsi="Arial" w:cs="Arial"/>
          <w:i/>
          <w:iCs/>
        </w:rPr>
        <w:t>Scientific Data</w:t>
      </w:r>
      <w:r w:rsidRPr="00DA4BAC">
        <w:rPr>
          <w:rFonts w:ascii="Arial" w:hAnsi="Arial" w:cs="Arial"/>
        </w:rPr>
        <w:t>, 10(1), p. 86. Available at: https://doi.org/10.1038/s41597-023-01961-2.</w:t>
      </w:r>
    </w:p>
    <w:p w14:paraId="19AAFC17" w14:textId="77777777" w:rsidR="00DA4BAC" w:rsidRPr="00DA4BAC" w:rsidRDefault="00DA4BAC" w:rsidP="00DA4BAC">
      <w:pPr>
        <w:pStyle w:val="Bibliography"/>
        <w:rPr>
          <w:rFonts w:ascii="Arial" w:hAnsi="Arial" w:cs="Arial"/>
        </w:rPr>
      </w:pPr>
      <w:r w:rsidRPr="00DA4BAC">
        <w:rPr>
          <w:rFonts w:ascii="Arial" w:hAnsi="Arial" w:cs="Arial"/>
        </w:rPr>
        <w:t xml:space="preserve">Qiu, Y. </w:t>
      </w:r>
      <w:r w:rsidRPr="00DA4BAC">
        <w:rPr>
          <w:rFonts w:ascii="Arial" w:hAnsi="Arial" w:cs="Arial"/>
          <w:i/>
          <w:iCs/>
        </w:rPr>
        <w:t>et al.</w:t>
      </w:r>
      <w:r w:rsidRPr="00DA4BAC">
        <w:rPr>
          <w:rFonts w:ascii="Arial" w:hAnsi="Arial" w:cs="Arial"/>
        </w:rPr>
        <w:t xml:space="preserve"> (2022) ‘Disaggregating population data for assessing progress of SDGs: methods and applications’, </w:t>
      </w:r>
      <w:r w:rsidRPr="00DA4BAC">
        <w:rPr>
          <w:rFonts w:ascii="Arial" w:hAnsi="Arial" w:cs="Arial"/>
          <w:i/>
          <w:iCs/>
        </w:rPr>
        <w:t>International Journal of Digital Earth</w:t>
      </w:r>
      <w:r w:rsidRPr="00DA4BAC">
        <w:rPr>
          <w:rFonts w:ascii="Arial" w:hAnsi="Arial" w:cs="Arial"/>
        </w:rPr>
        <w:t>, 15(1), pp. 2–29. Available at: https://doi.org/10.1080/17538947.2021.2013553.</w:t>
      </w:r>
    </w:p>
    <w:p w14:paraId="4F95C084" w14:textId="77777777" w:rsidR="00DA4BAC" w:rsidRPr="00DA4BAC" w:rsidRDefault="00DA4BAC" w:rsidP="00DA4BAC">
      <w:pPr>
        <w:pStyle w:val="Bibliography"/>
        <w:rPr>
          <w:rFonts w:ascii="Arial" w:hAnsi="Arial" w:cs="Arial"/>
        </w:rPr>
      </w:pPr>
      <w:r w:rsidRPr="00DA4BAC">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3F0770B4" w14:textId="77777777" w:rsidR="00DA4BAC" w:rsidRPr="00DA4BAC" w:rsidRDefault="00DA4BAC" w:rsidP="00DA4BAC">
      <w:pPr>
        <w:pStyle w:val="Bibliography"/>
        <w:rPr>
          <w:rFonts w:ascii="Arial" w:hAnsi="Arial" w:cs="Arial"/>
        </w:rPr>
      </w:pPr>
      <w:r w:rsidRPr="00DA4BAC">
        <w:rPr>
          <w:rFonts w:ascii="Arial" w:hAnsi="Arial" w:cs="Arial"/>
        </w:rPr>
        <w:lastRenderedPageBreak/>
        <w:t xml:space="preserve">Schneiderbauer, S. and Ehrlich, D. (2005) ‘Population Density Estimations for Disaster Management: Case Study Rural Zimbabwe’, in P. van Oosterom, S. Zlatanova, and E.M. Fendel (eds) </w:t>
      </w:r>
      <w:r w:rsidRPr="00DA4BAC">
        <w:rPr>
          <w:rFonts w:ascii="Arial" w:hAnsi="Arial" w:cs="Arial"/>
          <w:i/>
          <w:iCs/>
        </w:rPr>
        <w:t>Geo-information for Disaster Management</w:t>
      </w:r>
      <w:r w:rsidRPr="00DA4BAC">
        <w:rPr>
          <w:rFonts w:ascii="Arial" w:hAnsi="Arial" w:cs="Arial"/>
        </w:rPr>
        <w:t>. Berlin, Heidelberg: Springer, pp. 901–921. Available at: https://doi.org/10.1007/3-540-27468-5_64.</w:t>
      </w:r>
    </w:p>
    <w:p w14:paraId="1B7B80AF" w14:textId="77777777" w:rsidR="00DA4BAC" w:rsidRPr="00DA4BAC" w:rsidRDefault="00DA4BAC" w:rsidP="00DA4BAC">
      <w:pPr>
        <w:pStyle w:val="Bibliography"/>
        <w:rPr>
          <w:rFonts w:ascii="Arial" w:hAnsi="Arial" w:cs="Arial"/>
        </w:rPr>
      </w:pPr>
      <w:r w:rsidRPr="00DA4BAC">
        <w:rPr>
          <w:rFonts w:ascii="Arial" w:hAnsi="Arial" w:cs="Arial"/>
        </w:rPr>
        <w:t xml:space="preserve">Sirko, W. </w:t>
      </w:r>
      <w:r w:rsidRPr="00DA4BAC">
        <w:rPr>
          <w:rFonts w:ascii="Arial" w:hAnsi="Arial" w:cs="Arial"/>
          <w:i/>
          <w:iCs/>
        </w:rPr>
        <w:t>et al.</w:t>
      </w:r>
      <w:r w:rsidRPr="00DA4BAC">
        <w:rPr>
          <w:rFonts w:ascii="Arial" w:hAnsi="Arial" w:cs="Arial"/>
        </w:rPr>
        <w:t xml:space="preserve"> (2021) ‘Continental-Scale Building Detection from High Resolution Satellite Imagery’. arXiv. Available at: https://doi.org/10.48550/arXiv.2107.12283.</w:t>
      </w:r>
    </w:p>
    <w:p w14:paraId="6C048480" w14:textId="77777777" w:rsidR="00DA4BAC" w:rsidRPr="00DA4BAC" w:rsidRDefault="00DA4BAC" w:rsidP="00DA4BAC">
      <w:pPr>
        <w:pStyle w:val="Bibliography"/>
        <w:rPr>
          <w:rFonts w:ascii="Arial" w:hAnsi="Arial" w:cs="Arial"/>
        </w:rPr>
      </w:pPr>
      <w:r w:rsidRPr="00DA4BAC">
        <w:rPr>
          <w:rFonts w:ascii="Arial" w:hAnsi="Arial" w:cs="Arial"/>
        </w:rPr>
        <w:t xml:space="preserve">Slavchevska, V., Kaaria, S. and Taivalmaa, S.L. (2019) ‘The feminization of agriculture: evidence and implications for food and water security’, in J.A. Allan (ed.) </w:t>
      </w:r>
      <w:r w:rsidRPr="00DA4BAC">
        <w:rPr>
          <w:rFonts w:ascii="Arial" w:hAnsi="Arial" w:cs="Arial"/>
          <w:i/>
          <w:iCs/>
        </w:rPr>
        <w:t>The Oxford Handbook of Food, Water and Society</w:t>
      </w:r>
      <w:r w:rsidRPr="00DA4BAC">
        <w:rPr>
          <w:rFonts w:ascii="Arial" w:hAnsi="Arial" w:cs="Arial"/>
        </w:rPr>
        <w:t>. Oxford University Press.</w:t>
      </w:r>
    </w:p>
    <w:p w14:paraId="045C14EB" w14:textId="77777777" w:rsidR="00DA4BAC" w:rsidRPr="00DA4BAC" w:rsidRDefault="00DA4BAC" w:rsidP="00DA4BAC">
      <w:pPr>
        <w:pStyle w:val="Bibliography"/>
        <w:rPr>
          <w:rFonts w:ascii="Arial" w:hAnsi="Arial" w:cs="Arial"/>
        </w:rPr>
      </w:pPr>
      <w:r w:rsidRPr="00DA4BAC">
        <w:rPr>
          <w:rFonts w:ascii="Arial" w:hAnsi="Arial" w:cs="Arial"/>
        </w:rPr>
        <w:t xml:space="preserve">Stevens, F.R. </w:t>
      </w:r>
      <w:r w:rsidRPr="00DA4BAC">
        <w:rPr>
          <w:rFonts w:ascii="Arial" w:hAnsi="Arial" w:cs="Arial"/>
          <w:i/>
          <w:iCs/>
        </w:rPr>
        <w:t>et al.</w:t>
      </w:r>
      <w:r w:rsidRPr="00DA4BAC">
        <w:rPr>
          <w:rFonts w:ascii="Arial" w:hAnsi="Arial" w:cs="Arial"/>
        </w:rPr>
        <w:t xml:space="preserve"> (2015) ‘Disaggregating Census Data for Population Mapping Using Random Forests with Remotely-Sensed and Ancillary Data’, </w:t>
      </w:r>
      <w:r w:rsidRPr="00DA4BAC">
        <w:rPr>
          <w:rFonts w:ascii="Arial" w:hAnsi="Arial" w:cs="Arial"/>
          <w:i/>
          <w:iCs/>
        </w:rPr>
        <w:t>PLOS ONE</w:t>
      </w:r>
      <w:r w:rsidRPr="00DA4BAC">
        <w:rPr>
          <w:rFonts w:ascii="Arial" w:hAnsi="Arial" w:cs="Arial"/>
        </w:rPr>
        <w:t>, 10(2), p. e0107042. Available at: https://doi.org/10.1371/journal.pone.0107042.</w:t>
      </w:r>
    </w:p>
    <w:p w14:paraId="5B9B3CEF" w14:textId="77777777" w:rsidR="00DA4BAC" w:rsidRPr="00DA4BAC" w:rsidRDefault="00DA4BAC" w:rsidP="00DA4BAC">
      <w:pPr>
        <w:pStyle w:val="Bibliography"/>
        <w:rPr>
          <w:rFonts w:ascii="Arial" w:hAnsi="Arial" w:cs="Arial"/>
        </w:rPr>
      </w:pPr>
      <w:r w:rsidRPr="00DA4BAC">
        <w:rPr>
          <w:rFonts w:ascii="Arial" w:hAnsi="Arial" w:cs="Arial"/>
        </w:rPr>
        <w:t xml:space="preserve">Swaminathan, M. (2020) ‘Contemporary Features of Rural Workers in India with a Focus on Gender and Caste’, </w:t>
      </w:r>
      <w:r w:rsidRPr="00DA4BAC">
        <w:rPr>
          <w:rFonts w:ascii="Arial" w:hAnsi="Arial" w:cs="Arial"/>
          <w:i/>
          <w:iCs/>
        </w:rPr>
        <w:t>The Indian Journal of Labour Economics</w:t>
      </w:r>
      <w:r w:rsidRPr="00DA4BAC">
        <w:rPr>
          <w:rFonts w:ascii="Arial" w:hAnsi="Arial" w:cs="Arial"/>
        </w:rPr>
        <w:t>, 63(1), pp. 67–79. Available at: https://doi.org/10.1007/s41027-020-00210-z.</w:t>
      </w:r>
    </w:p>
    <w:p w14:paraId="6D7D7430" w14:textId="77777777" w:rsidR="00DA4BAC" w:rsidRPr="00DA4BAC" w:rsidRDefault="00DA4BAC" w:rsidP="00DA4BAC">
      <w:pPr>
        <w:pStyle w:val="Bibliography"/>
        <w:rPr>
          <w:rFonts w:ascii="Arial" w:hAnsi="Arial" w:cs="Arial"/>
        </w:rPr>
      </w:pPr>
      <w:r w:rsidRPr="00DA4BAC">
        <w:rPr>
          <w:rFonts w:ascii="Arial" w:hAnsi="Arial" w:cs="Arial"/>
        </w:rPr>
        <w:t xml:space="preserve">Szarka, N. and Biljecki, F. (2022) ‘Population estimation beyond counts—Inferring demographic characteristics’, </w:t>
      </w:r>
      <w:r w:rsidRPr="00DA4BAC">
        <w:rPr>
          <w:rFonts w:ascii="Arial" w:hAnsi="Arial" w:cs="Arial"/>
          <w:i/>
          <w:iCs/>
        </w:rPr>
        <w:t>PLOS ONE</w:t>
      </w:r>
      <w:r w:rsidRPr="00DA4BAC">
        <w:rPr>
          <w:rFonts w:ascii="Arial" w:hAnsi="Arial" w:cs="Arial"/>
        </w:rPr>
        <w:t>, 17(4), p. e0266484. Available at: https://doi.org/10.1371/journal.pone.0266484.</w:t>
      </w:r>
    </w:p>
    <w:p w14:paraId="00DF4DB4" w14:textId="77777777" w:rsidR="00DA4BAC" w:rsidRPr="00DA4BAC" w:rsidRDefault="00DA4BAC" w:rsidP="00DA4BAC">
      <w:pPr>
        <w:pStyle w:val="Bibliography"/>
        <w:rPr>
          <w:rFonts w:ascii="Arial" w:hAnsi="Arial" w:cs="Arial"/>
        </w:rPr>
      </w:pPr>
      <w:r w:rsidRPr="00DA4BAC">
        <w:rPr>
          <w:rFonts w:ascii="Arial" w:hAnsi="Arial" w:cs="Arial"/>
        </w:rPr>
        <w:t xml:space="preserve">Tatem, A.J. (2022) ‘Small area population denominators for improved disease surveillance and response’, </w:t>
      </w:r>
      <w:r w:rsidRPr="00DA4BAC">
        <w:rPr>
          <w:rFonts w:ascii="Arial" w:hAnsi="Arial" w:cs="Arial"/>
          <w:i/>
          <w:iCs/>
        </w:rPr>
        <w:t>Epidemics</w:t>
      </w:r>
      <w:r w:rsidRPr="00DA4BAC">
        <w:rPr>
          <w:rFonts w:ascii="Arial" w:hAnsi="Arial" w:cs="Arial"/>
        </w:rPr>
        <w:t>, 40, p. 100597. Available at: https://doi.org/10.1016/j.epidem.2022.100597.</w:t>
      </w:r>
    </w:p>
    <w:p w14:paraId="11B49409" w14:textId="77777777" w:rsidR="00DA4BAC" w:rsidRPr="00DA4BAC" w:rsidRDefault="00DA4BAC" w:rsidP="00DA4BAC">
      <w:pPr>
        <w:pStyle w:val="Bibliography"/>
        <w:rPr>
          <w:rFonts w:ascii="Arial" w:hAnsi="Arial" w:cs="Arial"/>
        </w:rPr>
      </w:pPr>
      <w:r w:rsidRPr="00DA4BAC">
        <w:rPr>
          <w:rFonts w:ascii="Arial" w:hAnsi="Arial" w:cs="Arial"/>
          <w:i/>
          <w:iCs/>
        </w:rPr>
        <w:t>The Times of India</w:t>
      </w:r>
      <w:r w:rsidRPr="00DA4BAC">
        <w:rPr>
          <w:rFonts w:ascii="Arial" w:hAnsi="Arial" w:cs="Arial"/>
        </w:rPr>
        <w:t xml:space="preserve"> (2023) ‘Ground work for Census 2021 to start from Jan 2024’, 5 July. Available at: https://timesofindia.indiatimes.com/city/goa/ground-work-for-census-2021-to-start-from-jan-2024/articleshow/101496121.cms?from=mdr (Accessed: 23 August 2023).</w:t>
      </w:r>
    </w:p>
    <w:p w14:paraId="579FE61A" w14:textId="77777777" w:rsidR="00DA4BAC" w:rsidRPr="00DA4BAC" w:rsidRDefault="00DA4BAC" w:rsidP="00DA4BAC">
      <w:pPr>
        <w:pStyle w:val="Bibliography"/>
        <w:rPr>
          <w:rFonts w:ascii="Arial" w:hAnsi="Arial" w:cs="Arial"/>
        </w:rPr>
      </w:pPr>
      <w:r w:rsidRPr="00DA4BAC">
        <w:rPr>
          <w:rFonts w:ascii="Arial" w:hAnsi="Arial" w:cs="Arial"/>
        </w:rPr>
        <w:t xml:space="preserve">Tobler, W. </w:t>
      </w:r>
      <w:r w:rsidRPr="00DA4BAC">
        <w:rPr>
          <w:rFonts w:ascii="Arial" w:hAnsi="Arial" w:cs="Arial"/>
          <w:i/>
          <w:iCs/>
        </w:rPr>
        <w:t>et al.</w:t>
      </w:r>
      <w:r w:rsidRPr="00DA4BAC">
        <w:rPr>
          <w:rFonts w:ascii="Arial" w:hAnsi="Arial" w:cs="Arial"/>
        </w:rPr>
        <w:t xml:space="preserve"> (1997) ‘World population in a grid of spherical quadrilaterals’, </w:t>
      </w:r>
      <w:r w:rsidRPr="00DA4BAC">
        <w:rPr>
          <w:rFonts w:ascii="Arial" w:hAnsi="Arial" w:cs="Arial"/>
          <w:i/>
          <w:iCs/>
        </w:rPr>
        <w:t>International Journal of Population Geography</w:t>
      </w:r>
      <w:r w:rsidRPr="00DA4BAC">
        <w:rPr>
          <w:rFonts w:ascii="Arial" w:hAnsi="Arial" w:cs="Arial"/>
        </w:rPr>
        <w:t>, 3(3), pp. 203–225. Available at: https://doi.org/10.1002/(SICI)1099-1220(199709)3:3&lt;203::AID-IJPG68&gt;3.0.CO;2-C.</w:t>
      </w:r>
    </w:p>
    <w:p w14:paraId="2C4B47B4" w14:textId="77777777" w:rsidR="00DA4BAC" w:rsidRPr="00DA4BAC" w:rsidRDefault="00DA4BAC" w:rsidP="00DA4BAC">
      <w:pPr>
        <w:pStyle w:val="Bibliography"/>
        <w:rPr>
          <w:rFonts w:ascii="Arial" w:hAnsi="Arial" w:cs="Arial"/>
        </w:rPr>
      </w:pPr>
      <w:r w:rsidRPr="00DA4BAC">
        <w:rPr>
          <w:rFonts w:ascii="Arial" w:hAnsi="Arial" w:cs="Arial"/>
        </w:rPr>
        <w:t xml:space="preserve">Tobler, W.R. (1970) ‘A Computer Movie Simulating Urban Growth in the Detroit Region’, </w:t>
      </w:r>
      <w:r w:rsidRPr="00DA4BAC">
        <w:rPr>
          <w:rFonts w:ascii="Arial" w:hAnsi="Arial" w:cs="Arial"/>
          <w:i/>
          <w:iCs/>
        </w:rPr>
        <w:t>Economic Geography</w:t>
      </w:r>
      <w:r w:rsidRPr="00DA4BAC">
        <w:rPr>
          <w:rFonts w:ascii="Arial" w:hAnsi="Arial" w:cs="Arial"/>
        </w:rPr>
        <w:t>, 46, pp. 234–240. Available at: https://doi.org/10.2307/143141.</w:t>
      </w:r>
    </w:p>
    <w:p w14:paraId="5F0A94DD" w14:textId="77777777" w:rsidR="00DA4BAC" w:rsidRPr="00DA4BAC" w:rsidRDefault="00DA4BAC" w:rsidP="00DA4BAC">
      <w:pPr>
        <w:pStyle w:val="Bibliography"/>
        <w:rPr>
          <w:rFonts w:ascii="Arial" w:hAnsi="Arial" w:cs="Arial"/>
        </w:rPr>
      </w:pPr>
      <w:r w:rsidRPr="00DA4BAC">
        <w:rPr>
          <w:rFonts w:ascii="Arial" w:hAnsi="Arial" w:cs="Arial"/>
        </w:rPr>
        <w:t xml:space="preserve">Tobler, W.R. (1979) ‘Smooth Pycnophylactic Interpolation for Geographical Regions’, </w:t>
      </w:r>
      <w:r w:rsidRPr="00DA4BAC">
        <w:rPr>
          <w:rFonts w:ascii="Arial" w:hAnsi="Arial" w:cs="Arial"/>
          <w:i/>
          <w:iCs/>
        </w:rPr>
        <w:t>Journal of the American Statistical Association</w:t>
      </w:r>
      <w:r w:rsidRPr="00DA4BAC">
        <w:rPr>
          <w:rFonts w:ascii="Arial" w:hAnsi="Arial" w:cs="Arial"/>
        </w:rPr>
        <w:t>, 74(367), pp. 519–530. Available at: https://doi.org/10.2307/2286968.</w:t>
      </w:r>
    </w:p>
    <w:p w14:paraId="33FDBF46" w14:textId="77777777" w:rsidR="00DA4BAC" w:rsidRPr="00DA4BAC" w:rsidRDefault="00DA4BAC" w:rsidP="00DA4BAC">
      <w:pPr>
        <w:pStyle w:val="Bibliography"/>
        <w:rPr>
          <w:rFonts w:ascii="Arial" w:hAnsi="Arial" w:cs="Arial"/>
        </w:rPr>
      </w:pPr>
      <w:r w:rsidRPr="00DA4BAC">
        <w:rPr>
          <w:rFonts w:ascii="Arial" w:hAnsi="Arial" w:cs="Arial"/>
        </w:rPr>
        <w:t xml:space="preserve">Tuholske, C. </w:t>
      </w:r>
      <w:r w:rsidRPr="00DA4BAC">
        <w:rPr>
          <w:rFonts w:ascii="Arial" w:hAnsi="Arial" w:cs="Arial"/>
          <w:i/>
          <w:iCs/>
        </w:rPr>
        <w:t>et al.</w:t>
      </w:r>
      <w:r w:rsidRPr="00DA4BAC">
        <w:rPr>
          <w:rFonts w:ascii="Arial" w:hAnsi="Arial" w:cs="Arial"/>
        </w:rPr>
        <w:t xml:space="preserve"> (2021) ‘Implications for Tracking SDG Indicator Metrics with Gridded Population Data’, </w:t>
      </w:r>
      <w:r w:rsidRPr="00DA4BAC">
        <w:rPr>
          <w:rFonts w:ascii="Arial" w:hAnsi="Arial" w:cs="Arial"/>
          <w:i/>
          <w:iCs/>
        </w:rPr>
        <w:t>Sustainability</w:t>
      </w:r>
      <w:r w:rsidRPr="00DA4BAC">
        <w:rPr>
          <w:rFonts w:ascii="Arial" w:hAnsi="Arial" w:cs="Arial"/>
        </w:rPr>
        <w:t>, 13(13), p. 7329. Available at: https://doi.org/10.3390/su13137329.</w:t>
      </w:r>
    </w:p>
    <w:p w14:paraId="289FA3DE" w14:textId="77777777" w:rsidR="00DA4BAC" w:rsidRPr="00DA4BAC" w:rsidRDefault="00DA4BAC" w:rsidP="00DA4BAC">
      <w:pPr>
        <w:pStyle w:val="Bibliography"/>
        <w:rPr>
          <w:rFonts w:ascii="Arial" w:hAnsi="Arial" w:cs="Arial"/>
        </w:rPr>
      </w:pPr>
      <w:r w:rsidRPr="00DA4BAC">
        <w:rPr>
          <w:rFonts w:ascii="Arial" w:hAnsi="Arial" w:cs="Arial"/>
        </w:rPr>
        <w:t xml:space="preserve">United Nations (2022) </w:t>
      </w:r>
      <w:r w:rsidRPr="00DA4BAC">
        <w:rPr>
          <w:rFonts w:ascii="Arial" w:hAnsi="Arial" w:cs="Arial"/>
          <w:i/>
          <w:iCs/>
        </w:rPr>
        <w:t>The Sustainable Development Goals Report 2022</w:t>
      </w:r>
      <w:r w:rsidRPr="00DA4BAC">
        <w:rPr>
          <w:rFonts w:ascii="Arial" w:hAnsi="Arial" w:cs="Arial"/>
        </w:rPr>
        <w:t>. New York, NY: United Nations. Available at: https://unstats.un.org/sdgs/report/2022/.</w:t>
      </w:r>
    </w:p>
    <w:p w14:paraId="0F5E4169" w14:textId="77777777" w:rsidR="00DA4BAC" w:rsidRPr="00DA4BAC" w:rsidRDefault="00DA4BAC" w:rsidP="00DA4BAC">
      <w:pPr>
        <w:pStyle w:val="Bibliography"/>
        <w:rPr>
          <w:rFonts w:ascii="Arial" w:hAnsi="Arial" w:cs="Arial"/>
        </w:rPr>
      </w:pPr>
      <w:r w:rsidRPr="00DA4BAC">
        <w:rPr>
          <w:rFonts w:ascii="Arial" w:hAnsi="Arial" w:cs="Arial"/>
        </w:rPr>
        <w:t xml:space="preserve">United Nations in India (2022) </w:t>
      </w:r>
      <w:r w:rsidRPr="00DA4BAC">
        <w:rPr>
          <w:rFonts w:ascii="Arial" w:hAnsi="Arial" w:cs="Arial"/>
          <w:i/>
          <w:iCs/>
        </w:rPr>
        <w:t>UN India Annual Report 2021</w:t>
      </w:r>
      <w:r w:rsidRPr="00DA4BAC">
        <w:rPr>
          <w:rFonts w:ascii="Arial" w:hAnsi="Arial" w:cs="Arial"/>
        </w:rPr>
        <w:t>. New Delhi, India. Available at: https://india.un.org/en/195240-un-india-annual-report-2021 (Accessed: 30 May 2023).</w:t>
      </w:r>
    </w:p>
    <w:p w14:paraId="2E0010BE" w14:textId="77777777" w:rsidR="00DA4BAC" w:rsidRPr="00DA4BAC" w:rsidRDefault="00DA4BAC" w:rsidP="00DA4BAC">
      <w:pPr>
        <w:pStyle w:val="Bibliography"/>
        <w:rPr>
          <w:rFonts w:ascii="Arial" w:hAnsi="Arial" w:cs="Arial"/>
        </w:rPr>
      </w:pPr>
      <w:r w:rsidRPr="00DA4BAC">
        <w:rPr>
          <w:rFonts w:ascii="Arial" w:hAnsi="Arial" w:cs="Arial"/>
        </w:rPr>
        <w:t xml:space="preserve">Vanthof, V.R. and Kelly, R.E.J. (2020) ‘Earth Observation at Finer Scales is Critical to Farming Communities Facing Increased Water Shortages Over the Next Decade’, in </w:t>
      </w:r>
      <w:r w:rsidRPr="00DA4BAC">
        <w:rPr>
          <w:rFonts w:ascii="Arial" w:hAnsi="Arial" w:cs="Arial"/>
          <w:i/>
          <w:iCs/>
        </w:rPr>
        <w:lastRenderedPageBreak/>
        <w:t>IGARSS 2020 - 2020 IEEE International Geoscience and Remote Sensing Symposium</w:t>
      </w:r>
      <w:r w:rsidRPr="00DA4BAC">
        <w:rPr>
          <w:rFonts w:ascii="Arial" w:hAnsi="Arial" w:cs="Arial"/>
        </w:rPr>
        <w:t xml:space="preserve">. </w:t>
      </w:r>
      <w:r w:rsidRPr="00DA4BAC">
        <w:rPr>
          <w:rFonts w:ascii="Arial" w:hAnsi="Arial" w:cs="Arial"/>
          <w:i/>
          <w:iCs/>
        </w:rPr>
        <w:t>IGARSS 2020 - 2020 IEEE International Geoscience and Remote Sensing Symposium</w:t>
      </w:r>
      <w:r w:rsidRPr="00DA4BAC">
        <w:rPr>
          <w:rFonts w:ascii="Arial" w:hAnsi="Arial" w:cs="Arial"/>
        </w:rPr>
        <w:t>, pp. 3716–3718. Available at: https://doi.org/10.1109/IGARSS39084.2020.9324327.</w:t>
      </w:r>
    </w:p>
    <w:p w14:paraId="538F1A52" w14:textId="77777777" w:rsidR="00DA4BAC" w:rsidRPr="00DA4BAC" w:rsidRDefault="00DA4BAC" w:rsidP="00DA4BAC">
      <w:pPr>
        <w:pStyle w:val="Bibliography"/>
        <w:rPr>
          <w:rFonts w:ascii="Arial" w:hAnsi="Arial" w:cs="Arial"/>
        </w:rPr>
      </w:pPr>
      <w:r w:rsidRPr="00DA4BAC">
        <w:rPr>
          <w:rFonts w:ascii="Arial" w:hAnsi="Arial" w:cs="Arial"/>
        </w:rPr>
        <w:t xml:space="preserve">Viel, J.-F. and Tran, A. (2009) ‘Estimating Denominators: Satellite-Based Population Estimates at a Fine Spatial Resolution in a European Urban Area’, </w:t>
      </w:r>
      <w:r w:rsidRPr="00DA4BAC">
        <w:rPr>
          <w:rFonts w:ascii="Arial" w:hAnsi="Arial" w:cs="Arial"/>
          <w:i/>
          <w:iCs/>
        </w:rPr>
        <w:t>Epidemiology</w:t>
      </w:r>
      <w:r w:rsidRPr="00DA4BAC">
        <w:rPr>
          <w:rFonts w:ascii="Arial" w:hAnsi="Arial" w:cs="Arial"/>
        </w:rPr>
        <w:t>, 20(2), pp. 214–222.</w:t>
      </w:r>
    </w:p>
    <w:p w14:paraId="33F198B4" w14:textId="77777777" w:rsidR="00DA4BAC" w:rsidRPr="00DA4BAC" w:rsidRDefault="00DA4BAC" w:rsidP="00DA4BAC">
      <w:pPr>
        <w:pStyle w:val="Bibliography"/>
        <w:rPr>
          <w:rFonts w:ascii="Arial" w:hAnsi="Arial" w:cs="Arial"/>
        </w:rPr>
      </w:pPr>
      <w:r w:rsidRPr="00DA4BAC">
        <w:rPr>
          <w:rFonts w:ascii="Arial" w:hAnsi="Arial" w:cs="Arial"/>
        </w:rPr>
        <w:t xml:space="preserve">Wardrop, N.A. </w:t>
      </w:r>
      <w:r w:rsidRPr="00DA4BAC">
        <w:rPr>
          <w:rFonts w:ascii="Arial" w:hAnsi="Arial" w:cs="Arial"/>
          <w:i/>
          <w:iCs/>
        </w:rPr>
        <w:t>et al.</w:t>
      </w:r>
      <w:r w:rsidRPr="00DA4BAC">
        <w:rPr>
          <w:rFonts w:ascii="Arial" w:hAnsi="Arial" w:cs="Arial"/>
        </w:rPr>
        <w:t xml:space="preserve"> (2018) ‘Spatially disaggregated population estimates in the absence of national population and housing census data’, </w:t>
      </w:r>
      <w:r w:rsidRPr="00DA4BAC">
        <w:rPr>
          <w:rFonts w:ascii="Arial" w:hAnsi="Arial" w:cs="Arial"/>
          <w:i/>
          <w:iCs/>
        </w:rPr>
        <w:t>Proceedings of the National Academy of Sciences</w:t>
      </w:r>
      <w:r w:rsidRPr="00DA4BAC">
        <w:rPr>
          <w:rFonts w:ascii="Arial" w:hAnsi="Arial" w:cs="Arial"/>
        </w:rPr>
        <w:t>, 115(14), pp. 3529–3537. Available at: https://doi.org/10.1073/pnas.1715305115.</w:t>
      </w:r>
    </w:p>
    <w:p w14:paraId="567BEDDB" w14:textId="77777777" w:rsidR="00DA4BAC" w:rsidRPr="00DA4BAC" w:rsidRDefault="00DA4BAC" w:rsidP="00DA4BAC">
      <w:pPr>
        <w:pStyle w:val="Bibliography"/>
        <w:rPr>
          <w:rFonts w:ascii="Arial" w:hAnsi="Arial" w:cs="Arial"/>
        </w:rPr>
      </w:pPr>
      <w:r w:rsidRPr="00DA4BAC">
        <w:rPr>
          <w:rFonts w:ascii="Arial" w:hAnsi="Arial" w:cs="Arial"/>
        </w:rPr>
        <w:t xml:space="preserve">World Bank (2023) </w:t>
      </w:r>
      <w:r w:rsidRPr="00DA4BAC">
        <w:rPr>
          <w:rFonts w:ascii="Arial" w:hAnsi="Arial" w:cs="Arial"/>
          <w:i/>
          <w:iCs/>
        </w:rPr>
        <w:t>Agriculture and Food</w:t>
      </w:r>
      <w:r w:rsidRPr="00DA4BAC">
        <w:rPr>
          <w:rFonts w:ascii="Arial" w:hAnsi="Arial" w:cs="Arial"/>
        </w:rPr>
        <w:t xml:space="preserve">, </w:t>
      </w:r>
      <w:r w:rsidRPr="00DA4BAC">
        <w:rPr>
          <w:rFonts w:ascii="Arial" w:hAnsi="Arial" w:cs="Arial"/>
          <w:i/>
          <w:iCs/>
        </w:rPr>
        <w:t>World Bank</w:t>
      </w:r>
      <w:r w:rsidRPr="00DA4BAC">
        <w:rPr>
          <w:rFonts w:ascii="Arial" w:hAnsi="Arial" w:cs="Arial"/>
        </w:rPr>
        <w:t>. Available at: https://www.worldbank.org/en/topic/agriculture/overview (Accessed: 22 May 2023).</w:t>
      </w:r>
    </w:p>
    <w:p w14:paraId="6B60DACD" w14:textId="77777777" w:rsidR="00DA4BAC" w:rsidRPr="00DA4BAC" w:rsidRDefault="00DA4BAC" w:rsidP="00DA4BAC">
      <w:pPr>
        <w:pStyle w:val="Bibliography"/>
        <w:rPr>
          <w:rFonts w:ascii="Arial" w:hAnsi="Arial" w:cs="Arial"/>
        </w:rPr>
      </w:pPr>
      <w:r w:rsidRPr="00DA4BAC">
        <w:rPr>
          <w:rFonts w:ascii="Arial" w:hAnsi="Arial" w:cs="Arial"/>
        </w:rPr>
        <w:t xml:space="preserve">You, L. and Wood, S. (2006) ‘An entropy approach to spatial disaggregation of agricultural production’, </w:t>
      </w:r>
      <w:r w:rsidRPr="00DA4BAC">
        <w:rPr>
          <w:rFonts w:ascii="Arial" w:hAnsi="Arial" w:cs="Arial"/>
          <w:i/>
          <w:iCs/>
        </w:rPr>
        <w:t>Agricultural Systems</w:t>
      </w:r>
      <w:r w:rsidRPr="00DA4BAC">
        <w:rPr>
          <w:rFonts w:ascii="Arial" w:hAnsi="Arial" w:cs="Arial"/>
        </w:rPr>
        <w:t>, 90(1), pp. 329–347. Available at: https://doi.org/10.1016/j.agsy.2006.01.008.</w:t>
      </w:r>
    </w:p>
    <w:p w14:paraId="7DB6C80E" w14:textId="77777777" w:rsidR="00DA4BAC" w:rsidRPr="00DA4BAC" w:rsidRDefault="00DA4BAC" w:rsidP="00DA4BAC">
      <w:pPr>
        <w:pStyle w:val="Bibliography"/>
        <w:rPr>
          <w:rFonts w:ascii="Arial" w:hAnsi="Arial" w:cs="Arial"/>
        </w:rPr>
      </w:pPr>
      <w:r w:rsidRPr="00DA4BAC">
        <w:rPr>
          <w:rFonts w:ascii="Arial" w:hAnsi="Arial" w:cs="Arial"/>
        </w:rPr>
        <w:t xml:space="preserve">Zarkovich, S.S., Bosnich, S. and Anichich, Z. (1976) ‘Agricultural Population’, </w:t>
      </w:r>
      <w:r w:rsidRPr="00DA4BAC">
        <w:rPr>
          <w:rFonts w:ascii="Arial" w:hAnsi="Arial" w:cs="Arial"/>
          <w:i/>
          <w:iCs/>
        </w:rPr>
        <w:t>International Statistical Review / Revue Internationale de Statistique</w:t>
      </w:r>
      <w:r w:rsidRPr="00DA4BAC">
        <w:rPr>
          <w:rFonts w:ascii="Arial" w:hAnsi="Arial" w:cs="Arial"/>
        </w:rPr>
        <w:t>, 44(2), pp. 283–288. Available at: https://doi.org/10.2307/1403288.</w:t>
      </w:r>
    </w:p>
    <w:p w14:paraId="6825BC57" w14:textId="77777777" w:rsidR="00DA4BAC" w:rsidRPr="00DA4BAC" w:rsidRDefault="00DA4BAC" w:rsidP="00DA4BAC">
      <w:pPr>
        <w:pStyle w:val="Bibliography"/>
        <w:rPr>
          <w:rFonts w:ascii="Arial" w:hAnsi="Arial" w:cs="Arial"/>
        </w:rPr>
      </w:pPr>
      <w:r w:rsidRPr="00DA4BAC">
        <w:rPr>
          <w:rFonts w:ascii="Arial" w:hAnsi="Arial" w:cs="Arial"/>
        </w:rPr>
        <w:t xml:space="preserve">Zhang, M. (2014) ‘The Effects of Spatial Resolution on the Maize acreage estimation by Remote Sensing’, </w:t>
      </w:r>
      <w:r w:rsidRPr="00DA4BAC">
        <w:rPr>
          <w:rFonts w:ascii="Arial" w:hAnsi="Arial" w:cs="Arial"/>
          <w:i/>
          <w:iCs/>
        </w:rPr>
        <w:t>IOP Conference Series. Earth and Environmental Science</w:t>
      </w:r>
      <w:r w:rsidRPr="00DA4BAC">
        <w:rPr>
          <w:rFonts w:ascii="Arial" w:hAnsi="Arial" w:cs="Arial"/>
        </w:rPr>
        <w:t>, 17(1). Available at: https://doi.org/10.1088/1755-1315/17/1/012052.</w:t>
      </w:r>
    </w:p>
    <w:p w14:paraId="43B79DD1" w14:textId="3A838E8E"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oe P" w:date="2023-08-18T20:46:00Z" w:initials="JP">
    <w:p w14:paraId="3747EF22" w14:textId="7777777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10" w:author="Joe P" w:date="2023-08-21T17:24:00Z" w:initials="JP">
    <w:p w14:paraId="0D4A38EB" w14:textId="77777777" w:rsidR="002658ED" w:rsidRDefault="002658ED" w:rsidP="000B6A18">
      <w:pPr>
        <w:pStyle w:val="CommentText"/>
        <w:jc w:val="left"/>
      </w:pPr>
      <w:r>
        <w:rPr>
          <w:rStyle w:val="CommentReference"/>
        </w:rPr>
        <w:annotationRef/>
      </w:r>
      <w:r>
        <w:t>Or four?</w:t>
      </w:r>
    </w:p>
  </w:comment>
  <w:comment w:id="25" w:author="Joe P" w:date="2023-08-21T17:41:00Z" w:initials="JP">
    <w:p w14:paraId="68E989CB" w14:textId="77777777" w:rsidR="00B579CA" w:rsidRDefault="00B579CA" w:rsidP="00140C51">
      <w:pPr>
        <w:pStyle w:val="CommentText"/>
        <w:jc w:val="left"/>
      </w:pPr>
      <w:r>
        <w:rPr>
          <w:rStyle w:val="CommentReference"/>
        </w:rPr>
        <w:annotationRef/>
      </w:r>
      <w:r>
        <w:t>Decide whether to flesh this out (reasons for India as case study) or just cut</w:t>
      </w:r>
    </w:p>
  </w:comment>
  <w:comment w:id="29" w:author="Joe P" w:date="2023-08-18T14:48:00Z" w:initials="JP">
    <w:p w14:paraId="55C2B60A" w14:textId="4086B5D1" w:rsidR="003B0981" w:rsidRDefault="003B0981" w:rsidP="00FD459C">
      <w:pPr>
        <w:pStyle w:val="CommentText"/>
        <w:jc w:val="left"/>
      </w:pPr>
      <w:r>
        <w:rPr>
          <w:rStyle w:val="CommentReference"/>
        </w:rPr>
        <w:annotationRef/>
      </w:r>
      <w:r>
        <w:t>Need to decide best location/whether to keep</w:t>
      </w:r>
    </w:p>
  </w:comment>
  <w:comment w:id="32" w:author="Joe P" w:date="2023-08-22T08:55:00Z" w:initials="JP">
    <w:p w14:paraId="7FEB23FB" w14:textId="77777777" w:rsidR="008B6084" w:rsidRDefault="008B6084" w:rsidP="006B56B4">
      <w:pPr>
        <w:pStyle w:val="CommentText"/>
        <w:jc w:val="left"/>
      </w:pPr>
      <w:r>
        <w:rPr>
          <w:rStyle w:val="CommentReference"/>
        </w:rPr>
        <w:annotationRef/>
      </w:r>
      <w:r>
        <w:t xml:space="preserve">Need to restructure section with FL feedback from draft. (More critical; position argument). </w:t>
      </w:r>
    </w:p>
  </w:comment>
  <w:comment w:id="45" w:author="Joe P" w:date="2023-08-15T11:55:00Z" w:initials="JP">
    <w:p w14:paraId="03D3FC83" w14:textId="77777777" w:rsidR="00A477A0" w:rsidRDefault="00EA3229" w:rsidP="000A6AC5">
      <w:pPr>
        <w:pStyle w:val="CommentText"/>
        <w:jc w:val="left"/>
      </w:pPr>
      <w:r>
        <w:rPr>
          <w:rStyle w:val="CommentReference"/>
        </w:rPr>
        <w:annotationRef/>
      </w:r>
      <w:r w:rsidR="00A477A0">
        <w:t>Check to make sure objectives are referred to in consistent way across whole document.</w:t>
      </w:r>
    </w:p>
  </w:comment>
  <w:comment w:id="50" w:author="Joe P" w:date="2023-08-22T19:53:00Z" w:initials="JP">
    <w:p w14:paraId="27B9B39C" w14:textId="671A1A05" w:rsidR="006E3077" w:rsidRDefault="006E3077" w:rsidP="0015693B">
      <w:pPr>
        <w:pStyle w:val="CommentText"/>
        <w:jc w:val="left"/>
      </w:pPr>
      <w:r>
        <w:rPr>
          <w:rStyle w:val="CommentReference"/>
        </w:rPr>
        <w:annotationRef/>
      </w:r>
      <w:r>
        <w:t>Possibly elaborate on this paragraph to make explanation clear</w:t>
      </w:r>
    </w:p>
  </w:comment>
  <w:comment w:id="57" w:author="Joe P" w:date="2023-08-23T18:11:00Z" w:initials="JP">
    <w:p w14:paraId="51DB8E47" w14:textId="77777777" w:rsidR="007A679E" w:rsidRDefault="007A679E" w:rsidP="00EF3100">
      <w:pPr>
        <w:pStyle w:val="CommentText"/>
        <w:jc w:val="left"/>
      </w:pPr>
      <w:r>
        <w:rPr>
          <w:rStyle w:val="CommentReference"/>
        </w:rPr>
        <w:annotationRef/>
      </w:r>
      <w:r>
        <w:t>This term is still on thin ice...</w:t>
      </w:r>
    </w:p>
  </w:comment>
  <w:comment w:id="60" w:author="Joe P" w:date="2023-08-23T14:16:00Z" w:initials="JP">
    <w:p w14:paraId="7D003354" w14:textId="77777777" w:rsidR="00001550" w:rsidRDefault="00001550" w:rsidP="00DC2DFF">
      <w:pPr>
        <w:pStyle w:val="CommentText"/>
        <w:jc w:val="left"/>
      </w:pPr>
      <w:r>
        <w:rPr>
          <w:rStyle w:val="CommentReference"/>
        </w:rPr>
        <w:annotationRef/>
      </w:r>
      <w:r>
        <w:t>REQUIRES RE-RUN AND CONFIRMATION</w:t>
      </w:r>
    </w:p>
  </w:comment>
  <w:comment w:id="61" w:author="Joe P" w:date="2023-08-22T21:25:00Z" w:initials="JP">
    <w:p w14:paraId="628129DC" w14:textId="77777777" w:rsidR="006616F1" w:rsidRDefault="006616F1" w:rsidP="006616F1">
      <w:pPr>
        <w:pStyle w:val="CommentText"/>
        <w:jc w:val="left"/>
      </w:pPr>
      <w:r>
        <w:rPr>
          <w:rStyle w:val="CommentReference"/>
        </w:rPr>
        <w:annotationRef/>
      </w:r>
      <w:r>
        <w:t>To update once time recordings completed</w:t>
      </w:r>
    </w:p>
  </w:comment>
  <w:comment w:id="66" w:author="Joe P" w:date="2023-08-22T19:50:00Z" w:initials="JP">
    <w:p w14:paraId="5D437DBC" w14:textId="77777777" w:rsidR="00252229" w:rsidRDefault="00252229" w:rsidP="00252229">
      <w:pPr>
        <w:pStyle w:val="CommentText"/>
        <w:jc w:val="left"/>
      </w:pPr>
      <w:r>
        <w:rPr>
          <w:rStyle w:val="CommentReference"/>
        </w:rPr>
        <w:annotationRef/>
      </w:r>
      <w:r>
        <w:rPr>
          <w:b/>
          <w:bCs/>
        </w:rPr>
        <w:t>FL/SA feedback</w:t>
      </w:r>
      <w:r>
        <w:t>:</w:t>
      </w:r>
      <w:r>
        <w:rPr>
          <w:b/>
          <w:bCs/>
        </w:rPr>
        <w:t xml:space="preserve"> </w:t>
      </w:r>
      <w:r>
        <w:rPr>
          <w:b/>
          <w:bCs/>
        </w:rPr>
        <w:br/>
      </w:r>
      <w:r>
        <w:t>if including spatial autocorrelation map, be clear as to WHY. What value does it add that isn't clear in the choropleth map? What was I looking for by conducting it?</w:t>
      </w:r>
    </w:p>
  </w:comment>
  <w:comment w:id="73" w:author="Joe P" w:date="2023-08-22T01:27:00Z" w:initials="JP">
    <w:p w14:paraId="26170D3F" w14:textId="4F31876F" w:rsidR="001E5ADC" w:rsidRDefault="001E5ADC" w:rsidP="00385A66">
      <w:pPr>
        <w:pStyle w:val="CommentText"/>
        <w:jc w:val="left"/>
      </w:pPr>
      <w:r>
        <w:rPr>
          <w:rStyle w:val="CommentReference"/>
        </w:rPr>
        <w:annotationRef/>
      </w:r>
      <w:r>
        <w:t xml:space="preserve">Add correlation statistic, reg lines? </w:t>
      </w:r>
    </w:p>
  </w:comment>
  <w:comment w:id="74" w:author="Joe P" w:date="2023-08-22T14:25:00Z" w:initials="JP">
    <w:p w14:paraId="67B1904B" w14:textId="77777777" w:rsidR="009E0F8D" w:rsidRDefault="009E0F8D" w:rsidP="00E678DA">
      <w:pPr>
        <w:pStyle w:val="CommentText"/>
        <w:jc w:val="left"/>
      </w:pPr>
      <w:r>
        <w:rPr>
          <w:rStyle w:val="CommentReference"/>
        </w:rPr>
        <w:annotationRef/>
      </w:r>
      <w:r>
        <w:t>Reminder to add (a) to (d) labels to figures!</w:t>
      </w:r>
    </w:p>
  </w:comment>
  <w:comment w:id="78" w:author="Joe P" w:date="2023-08-21T14:06:00Z" w:initials="JP">
    <w:p w14:paraId="4AD9610C" w14:textId="7510D602" w:rsidR="00984C36" w:rsidRDefault="00984C36" w:rsidP="00984C36">
      <w:pPr>
        <w:pStyle w:val="CommentText"/>
        <w:jc w:val="left"/>
      </w:pPr>
      <w:r>
        <w:rPr>
          <w:rStyle w:val="CommentReference"/>
        </w:rPr>
        <w:annotationRef/>
      </w:r>
      <w:r>
        <w:t>Remove records where the difference is less than 5% of Pop Total? (and therefore could theoretically meet the threshold)</w:t>
      </w:r>
    </w:p>
  </w:comment>
  <w:comment w:id="80" w:author="Joe P" w:date="2023-08-23T18:29:00Z" w:initials="JP">
    <w:p w14:paraId="6E73B440" w14:textId="77777777" w:rsidR="00565B28" w:rsidRDefault="00565B28" w:rsidP="00F42867">
      <w:pPr>
        <w:pStyle w:val="CommentText"/>
        <w:jc w:val="left"/>
      </w:pPr>
      <w:r>
        <w:rPr>
          <w:rStyle w:val="CommentReference"/>
        </w:rPr>
        <w:annotationRef/>
      </w:r>
      <w:r>
        <w:t xml:space="preserve">Finish this sentence off with a neat summary of the results covered in discussion. </w:t>
      </w:r>
    </w:p>
  </w:comment>
  <w:comment w:id="82" w:author="Joe P" w:date="2023-08-23T17:48:00Z" w:initials="JP">
    <w:p w14:paraId="3DD2D3F2" w14:textId="5ED09B76" w:rsidR="0016217C" w:rsidRDefault="0016217C" w:rsidP="009F02BC">
      <w:pPr>
        <w:pStyle w:val="CommentText"/>
        <w:jc w:val="left"/>
      </w:pPr>
      <w:r>
        <w:rPr>
          <w:rStyle w:val="CommentReference"/>
        </w:rPr>
        <w:annotationRef/>
      </w:r>
      <w:r>
        <w:t>Does Absolute Mean exist as a statistic? Is it actually the MAD?</w:t>
      </w:r>
    </w:p>
  </w:comment>
  <w:comment w:id="96" w:author="Joe P" w:date="2023-08-23T18:18:00Z" w:initials="JP">
    <w:p w14:paraId="60C50AE8" w14:textId="77777777" w:rsidR="00731953" w:rsidRDefault="00731953" w:rsidP="008B40AA">
      <w:pPr>
        <w:pStyle w:val="CommentText"/>
        <w:jc w:val="left"/>
      </w:pPr>
      <w:r>
        <w:rPr>
          <w:rStyle w:val="CommentReference"/>
        </w:rPr>
        <w:annotationRef/>
      </w:r>
      <w:r>
        <w:t>Review SL paper for description of World Bank HIES calculation</w:t>
      </w:r>
    </w:p>
  </w:comment>
  <w:comment w:id="103" w:author="Joe P" w:date="2023-08-18T20:37:00Z" w:initials="JP">
    <w:p w14:paraId="72253454" w14:textId="784F2E90" w:rsidR="00056621" w:rsidRDefault="00056621" w:rsidP="00056621">
      <w:pPr>
        <w:pStyle w:val="CommentText"/>
        <w:jc w:val="left"/>
      </w:pPr>
      <w:r>
        <w:rPr>
          <w:rStyle w:val="CommentReference"/>
        </w:rPr>
        <w:annotationRef/>
      </w:r>
      <w:r>
        <w:t>Consider removing; what does this add that can't be addressed in a single sentence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0D4A38EB" w15:done="0"/>
  <w15:commentEx w15:paraId="68E989CB" w15:done="0"/>
  <w15:commentEx w15:paraId="55C2B60A" w15:done="0"/>
  <w15:commentEx w15:paraId="7FEB23FB" w15:done="0"/>
  <w15:commentEx w15:paraId="03D3FC83" w15:done="0"/>
  <w15:commentEx w15:paraId="27B9B39C" w15:done="0"/>
  <w15:commentEx w15:paraId="51DB8E47" w15:done="0"/>
  <w15:commentEx w15:paraId="7D003354" w15:done="0"/>
  <w15:commentEx w15:paraId="628129DC" w15:done="0"/>
  <w15:commentEx w15:paraId="5D437DBC" w15:done="0"/>
  <w15:commentEx w15:paraId="26170D3F" w15:done="0"/>
  <w15:commentEx w15:paraId="67B1904B" w15:paraIdParent="26170D3F" w15:done="0"/>
  <w15:commentEx w15:paraId="4AD9610C" w15:done="0"/>
  <w15:commentEx w15:paraId="6E73B440" w15:done="0"/>
  <w15:commentEx w15:paraId="3DD2D3F2" w15:done="0"/>
  <w15:commentEx w15:paraId="60C50AE8" w15:done="0"/>
  <w15:commentEx w15:paraId="722534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E1C52" w16cex:dateUtc="2023-08-21T16:24:00Z"/>
  <w16cex:commentExtensible w16cex:durableId="288E2055" w16cex:dateUtc="2023-08-21T16:41:00Z"/>
  <w16cex:commentExtensible w16cex:durableId="288A0338" w16cex:dateUtc="2023-08-18T13:48:00Z"/>
  <w16cex:commentExtensible w16cex:durableId="288EF676" w16cex:dateUtc="2023-08-22T07:55:00Z"/>
  <w16cex:commentExtensible w16cex:durableId="2885E647" w16cex:dateUtc="2023-08-15T10:55:00Z"/>
  <w16cex:commentExtensible w16cex:durableId="288F90C7" w16cex:dateUtc="2023-08-22T18:53:00Z"/>
  <w16cex:commentExtensible w16cex:durableId="2890CA47" w16cex:dateUtc="2023-08-23T17:11:00Z"/>
  <w16cex:commentExtensible w16cex:durableId="2890934D" w16cex:dateUtc="2023-08-23T13:16:00Z"/>
  <w16cex:commentExtensible w16cex:durableId="288FA651" w16cex:dateUtc="2023-08-22T20:25:00Z"/>
  <w16cex:commentExtensible w16cex:durableId="288F901D" w16cex:dateUtc="2023-08-22T18:50:00Z"/>
  <w16cex:commentExtensible w16cex:durableId="288E8D74" w16cex:dateUtc="2023-08-22T00:27:00Z"/>
  <w16cex:commentExtensible w16cex:durableId="288F43C2" w16cex:dateUtc="2023-08-22T13:25:00Z"/>
  <w16cex:commentExtensible w16cex:durableId="288DEDD6" w16cex:dateUtc="2023-08-21T13:06:00Z"/>
  <w16cex:commentExtensible w16cex:durableId="2890CE9D" w16cex:dateUtc="2023-08-23T17:29:00Z"/>
  <w16cex:commentExtensible w16cex:durableId="2890C4F7" w16cex:dateUtc="2023-08-23T16:48:00Z"/>
  <w16cex:commentExtensible w16cex:durableId="2890CBDD" w16cex:dateUtc="2023-08-23T17:18:00Z"/>
  <w16cex:commentExtensible w16cex:durableId="288A551F" w16cex:dateUtc="2023-08-18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0D4A38EB" w16cid:durableId="288E1C52"/>
  <w16cid:commentId w16cid:paraId="68E989CB" w16cid:durableId="288E2055"/>
  <w16cid:commentId w16cid:paraId="55C2B60A" w16cid:durableId="288A0338"/>
  <w16cid:commentId w16cid:paraId="7FEB23FB" w16cid:durableId="288EF676"/>
  <w16cid:commentId w16cid:paraId="03D3FC83" w16cid:durableId="2885E647"/>
  <w16cid:commentId w16cid:paraId="27B9B39C" w16cid:durableId="288F90C7"/>
  <w16cid:commentId w16cid:paraId="51DB8E47" w16cid:durableId="2890CA47"/>
  <w16cid:commentId w16cid:paraId="7D003354" w16cid:durableId="2890934D"/>
  <w16cid:commentId w16cid:paraId="628129DC" w16cid:durableId="288FA651"/>
  <w16cid:commentId w16cid:paraId="5D437DBC" w16cid:durableId="288F901D"/>
  <w16cid:commentId w16cid:paraId="26170D3F" w16cid:durableId="288E8D74"/>
  <w16cid:commentId w16cid:paraId="67B1904B" w16cid:durableId="288F43C2"/>
  <w16cid:commentId w16cid:paraId="4AD9610C" w16cid:durableId="288DEDD6"/>
  <w16cid:commentId w16cid:paraId="6E73B440" w16cid:durableId="2890CE9D"/>
  <w16cid:commentId w16cid:paraId="3DD2D3F2" w16cid:durableId="2890C4F7"/>
  <w16cid:commentId w16cid:paraId="60C50AE8" w16cid:durableId="2890CBDD"/>
  <w16cid:commentId w16cid:paraId="72253454" w16cid:durableId="288A5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AC80" w14:textId="77777777" w:rsidR="00222EA4" w:rsidRDefault="00222EA4" w:rsidP="002C7406">
      <w:pPr>
        <w:spacing w:after="0" w:line="240" w:lineRule="auto"/>
      </w:pPr>
      <w:r>
        <w:separator/>
      </w:r>
    </w:p>
  </w:endnote>
  <w:endnote w:type="continuationSeparator" w:id="0">
    <w:p w14:paraId="6C8900E1" w14:textId="77777777" w:rsidR="00222EA4" w:rsidRDefault="00222EA4"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40BA4" w14:textId="77777777" w:rsidR="00222EA4" w:rsidRDefault="00222EA4" w:rsidP="002C7406">
      <w:pPr>
        <w:spacing w:after="0" w:line="240" w:lineRule="auto"/>
      </w:pPr>
      <w:r>
        <w:separator/>
      </w:r>
    </w:p>
  </w:footnote>
  <w:footnote w:type="continuationSeparator" w:id="0">
    <w:p w14:paraId="5A266AC7" w14:textId="77777777" w:rsidR="00222EA4" w:rsidRDefault="00222EA4"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2E1BD5"/>
    <w:multiLevelType w:val="hybridMultilevel"/>
    <w:tmpl w:val="D8605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0"/>
  </w:num>
  <w:num w:numId="2" w16cid:durableId="721709414">
    <w:abstractNumId w:val="19"/>
  </w:num>
  <w:num w:numId="3" w16cid:durableId="1819571016">
    <w:abstractNumId w:val="40"/>
  </w:num>
  <w:num w:numId="4" w16cid:durableId="495920517">
    <w:abstractNumId w:val="1"/>
  </w:num>
  <w:num w:numId="5" w16cid:durableId="1691027586">
    <w:abstractNumId w:val="25"/>
  </w:num>
  <w:num w:numId="6" w16cid:durableId="1115101120">
    <w:abstractNumId w:val="34"/>
  </w:num>
  <w:num w:numId="7" w16cid:durableId="2059545312">
    <w:abstractNumId w:val="32"/>
  </w:num>
  <w:num w:numId="8" w16cid:durableId="1826318471">
    <w:abstractNumId w:val="36"/>
  </w:num>
  <w:num w:numId="9" w16cid:durableId="1691641178">
    <w:abstractNumId w:val="20"/>
  </w:num>
  <w:num w:numId="10" w16cid:durableId="850797258">
    <w:abstractNumId w:val="29"/>
  </w:num>
  <w:num w:numId="11" w16cid:durableId="113066109">
    <w:abstractNumId w:val="8"/>
  </w:num>
  <w:num w:numId="12" w16cid:durableId="679699158">
    <w:abstractNumId w:val="11"/>
  </w:num>
  <w:num w:numId="13" w16cid:durableId="615914477">
    <w:abstractNumId w:val="17"/>
  </w:num>
  <w:num w:numId="14" w16cid:durableId="1733697690">
    <w:abstractNumId w:val="30"/>
  </w:num>
  <w:num w:numId="15" w16cid:durableId="476263124">
    <w:abstractNumId w:val="7"/>
  </w:num>
  <w:num w:numId="16" w16cid:durableId="1186559874">
    <w:abstractNumId w:val="35"/>
  </w:num>
  <w:num w:numId="17" w16cid:durableId="1325206026">
    <w:abstractNumId w:val="31"/>
  </w:num>
  <w:num w:numId="18" w16cid:durableId="635450792">
    <w:abstractNumId w:val="22"/>
  </w:num>
  <w:num w:numId="19" w16cid:durableId="1837455850">
    <w:abstractNumId w:val="6"/>
  </w:num>
  <w:num w:numId="20" w16cid:durableId="1148863075">
    <w:abstractNumId w:val="5"/>
  </w:num>
  <w:num w:numId="21" w16cid:durableId="1419600767">
    <w:abstractNumId w:val="21"/>
  </w:num>
  <w:num w:numId="22" w16cid:durableId="753161315">
    <w:abstractNumId w:val="2"/>
  </w:num>
  <w:num w:numId="23" w16cid:durableId="400904905">
    <w:abstractNumId w:val="4"/>
  </w:num>
  <w:num w:numId="24" w16cid:durableId="1778672693">
    <w:abstractNumId w:val="0"/>
  </w:num>
  <w:num w:numId="25" w16cid:durableId="445781858">
    <w:abstractNumId w:val="23"/>
  </w:num>
  <w:num w:numId="26" w16cid:durableId="117309844">
    <w:abstractNumId w:val="27"/>
  </w:num>
  <w:num w:numId="27" w16cid:durableId="1079475783">
    <w:abstractNumId w:val="16"/>
  </w:num>
  <w:num w:numId="28" w16cid:durableId="1906640260">
    <w:abstractNumId w:val="33"/>
  </w:num>
  <w:num w:numId="29" w16cid:durableId="1385103590">
    <w:abstractNumId w:val="3"/>
  </w:num>
  <w:num w:numId="30" w16cid:durableId="1085881026">
    <w:abstractNumId w:val="26"/>
  </w:num>
  <w:num w:numId="31" w16cid:durableId="1532692813">
    <w:abstractNumId w:val="12"/>
  </w:num>
  <w:num w:numId="32" w16cid:durableId="242760203">
    <w:abstractNumId w:val="38"/>
  </w:num>
  <w:num w:numId="33" w16cid:durableId="779762077">
    <w:abstractNumId w:val="37"/>
  </w:num>
  <w:num w:numId="34" w16cid:durableId="1244027845">
    <w:abstractNumId w:val="9"/>
  </w:num>
  <w:num w:numId="35" w16cid:durableId="943416301">
    <w:abstractNumId w:val="24"/>
  </w:num>
  <w:num w:numId="36" w16cid:durableId="162088496">
    <w:abstractNumId w:val="28"/>
  </w:num>
  <w:num w:numId="37" w16cid:durableId="184560813">
    <w:abstractNumId w:val="18"/>
  </w:num>
  <w:num w:numId="38" w16cid:durableId="1010178025">
    <w:abstractNumId w:val="39"/>
  </w:num>
  <w:num w:numId="39" w16cid:durableId="619805572">
    <w:abstractNumId w:val="13"/>
  </w:num>
  <w:num w:numId="40" w16cid:durableId="662968813">
    <w:abstractNumId w:val="15"/>
  </w:num>
  <w:num w:numId="41" w16cid:durableId="7656578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1550"/>
    <w:rsid w:val="0000599F"/>
    <w:rsid w:val="000070B8"/>
    <w:rsid w:val="00010813"/>
    <w:rsid w:val="00014845"/>
    <w:rsid w:val="00022AD8"/>
    <w:rsid w:val="000248DB"/>
    <w:rsid w:val="00024AFE"/>
    <w:rsid w:val="0002555D"/>
    <w:rsid w:val="00025F69"/>
    <w:rsid w:val="000312BC"/>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913DF"/>
    <w:rsid w:val="00091673"/>
    <w:rsid w:val="0009223A"/>
    <w:rsid w:val="000933C8"/>
    <w:rsid w:val="00095403"/>
    <w:rsid w:val="000973FE"/>
    <w:rsid w:val="00097DDE"/>
    <w:rsid w:val="000A0A8B"/>
    <w:rsid w:val="000A7365"/>
    <w:rsid w:val="000B1827"/>
    <w:rsid w:val="000B2E87"/>
    <w:rsid w:val="000B3319"/>
    <w:rsid w:val="000B4996"/>
    <w:rsid w:val="000B56E4"/>
    <w:rsid w:val="000B78D2"/>
    <w:rsid w:val="000B7FDB"/>
    <w:rsid w:val="000C06BD"/>
    <w:rsid w:val="000C417A"/>
    <w:rsid w:val="000C7286"/>
    <w:rsid w:val="000D00BB"/>
    <w:rsid w:val="000D339B"/>
    <w:rsid w:val="000D45FB"/>
    <w:rsid w:val="000E5B1B"/>
    <w:rsid w:val="000F1B10"/>
    <w:rsid w:val="000F5982"/>
    <w:rsid w:val="000F5C13"/>
    <w:rsid w:val="000F7E9E"/>
    <w:rsid w:val="00102B31"/>
    <w:rsid w:val="00102E51"/>
    <w:rsid w:val="0011423B"/>
    <w:rsid w:val="00114A4C"/>
    <w:rsid w:val="001172BD"/>
    <w:rsid w:val="00117DF6"/>
    <w:rsid w:val="00120F86"/>
    <w:rsid w:val="00122A5F"/>
    <w:rsid w:val="00122C75"/>
    <w:rsid w:val="00123C47"/>
    <w:rsid w:val="00126010"/>
    <w:rsid w:val="0013128B"/>
    <w:rsid w:val="0014085C"/>
    <w:rsid w:val="001515B2"/>
    <w:rsid w:val="00152FC0"/>
    <w:rsid w:val="001549C6"/>
    <w:rsid w:val="0016217C"/>
    <w:rsid w:val="00162C48"/>
    <w:rsid w:val="0016327D"/>
    <w:rsid w:val="00166692"/>
    <w:rsid w:val="00173E70"/>
    <w:rsid w:val="00173FFA"/>
    <w:rsid w:val="001750F5"/>
    <w:rsid w:val="00176772"/>
    <w:rsid w:val="0017679D"/>
    <w:rsid w:val="00176E03"/>
    <w:rsid w:val="001827B8"/>
    <w:rsid w:val="00187E60"/>
    <w:rsid w:val="00195C3D"/>
    <w:rsid w:val="001A0469"/>
    <w:rsid w:val="001A11B3"/>
    <w:rsid w:val="001A22DD"/>
    <w:rsid w:val="001A7BA6"/>
    <w:rsid w:val="001B718B"/>
    <w:rsid w:val="001C2E4E"/>
    <w:rsid w:val="001C329D"/>
    <w:rsid w:val="001D0F8E"/>
    <w:rsid w:val="001E0324"/>
    <w:rsid w:val="001E2469"/>
    <w:rsid w:val="001E3495"/>
    <w:rsid w:val="001E4F99"/>
    <w:rsid w:val="001E55A0"/>
    <w:rsid w:val="001E5ADC"/>
    <w:rsid w:val="001E672F"/>
    <w:rsid w:val="001F06F4"/>
    <w:rsid w:val="001F2F0A"/>
    <w:rsid w:val="001F3900"/>
    <w:rsid w:val="001F6405"/>
    <w:rsid w:val="001F7597"/>
    <w:rsid w:val="00201AF9"/>
    <w:rsid w:val="002049FD"/>
    <w:rsid w:val="002110F4"/>
    <w:rsid w:val="00213F6D"/>
    <w:rsid w:val="00216E72"/>
    <w:rsid w:val="00217194"/>
    <w:rsid w:val="002171B4"/>
    <w:rsid w:val="002205B3"/>
    <w:rsid w:val="00221F21"/>
    <w:rsid w:val="00222EA4"/>
    <w:rsid w:val="00223BDB"/>
    <w:rsid w:val="00226673"/>
    <w:rsid w:val="0023158B"/>
    <w:rsid w:val="00232DE6"/>
    <w:rsid w:val="002330B5"/>
    <w:rsid w:val="0023325B"/>
    <w:rsid w:val="00234DF4"/>
    <w:rsid w:val="002350FF"/>
    <w:rsid w:val="00237B50"/>
    <w:rsid w:val="00237FAD"/>
    <w:rsid w:val="002419AD"/>
    <w:rsid w:val="00243C51"/>
    <w:rsid w:val="0025053B"/>
    <w:rsid w:val="00252229"/>
    <w:rsid w:val="00253183"/>
    <w:rsid w:val="0025334D"/>
    <w:rsid w:val="00254347"/>
    <w:rsid w:val="002549B1"/>
    <w:rsid w:val="00255DB1"/>
    <w:rsid w:val="002571BD"/>
    <w:rsid w:val="0026192D"/>
    <w:rsid w:val="002658ED"/>
    <w:rsid w:val="00266643"/>
    <w:rsid w:val="00270045"/>
    <w:rsid w:val="002723C4"/>
    <w:rsid w:val="00273FC1"/>
    <w:rsid w:val="00275FD9"/>
    <w:rsid w:val="00280F25"/>
    <w:rsid w:val="00281AF5"/>
    <w:rsid w:val="002823B1"/>
    <w:rsid w:val="00283DDD"/>
    <w:rsid w:val="002847A3"/>
    <w:rsid w:val="00290CA4"/>
    <w:rsid w:val="00291426"/>
    <w:rsid w:val="00293BB1"/>
    <w:rsid w:val="00294503"/>
    <w:rsid w:val="00294E51"/>
    <w:rsid w:val="00296D7E"/>
    <w:rsid w:val="002A0155"/>
    <w:rsid w:val="002A307B"/>
    <w:rsid w:val="002A43A9"/>
    <w:rsid w:val="002A45F0"/>
    <w:rsid w:val="002A7176"/>
    <w:rsid w:val="002B000E"/>
    <w:rsid w:val="002B3A74"/>
    <w:rsid w:val="002B48C9"/>
    <w:rsid w:val="002C4BF8"/>
    <w:rsid w:val="002C5A7C"/>
    <w:rsid w:val="002C65C0"/>
    <w:rsid w:val="002C6CDC"/>
    <w:rsid w:val="002C722C"/>
    <w:rsid w:val="002C7406"/>
    <w:rsid w:val="002C7B3B"/>
    <w:rsid w:val="002D25A0"/>
    <w:rsid w:val="002D43CD"/>
    <w:rsid w:val="002E2901"/>
    <w:rsid w:val="002E6437"/>
    <w:rsid w:val="002E6AB9"/>
    <w:rsid w:val="002F02EE"/>
    <w:rsid w:val="002F460B"/>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3"/>
    <w:rsid w:val="003640F5"/>
    <w:rsid w:val="00365BD0"/>
    <w:rsid w:val="00366958"/>
    <w:rsid w:val="00367406"/>
    <w:rsid w:val="00370A44"/>
    <w:rsid w:val="0037614E"/>
    <w:rsid w:val="0037642D"/>
    <w:rsid w:val="00376FC0"/>
    <w:rsid w:val="00380D6D"/>
    <w:rsid w:val="0038350C"/>
    <w:rsid w:val="00387FF5"/>
    <w:rsid w:val="00393139"/>
    <w:rsid w:val="00396B52"/>
    <w:rsid w:val="003A063E"/>
    <w:rsid w:val="003A197A"/>
    <w:rsid w:val="003A2969"/>
    <w:rsid w:val="003A30E0"/>
    <w:rsid w:val="003A4F3A"/>
    <w:rsid w:val="003B0981"/>
    <w:rsid w:val="003B2578"/>
    <w:rsid w:val="003B3C7D"/>
    <w:rsid w:val="003B4347"/>
    <w:rsid w:val="003B4D8C"/>
    <w:rsid w:val="003B594B"/>
    <w:rsid w:val="003C1CCC"/>
    <w:rsid w:val="003C23FE"/>
    <w:rsid w:val="003C4E09"/>
    <w:rsid w:val="003C6429"/>
    <w:rsid w:val="003D1273"/>
    <w:rsid w:val="003D2CB2"/>
    <w:rsid w:val="003D78D2"/>
    <w:rsid w:val="003E0E3D"/>
    <w:rsid w:val="003E159A"/>
    <w:rsid w:val="003E1610"/>
    <w:rsid w:val="003E2185"/>
    <w:rsid w:val="003E4307"/>
    <w:rsid w:val="003F1712"/>
    <w:rsid w:val="003F4BF1"/>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78B7"/>
    <w:rsid w:val="004578D3"/>
    <w:rsid w:val="004619B3"/>
    <w:rsid w:val="00461A73"/>
    <w:rsid w:val="00464FC4"/>
    <w:rsid w:val="0046511F"/>
    <w:rsid w:val="004701E2"/>
    <w:rsid w:val="004741BD"/>
    <w:rsid w:val="00474658"/>
    <w:rsid w:val="0047502D"/>
    <w:rsid w:val="0047607B"/>
    <w:rsid w:val="00481C0B"/>
    <w:rsid w:val="00484068"/>
    <w:rsid w:val="004925BB"/>
    <w:rsid w:val="00494AA8"/>
    <w:rsid w:val="004955A0"/>
    <w:rsid w:val="00495C82"/>
    <w:rsid w:val="004A0F3C"/>
    <w:rsid w:val="004B37DE"/>
    <w:rsid w:val="004B4980"/>
    <w:rsid w:val="004B4EED"/>
    <w:rsid w:val="004C1846"/>
    <w:rsid w:val="004C36C8"/>
    <w:rsid w:val="004C5FB5"/>
    <w:rsid w:val="004C61AE"/>
    <w:rsid w:val="004C66CB"/>
    <w:rsid w:val="004D0552"/>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3D2F"/>
    <w:rsid w:val="005147C8"/>
    <w:rsid w:val="00516505"/>
    <w:rsid w:val="00517F18"/>
    <w:rsid w:val="00520285"/>
    <w:rsid w:val="00526A44"/>
    <w:rsid w:val="005339DC"/>
    <w:rsid w:val="0054056C"/>
    <w:rsid w:val="00540B2E"/>
    <w:rsid w:val="00542506"/>
    <w:rsid w:val="00545590"/>
    <w:rsid w:val="005513EF"/>
    <w:rsid w:val="005568EB"/>
    <w:rsid w:val="005625B7"/>
    <w:rsid w:val="00562C0C"/>
    <w:rsid w:val="00565B28"/>
    <w:rsid w:val="00566CF0"/>
    <w:rsid w:val="00573B08"/>
    <w:rsid w:val="00574BB0"/>
    <w:rsid w:val="00575B7B"/>
    <w:rsid w:val="005842D0"/>
    <w:rsid w:val="00585913"/>
    <w:rsid w:val="0058787B"/>
    <w:rsid w:val="005904A8"/>
    <w:rsid w:val="00591FCA"/>
    <w:rsid w:val="00592033"/>
    <w:rsid w:val="00593361"/>
    <w:rsid w:val="005967C9"/>
    <w:rsid w:val="005A2CCD"/>
    <w:rsid w:val="005A4BC0"/>
    <w:rsid w:val="005A537D"/>
    <w:rsid w:val="005B6E3B"/>
    <w:rsid w:val="005C1490"/>
    <w:rsid w:val="005C1F79"/>
    <w:rsid w:val="005C3AD8"/>
    <w:rsid w:val="005C5F64"/>
    <w:rsid w:val="005D7F3E"/>
    <w:rsid w:val="005E13E5"/>
    <w:rsid w:val="005E1D78"/>
    <w:rsid w:val="005E2AB5"/>
    <w:rsid w:val="005E4A2F"/>
    <w:rsid w:val="005F41FD"/>
    <w:rsid w:val="005F6076"/>
    <w:rsid w:val="0060022D"/>
    <w:rsid w:val="0060329C"/>
    <w:rsid w:val="006204CC"/>
    <w:rsid w:val="006233BE"/>
    <w:rsid w:val="00625A90"/>
    <w:rsid w:val="006278AC"/>
    <w:rsid w:val="00630AE6"/>
    <w:rsid w:val="00632A46"/>
    <w:rsid w:val="0064151A"/>
    <w:rsid w:val="0064180F"/>
    <w:rsid w:val="00641D0F"/>
    <w:rsid w:val="0064250D"/>
    <w:rsid w:val="0064375C"/>
    <w:rsid w:val="00653523"/>
    <w:rsid w:val="00660156"/>
    <w:rsid w:val="006616F1"/>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B1AB8"/>
    <w:rsid w:val="006B1D41"/>
    <w:rsid w:val="006B47E3"/>
    <w:rsid w:val="006B76BC"/>
    <w:rsid w:val="006B7FA5"/>
    <w:rsid w:val="006C6C41"/>
    <w:rsid w:val="006D0EB9"/>
    <w:rsid w:val="006D2271"/>
    <w:rsid w:val="006D3DA4"/>
    <w:rsid w:val="006D442B"/>
    <w:rsid w:val="006D7F67"/>
    <w:rsid w:val="006E1600"/>
    <w:rsid w:val="006E3077"/>
    <w:rsid w:val="006E44A0"/>
    <w:rsid w:val="006E6454"/>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610DF"/>
    <w:rsid w:val="007613FA"/>
    <w:rsid w:val="00761736"/>
    <w:rsid w:val="007668E1"/>
    <w:rsid w:val="00766949"/>
    <w:rsid w:val="00770F69"/>
    <w:rsid w:val="00774585"/>
    <w:rsid w:val="00774F9D"/>
    <w:rsid w:val="00783610"/>
    <w:rsid w:val="007852F9"/>
    <w:rsid w:val="007858A3"/>
    <w:rsid w:val="00785ACB"/>
    <w:rsid w:val="00786773"/>
    <w:rsid w:val="00787124"/>
    <w:rsid w:val="00790723"/>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F0284"/>
    <w:rsid w:val="007F1440"/>
    <w:rsid w:val="007F2554"/>
    <w:rsid w:val="007F3EBE"/>
    <w:rsid w:val="007F5D89"/>
    <w:rsid w:val="007F790C"/>
    <w:rsid w:val="007F79C8"/>
    <w:rsid w:val="007F7A29"/>
    <w:rsid w:val="00803FB7"/>
    <w:rsid w:val="008071D3"/>
    <w:rsid w:val="0081472A"/>
    <w:rsid w:val="00816249"/>
    <w:rsid w:val="0081630C"/>
    <w:rsid w:val="00821213"/>
    <w:rsid w:val="008276D4"/>
    <w:rsid w:val="008342E0"/>
    <w:rsid w:val="008360A6"/>
    <w:rsid w:val="008467F5"/>
    <w:rsid w:val="00847AA7"/>
    <w:rsid w:val="00847C1E"/>
    <w:rsid w:val="008529A3"/>
    <w:rsid w:val="00853095"/>
    <w:rsid w:val="00860B6A"/>
    <w:rsid w:val="0086297B"/>
    <w:rsid w:val="008655CA"/>
    <w:rsid w:val="008656A8"/>
    <w:rsid w:val="00866076"/>
    <w:rsid w:val="008666E6"/>
    <w:rsid w:val="00866C21"/>
    <w:rsid w:val="00867D8B"/>
    <w:rsid w:val="00872094"/>
    <w:rsid w:val="008724CE"/>
    <w:rsid w:val="0087388B"/>
    <w:rsid w:val="00873E3B"/>
    <w:rsid w:val="0087402B"/>
    <w:rsid w:val="00877EF7"/>
    <w:rsid w:val="00880B8E"/>
    <w:rsid w:val="00880D06"/>
    <w:rsid w:val="00883002"/>
    <w:rsid w:val="008905B5"/>
    <w:rsid w:val="00890B7C"/>
    <w:rsid w:val="00891BC0"/>
    <w:rsid w:val="008976AA"/>
    <w:rsid w:val="008A0149"/>
    <w:rsid w:val="008A29F9"/>
    <w:rsid w:val="008A39DC"/>
    <w:rsid w:val="008A5EA5"/>
    <w:rsid w:val="008A6E85"/>
    <w:rsid w:val="008A7C14"/>
    <w:rsid w:val="008A7EAF"/>
    <w:rsid w:val="008B0E39"/>
    <w:rsid w:val="008B2B4B"/>
    <w:rsid w:val="008B4F7D"/>
    <w:rsid w:val="008B532C"/>
    <w:rsid w:val="008B572F"/>
    <w:rsid w:val="008B6084"/>
    <w:rsid w:val="008B7336"/>
    <w:rsid w:val="008C1017"/>
    <w:rsid w:val="008C14F7"/>
    <w:rsid w:val="008C2237"/>
    <w:rsid w:val="008C22B7"/>
    <w:rsid w:val="008C7464"/>
    <w:rsid w:val="008D0505"/>
    <w:rsid w:val="008D28C2"/>
    <w:rsid w:val="008D6D77"/>
    <w:rsid w:val="008E5833"/>
    <w:rsid w:val="008E70E1"/>
    <w:rsid w:val="008F0680"/>
    <w:rsid w:val="008F2921"/>
    <w:rsid w:val="008F39E8"/>
    <w:rsid w:val="008F5D72"/>
    <w:rsid w:val="00901D29"/>
    <w:rsid w:val="00902446"/>
    <w:rsid w:val="0090568D"/>
    <w:rsid w:val="00907114"/>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7305"/>
    <w:rsid w:val="00967328"/>
    <w:rsid w:val="00976C00"/>
    <w:rsid w:val="00977597"/>
    <w:rsid w:val="00980C7E"/>
    <w:rsid w:val="009820B5"/>
    <w:rsid w:val="00982EB0"/>
    <w:rsid w:val="00984659"/>
    <w:rsid w:val="00984C36"/>
    <w:rsid w:val="00987A35"/>
    <w:rsid w:val="00987BA1"/>
    <w:rsid w:val="009906A3"/>
    <w:rsid w:val="00993041"/>
    <w:rsid w:val="009945A8"/>
    <w:rsid w:val="009A0BFC"/>
    <w:rsid w:val="009A5F35"/>
    <w:rsid w:val="009A5F8D"/>
    <w:rsid w:val="009A6070"/>
    <w:rsid w:val="009B152F"/>
    <w:rsid w:val="009B4E54"/>
    <w:rsid w:val="009C1B12"/>
    <w:rsid w:val="009C2206"/>
    <w:rsid w:val="009C4229"/>
    <w:rsid w:val="009D53E2"/>
    <w:rsid w:val="009E0F8D"/>
    <w:rsid w:val="009E3265"/>
    <w:rsid w:val="009E342F"/>
    <w:rsid w:val="009E6CD8"/>
    <w:rsid w:val="00A00110"/>
    <w:rsid w:val="00A02BB9"/>
    <w:rsid w:val="00A044AB"/>
    <w:rsid w:val="00A06AE1"/>
    <w:rsid w:val="00A12730"/>
    <w:rsid w:val="00A207B9"/>
    <w:rsid w:val="00A24DDA"/>
    <w:rsid w:val="00A2722F"/>
    <w:rsid w:val="00A275C1"/>
    <w:rsid w:val="00A303F9"/>
    <w:rsid w:val="00A349C5"/>
    <w:rsid w:val="00A405EF"/>
    <w:rsid w:val="00A40C21"/>
    <w:rsid w:val="00A42B3C"/>
    <w:rsid w:val="00A44823"/>
    <w:rsid w:val="00A477A0"/>
    <w:rsid w:val="00A54FC4"/>
    <w:rsid w:val="00A56A95"/>
    <w:rsid w:val="00A5769F"/>
    <w:rsid w:val="00A57FBD"/>
    <w:rsid w:val="00A61EFB"/>
    <w:rsid w:val="00A66CB3"/>
    <w:rsid w:val="00A67000"/>
    <w:rsid w:val="00A67888"/>
    <w:rsid w:val="00A73BC5"/>
    <w:rsid w:val="00A76A39"/>
    <w:rsid w:val="00A77070"/>
    <w:rsid w:val="00A8036A"/>
    <w:rsid w:val="00A83330"/>
    <w:rsid w:val="00A83FF7"/>
    <w:rsid w:val="00A86F87"/>
    <w:rsid w:val="00A925BC"/>
    <w:rsid w:val="00A9379A"/>
    <w:rsid w:val="00A93865"/>
    <w:rsid w:val="00A95A84"/>
    <w:rsid w:val="00AA07DB"/>
    <w:rsid w:val="00AA3AFA"/>
    <w:rsid w:val="00AC180E"/>
    <w:rsid w:val="00AC25CC"/>
    <w:rsid w:val="00AC4F97"/>
    <w:rsid w:val="00AD092E"/>
    <w:rsid w:val="00AD140F"/>
    <w:rsid w:val="00AD3911"/>
    <w:rsid w:val="00AD4A57"/>
    <w:rsid w:val="00AD4F2B"/>
    <w:rsid w:val="00AD5AAD"/>
    <w:rsid w:val="00AE645C"/>
    <w:rsid w:val="00AE6BA8"/>
    <w:rsid w:val="00AF0716"/>
    <w:rsid w:val="00AF4F41"/>
    <w:rsid w:val="00B0551B"/>
    <w:rsid w:val="00B06AC7"/>
    <w:rsid w:val="00B121B4"/>
    <w:rsid w:val="00B128B9"/>
    <w:rsid w:val="00B1570A"/>
    <w:rsid w:val="00B200BF"/>
    <w:rsid w:val="00B22899"/>
    <w:rsid w:val="00B24D3F"/>
    <w:rsid w:val="00B24EAF"/>
    <w:rsid w:val="00B253FE"/>
    <w:rsid w:val="00B25715"/>
    <w:rsid w:val="00B3018B"/>
    <w:rsid w:val="00B31842"/>
    <w:rsid w:val="00B32147"/>
    <w:rsid w:val="00B33350"/>
    <w:rsid w:val="00B36FFC"/>
    <w:rsid w:val="00B433D4"/>
    <w:rsid w:val="00B4628E"/>
    <w:rsid w:val="00B50C4A"/>
    <w:rsid w:val="00B52465"/>
    <w:rsid w:val="00B579CA"/>
    <w:rsid w:val="00B72068"/>
    <w:rsid w:val="00B75936"/>
    <w:rsid w:val="00B85BAE"/>
    <w:rsid w:val="00B86715"/>
    <w:rsid w:val="00B9045B"/>
    <w:rsid w:val="00B95F99"/>
    <w:rsid w:val="00BA00EB"/>
    <w:rsid w:val="00BA1603"/>
    <w:rsid w:val="00BA2186"/>
    <w:rsid w:val="00BA6420"/>
    <w:rsid w:val="00BB065F"/>
    <w:rsid w:val="00BB3035"/>
    <w:rsid w:val="00BB6620"/>
    <w:rsid w:val="00BB72A1"/>
    <w:rsid w:val="00BC0965"/>
    <w:rsid w:val="00BC10A5"/>
    <w:rsid w:val="00BC5C2A"/>
    <w:rsid w:val="00BC6D2C"/>
    <w:rsid w:val="00BC7F8B"/>
    <w:rsid w:val="00BD1314"/>
    <w:rsid w:val="00BD533C"/>
    <w:rsid w:val="00BD7621"/>
    <w:rsid w:val="00BD7A4B"/>
    <w:rsid w:val="00BE0376"/>
    <w:rsid w:val="00BE1EFE"/>
    <w:rsid w:val="00BE59BB"/>
    <w:rsid w:val="00BE5EA0"/>
    <w:rsid w:val="00BE6526"/>
    <w:rsid w:val="00BF0799"/>
    <w:rsid w:val="00BF2C28"/>
    <w:rsid w:val="00BF45CD"/>
    <w:rsid w:val="00BF564B"/>
    <w:rsid w:val="00C047E8"/>
    <w:rsid w:val="00C05204"/>
    <w:rsid w:val="00C0698D"/>
    <w:rsid w:val="00C10490"/>
    <w:rsid w:val="00C10EE7"/>
    <w:rsid w:val="00C13896"/>
    <w:rsid w:val="00C15929"/>
    <w:rsid w:val="00C15F4C"/>
    <w:rsid w:val="00C26205"/>
    <w:rsid w:val="00C27676"/>
    <w:rsid w:val="00C27CEB"/>
    <w:rsid w:val="00C32A9F"/>
    <w:rsid w:val="00C36F8C"/>
    <w:rsid w:val="00C379F3"/>
    <w:rsid w:val="00C37EAC"/>
    <w:rsid w:val="00C404DD"/>
    <w:rsid w:val="00C40C99"/>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86DF1"/>
    <w:rsid w:val="00C94532"/>
    <w:rsid w:val="00C95CE4"/>
    <w:rsid w:val="00C96B61"/>
    <w:rsid w:val="00CA0A13"/>
    <w:rsid w:val="00CA3C2B"/>
    <w:rsid w:val="00CA4505"/>
    <w:rsid w:val="00CA6C9A"/>
    <w:rsid w:val="00CB2479"/>
    <w:rsid w:val="00CB6441"/>
    <w:rsid w:val="00CB6507"/>
    <w:rsid w:val="00CC46A8"/>
    <w:rsid w:val="00CC5876"/>
    <w:rsid w:val="00CC6B1A"/>
    <w:rsid w:val="00CD0128"/>
    <w:rsid w:val="00CD2B96"/>
    <w:rsid w:val="00CD3383"/>
    <w:rsid w:val="00CD3F46"/>
    <w:rsid w:val="00CD404E"/>
    <w:rsid w:val="00CD53C6"/>
    <w:rsid w:val="00CD79A5"/>
    <w:rsid w:val="00CE543F"/>
    <w:rsid w:val="00CE7F4C"/>
    <w:rsid w:val="00CF1278"/>
    <w:rsid w:val="00CF132D"/>
    <w:rsid w:val="00CF1A5B"/>
    <w:rsid w:val="00CF31FB"/>
    <w:rsid w:val="00CF456F"/>
    <w:rsid w:val="00CF4BD8"/>
    <w:rsid w:val="00D05247"/>
    <w:rsid w:val="00D11CD4"/>
    <w:rsid w:val="00D1226B"/>
    <w:rsid w:val="00D125F7"/>
    <w:rsid w:val="00D17C87"/>
    <w:rsid w:val="00D23CE3"/>
    <w:rsid w:val="00D36FF4"/>
    <w:rsid w:val="00D37989"/>
    <w:rsid w:val="00D40AC4"/>
    <w:rsid w:val="00D41FC4"/>
    <w:rsid w:val="00D42941"/>
    <w:rsid w:val="00D429A0"/>
    <w:rsid w:val="00D42AC7"/>
    <w:rsid w:val="00D43827"/>
    <w:rsid w:val="00D51623"/>
    <w:rsid w:val="00D53B5B"/>
    <w:rsid w:val="00D57A7F"/>
    <w:rsid w:val="00D60CAC"/>
    <w:rsid w:val="00D610B4"/>
    <w:rsid w:val="00D629E7"/>
    <w:rsid w:val="00D72A40"/>
    <w:rsid w:val="00D731B5"/>
    <w:rsid w:val="00D7598D"/>
    <w:rsid w:val="00D77EB0"/>
    <w:rsid w:val="00D80154"/>
    <w:rsid w:val="00D802AB"/>
    <w:rsid w:val="00D8119A"/>
    <w:rsid w:val="00D84BCD"/>
    <w:rsid w:val="00D92C6B"/>
    <w:rsid w:val="00D93779"/>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4562"/>
    <w:rsid w:val="00E0515B"/>
    <w:rsid w:val="00E100F3"/>
    <w:rsid w:val="00E10125"/>
    <w:rsid w:val="00E119AB"/>
    <w:rsid w:val="00E11DCB"/>
    <w:rsid w:val="00E12308"/>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7CE5"/>
    <w:rsid w:val="00E67DBD"/>
    <w:rsid w:val="00E706EB"/>
    <w:rsid w:val="00E73F17"/>
    <w:rsid w:val="00E74A5B"/>
    <w:rsid w:val="00E76E3B"/>
    <w:rsid w:val="00E77587"/>
    <w:rsid w:val="00E80509"/>
    <w:rsid w:val="00E83D62"/>
    <w:rsid w:val="00E847CD"/>
    <w:rsid w:val="00E96426"/>
    <w:rsid w:val="00E96BE8"/>
    <w:rsid w:val="00EA1832"/>
    <w:rsid w:val="00EA3229"/>
    <w:rsid w:val="00EA3BC0"/>
    <w:rsid w:val="00EA53B2"/>
    <w:rsid w:val="00EA6C56"/>
    <w:rsid w:val="00EA782F"/>
    <w:rsid w:val="00EB0A10"/>
    <w:rsid w:val="00EB1135"/>
    <w:rsid w:val="00ED12C3"/>
    <w:rsid w:val="00ED3991"/>
    <w:rsid w:val="00ED3E74"/>
    <w:rsid w:val="00EE162F"/>
    <w:rsid w:val="00EE1ADB"/>
    <w:rsid w:val="00EE35E6"/>
    <w:rsid w:val="00EE3E2C"/>
    <w:rsid w:val="00EE5E52"/>
    <w:rsid w:val="00EE7D5F"/>
    <w:rsid w:val="00EF27C8"/>
    <w:rsid w:val="00EF2DB8"/>
    <w:rsid w:val="00EF6511"/>
    <w:rsid w:val="00F04ADB"/>
    <w:rsid w:val="00F137BA"/>
    <w:rsid w:val="00F15C1D"/>
    <w:rsid w:val="00F15CCF"/>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7C3"/>
    <w:rsid w:val="00F87B98"/>
    <w:rsid w:val="00F92E1F"/>
    <w:rsid w:val="00FA0BBE"/>
    <w:rsid w:val="00FA1428"/>
    <w:rsid w:val="00FA17E0"/>
    <w:rsid w:val="00FA2D93"/>
    <w:rsid w:val="00FA5693"/>
    <w:rsid w:val="00FA6080"/>
    <w:rsid w:val="00FB3596"/>
    <w:rsid w:val="00FB3BEF"/>
    <w:rsid w:val="00FB5CB9"/>
    <w:rsid w:val="00FB6FAA"/>
    <w:rsid w:val="00FC1FFC"/>
    <w:rsid w:val="00FD3D3A"/>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link w:val="CaptionChar"/>
    <w:uiPriority w:val="35"/>
    <w:unhideWhenUsed/>
    <w:qFormat/>
    <w:rsid w:val="00C40C99"/>
    <w:pPr>
      <w:spacing w:after="6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 w:type="paragraph" w:styleId="TableofFigures">
    <w:name w:val="table of figures"/>
    <w:basedOn w:val="Normal"/>
    <w:next w:val="Normal"/>
    <w:uiPriority w:val="99"/>
    <w:unhideWhenUsed/>
    <w:rsid w:val="00C40C99"/>
    <w:pPr>
      <w:spacing w:after="0"/>
    </w:pPr>
  </w:style>
  <w:style w:type="paragraph" w:customStyle="1" w:styleId="FigCaptionNotes">
    <w:name w:val="Fig Caption Notes"/>
    <w:basedOn w:val="Caption"/>
    <w:link w:val="FigCaptionNotesChar"/>
    <w:qFormat/>
    <w:rsid w:val="00C40C99"/>
    <w:pPr>
      <w:spacing w:after="240"/>
    </w:pPr>
    <w:rPr>
      <w:b w:val="0"/>
      <w:bCs w:val="0"/>
    </w:rPr>
  </w:style>
  <w:style w:type="character" w:customStyle="1" w:styleId="CaptionChar">
    <w:name w:val="Caption Char"/>
    <w:basedOn w:val="DefaultParagraphFont"/>
    <w:link w:val="Caption"/>
    <w:uiPriority w:val="35"/>
    <w:rsid w:val="00C40C99"/>
    <w:rPr>
      <w:b/>
      <w:bCs/>
      <w:sz w:val="18"/>
      <w:szCs w:val="18"/>
    </w:rPr>
  </w:style>
  <w:style w:type="character" w:customStyle="1" w:styleId="FigCaptionNotesChar">
    <w:name w:val="Fig Caption Notes Char"/>
    <w:basedOn w:val="CaptionChar"/>
    <w:link w:val="FigCaptionNotes"/>
    <w:rsid w:val="00C40C99"/>
    <w:rPr>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14635</TotalTime>
  <Pages>40</Pages>
  <Words>30668</Words>
  <Characters>174813</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141</cp:revision>
  <cp:lastPrinted>2023-05-05T15:20:00Z</cp:lastPrinted>
  <dcterms:created xsi:type="dcterms:W3CDTF">2023-05-24T12:47:00Z</dcterms:created>
  <dcterms:modified xsi:type="dcterms:W3CDTF">2023-08-24T13:36:00Z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id="2U9ATdVC"/&gt;&lt;style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