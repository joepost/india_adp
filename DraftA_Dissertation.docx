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817227"/>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817228"/>
      <w:r>
        <w:t>Acknowledgements</w:t>
      </w:r>
      <w:bookmarkEnd w:id="1"/>
    </w:p>
    <w:p w14:paraId="3D587962" w14:textId="06358051" w:rsidR="00BA6420" w:rsidRDefault="00BA6420" w:rsidP="00BA6420">
      <w:r>
        <w:t>/</w:t>
      </w:r>
    </w:p>
    <w:p w14:paraId="7C35082C" w14:textId="77777777" w:rsidR="00BA6420" w:rsidRDefault="00BA6420" w:rsidP="00BA6420"/>
    <w:p w14:paraId="6E163819" w14:textId="77777777" w:rsidR="001B2787" w:rsidRDefault="001B2787">
      <w:pPr>
        <w:spacing w:line="252" w:lineRule="auto"/>
        <w:rPr>
          <w:rFonts w:asciiTheme="majorHAnsi" w:eastAsiaTheme="majorEastAsia" w:hAnsiTheme="majorHAnsi" w:cstheme="majorBidi"/>
          <w:b/>
          <w:bCs/>
          <w:sz w:val="28"/>
          <w:szCs w:val="28"/>
        </w:rPr>
      </w:pPr>
      <w:bookmarkStart w:id="2" w:name="_Toc143817229"/>
      <w:r>
        <w:br w:type="page"/>
      </w:r>
    </w:p>
    <w:p w14:paraId="04632EA1" w14:textId="4EC81D3B" w:rsidR="00BA6420" w:rsidRDefault="00BA6420" w:rsidP="00BA6420">
      <w:pPr>
        <w:pStyle w:val="Heading2"/>
      </w:pPr>
      <w:r>
        <w:lastRenderedPageBreak/>
        <w:t>Declaration</w:t>
      </w:r>
      <w:bookmarkEnd w:id="2"/>
    </w:p>
    <w:p w14:paraId="4170CE8D" w14:textId="720D5E77" w:rsidR="00BA6420" w:rsidRDefault="001062F5" w:rsidP="00BA6420">
      <w:r>
        <w:t xml:space="preserve">I hereby declare that this dissertation is all my original work and that all sources have been acknowledged. It is </w:t>
      </w:r>
      <w:commentRangeStart w:id="3"/>
      <w:r>
        <w:t xml:space="preserve">XXXX </w:t>
      </w:r>
      <w:commentRangeEnd w:id="3"/>
      <w:r>
        <w:rPr>
          <w:rStyle w:val="CommentReference"/>
        </w:rPr>
        <w:commentReference w:id="3"/>
      </w:r>
      <w:r>
        <w:t xml:space="preserve">words in length. </w:t>
      </w:r>
    </w:p>
    <w:p w14:paraId="4B1820F5" w14:textId="77777777" w:rsidR="001062F5" w:rsidRDefault="001062F5" w:rsidP="00BA6420"/>
    <w:p w14:paraId="00361C95" w14:textId="10FE070A" w:rsidR="001062F5" w:rsidRPr="00BA6420" w:rsidRDefault="001062F5" w:rsidP="00BA6420">
      <w:r>
        <w:t>[</w:t>
      </w:r>
      <w:r w:rsidRPr="001062F5">
        <w:rPr>
          <w:highlight w:val="yellow"/>
        </w:rPr>
        <w:t>Add signature</w:t>
      </w:r>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5"/>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Pr="006616F1" w:rsidRDefault="00D84BCD">
          <w:pPr>
            <w:pStyle w:val="TOCHeading"/>
            <w:rPr>
              <w:rStyle w:val="Heading2Char"/>
              <w:b/>
              <w:bCs/>
            </w:rPr>
          </w:pPr>
          <w:r w:rsidRPr="006616F1">
            <w:rPr>
              <w:rStyle w:val="Heading2Char"/>
              <w:b/>
              <w:bCs/>
            </w:rPr>
            <w:t>Table of Contents</w:t>
          </w:r>
        </w:p>
        <w:p w14:paraId="5875F067" w14:textId="5AF18E9A" w:rsidR="008C4447" w:rsidRDefault="00D84BCD">
          <w:pPr>
            <w:pStyle w:val="TOC2"/>
            <w:rPr>
              <w:noProof/>
              <w:kern w:val="2"/>
              <w:lang w:eastAsia="en-GB"/>
              <w14:ligatures w14:val="standardContextual"/>
            </w:rPr>
          </w:pPr>
          <w:r>
            <w:fldChar w:fldCharType="begin"/>
          </w:r>
          <w:r>
            <w:instrText xml:space="preserve"> TOC \o "1-3" \h \z \u </w:instrText>
          </w:r>
          <w:r>
            <w:fldChar w:fldCharType="separate"/>
          </w:r>
          <w:hyperlink w:anchor="_Toc143817227" w:history="1">
            <w:r w:rsidR="008C4447" w:rsidRPr="00FC5069">
              <w:rPr>
                <w:rStyle w:val="Hyperlink"/>
                <w:noProof/>
              </w:rPr>
              <w:t>Abstract</w:t>
            </w:r>
            <w:r w:rsidR="008C4447">
              <w:rPr>
                <w:noProof/>
                <w:webHidden/>
              </w:rPr>
              <w:tab/>
            </w:r>
            <w:r w:rsidR="008C4447">
              <w:rPr>
                <w:noProof/>
                <w:webHidden/>
              </w:rPr>
              <w:fldChar w:fldCharType="begin"/>
            </w:r>
            <w:r w:rsidR="008C4447">
              <w:rPr>
                <w:noProof/>
                <w:webHidden/>
              </w:rPr>
              <w:instrText xml:space="preserve"> PAGEREF _Toc143817227 \h </w:instrText>
            </w:r>
            <w:r w:rsidR="008C4447">
              <w:rPr>
                <w:noProof/>
                <w:webHidden/>
              </w:rPr>
            </w:r>
            <w:r w:rsidR="008C4447">
              <w:rPr>
                <w:noProof/>
                <w:webHidden/>
              </w:rPr>
              <w:fldChar w:fldCharType="separate"/>
            </w:r>
            <w:r w:rsidR="008C4447">
              <w:rPr>
                <w:noProof/>
                <w:webHidden/>
              </w:rPr>
              <w:t>2</w:t>
            </w:r>
            <w:r w:rsidR="008C4447">
              <w:rPr>
                <w:noProof/>
                <w:webHidden/>
              </w:rPr>
              <w:fldChar w:fldCharType="end"/>
            </w:r>
          </w:hyperlink>
        </w:p>
        <w:p w14:paraId="3F948BFD" w14:textId="1686A74A" w:rsidR="008C4447" w:rsidRDefault="00000000">
          <w:pPr>
            <w:pStyle w:val="TOC2"/>
            <w:rPr>
              <w:noProof/>
              <w:kern w:val="2"/>
              <w:lang w:eastAsia="en-GB"/>
              <w14:ligatures w14:val="standardContextual"/>
            </w:rPr>
          </w:pPr>
          <w:hyperlink w:anchor="_Toc143817228" w:history="1">
            <w:r w:rsidR="008C4447" w:rsidRPr="00FC5069">
              <w:rPr>
                <w:rStyle w:val="Hyperlink"/>
                <w:noProof/>
              </w:rPr>
              <w:t>Acknowledgements</w:t>
            </w:r>
            <w:r w:rsidR="008C4447">
              <w:rPr>
                <w:noProof/>
                <w:webHidden/>
              </w:rPr>
              <w:tab/>
            </w:r>
            <w:r w:rsidR="008C4447">
              <w:rPr>
                <w:noProof/>
                <w:webHidden/>
              </w:rPr>
              <w:fldChar w:fldCharType="begin"/>
            </w:r>
            <w:r w:rsidR="008C4447">
              <w:rPr>
                <w:noProof/>
                <w:webHidden/>
              </w:rPr>
              <w:instrText xml:space="preserve"> PAGEREF _Toc143817228 \h </w:instrText>
            </w:r>
            <w:r w:rsidR="008C4447">
              <w:rPr>
                <w:noProof/>
                <w:webHidden/>
              </w:rPr>
            </w:r>
            <w:r w:rsidR="008C4447">
              <w:rPr>
                <w:noProof/>
                <w:webHidden/>
              </w:rPr>
              <w:fldChar w:fldCharType="separate"/>
            </w:r>
            <w:r w:rsidR="008C4447">
              <w:rPr>
                <w:noProof/>
                <w:webHidden/>
              </w:rPr>
              <w:t>2</w:t>
            </w:r>
            <w:r w:rsidR="008C4447">
              <w:rPr>
                <w:noProof/>
                <w:webHidden/>
              </w:rPr>
              <w:fldChar w:fldCharType="end"/>
            </w:r>
          </w:hyperlink>
        </w:p>
        <w:p w14:paraId="40CB4A51" w14:textId="2C5C78CF" w:rsidR="008C4447" w:rsidRDefault="00000000">
          <w:pPr>
            <w:pStyle w:val="TOC2"/>
            <w:rPr>
              <w:noProof/>
              <w:kern w:val="2"/>
              <w:lang w:eastAsia="en-GB"/>
              <w14:ligatures w14:val="standardContextual"/>
            </w:rPr>
          </w:pPr>
          <w:hyperlink w:anchor="_Toc143817229" w:history="1">
            <w:r w:rsidR="008C4447" w:rsidRPr="00FC5069">
              <w:rPr>
                <w:rStyle w:val="Hyperlink"/>
                <w:noProof/>
              </w:rPr>
              <w:t>Declaration</w:t>
            </w:r>
            <w:r w:rsidR="008C4447">
              <w:rPr>
                <w:noProof/>
                <w:webHidden/>
              </w:rPr>
              <w:tab/>
            </w:r>
            <w:r w:rsidR="008C4447">
              <w:rPr>
                <w:noProof/>
                <w:webHidden/>
              </w:rPr>
              <w:fldChar w:fldCharType="begin"/>
            </w:r>
            <w:r w:rsidR="008C4447">
              <w:rPr>
                <w:noProof/>
                <w:webHidden/>
              </w:rPr>
              <w:instrText xml:space="preserve"> PAGEREF _Toc143817229 \h </w:instrText>
            </w:r>
            <w:r w:rsidR="008C4447">
              <w:rPr>
                <w:noProof/>
                <w:webHidden/>
              </w:rPr>
            </w:r>
            <w:r w:rsidR="008C4447">
              <w:rPr>
                <w:noProof/>
                <w:webHidden/>
              </w:rPr>
              <w:fldChar w:fldCharType="separate"/>
            </w:r>
            <w:r w:rsidR="008C4447">
              <w:rPr>
                <w:noProof/>
                <w:webHidden/>
              </w:rPr>
              <w:t>2</w:t>
            </w:r>
            <w:r w:rsidR="008C4447">
              <w:rPr>
                <w:noProof/>
                <w:webHidden/>
              </w:rPr>
              <w:fldChar w:fldCharType="end"/>
            </w:r>
          </w:hyperlink>
        </w:p>
        <w:p w14:paraId="51EEE45C" w14:textId="7A6A362D" w:rsidR="008C4447" w:rsidRDefault="00000000">
          <w:pPr>
            <w:pStyle w:val="TOC2"/>
            <w:rPr>
              <w:noProof/>
              <w:kern w:val="2"/>
              <w:lang w:eastAsia="en-GB"/>
              <w14:ligatures w14:val="standardContextual"/>
            </w:rPr>
          </w:pPr>
          <w:hyperlink w:anchor="_Toc143817230" w:history="1">
            <w:r w:rsidR="008C4447" w:rsidRPr="00FC5069">
              <w:rPr>
                <w:rStyle w:val="Hyperlink"/>
                <w:noProof/>
              </w:rPr>
              <w:t>List of Figures</w:t>
            </w:r>
            <w:r w:rsidR="008C4447">
              <w:rPr>
                <w:noProof/>
                <w:webHidden/>
              </w:rPr>
              <w:tab/>
            </w:r>
            <w:r w:rsidR="008C4447">
              <w:rPr>
                <w:noProof/>
                <w:webHidden/>
              </w:rPr>
              <w:fldChar w:fldCharType="begin"/>
            </w:r>
            <w:r w:rsidR="008C4447">
              <w:rPr>
                <w:noProof/>
                <w:webHidden/>
              </w:rPr>
              <w:instrText xml:space="preserve"> PAGEREF _Toc143817230 \h </w:instrText>
            </w:r>
            <w:r w:rsidR="008C4447">
              <w:rPr>
                <w:noProof/>
                <w:webHidden/>
              </w:rPr>
            </w:r>
            <w:r w:rsidR="008C4447">
              <w:rPr>
                <w:noProof/>
                <w:webHidden/>
              </w:rPr>
              <w:fldChar w:fldCharType="separate"/>
            </w:r>
            <w:r w:rsidR="008C4447">
              <w:rPr>
                <w:noProof/>
                <w:webHidden/>
              </w:rPr>
              <w:t>5</w:t>
            </w:r>
            <w:r w:rsidR="008C4447">
              <w:rPr>
                <w:noProof/>
                <w:webHidden/>
              </w:rPr>
              <w:fldChar w:fldCharType="end"/>
            </w:r>
          </w:hyperlink>
        </w:p>
        <w:p w14:paraId="54BB7C94" w14:textId="6D34D50B" w:rsidR="008C4447" w:rsidRDefault="00000000">
          <w:pPr>
            <w:pStyle w:val="TOC2"/>
            <w:rPr>
              <w:noProof/>
              <w:kern w:val="2"/>
              <w:lang w:eastAsia="en-GB"/>
              <w14:ligatures w14:val="standardContextual"/>
            </w:rPr>
          </w:pPr>
          <w:hyperlink w:anchor="_Toc143817231" w:history="1">
            <w:r w:rsidR="008C4447" w:rsidRPr="00FC5069">
              <w:rPr>
                <w:rStyle w:val="Hyperlink"/>
                <w:noProof/>
              </w:rPr>
              <w:t>List of Tables</w:t>
            </w:r>
            <w:r w:rsidR="008C4447">
              <w:rPr>
                <w:noProof/>
                <w:webHidden/>
              </w:rPr>
              <w:tab/>
            </w:r>
            <w:r w:rsidR="008C4447">
              <w:rPr>
                <w:noProof/>
                <w:webHidden/>
              </w:rPr>
              <w:fldChar w:fldCharType="begin"/>
            </w:r>
            <w:r w:rsidR="008C4447">
              <w:rPr>
                <w:noProof/>
                <w:webHidden/>
              </w:rPr>
              <w:instrText xml:space="preserve"> PAGEREF _Toc143817231 \h </w:instrText>
            </w:r>
            <w:r w:rsidR="008C4447">
              <w:rPr>
                <w:noProof/>
                <w:webHidden/>
              </w:rPr>
            </w:r>
            <w:r w:rsidR="008C4447">
              <w:rPr>
                <w:noProof/>
                <w:webHidden/>
              </w:rPr>
              <w:fldChar w:fldCharType="separate"/>
            </w:r>
            <w:r w:rsidR="008C4447">
              <w:rPr>
                <w:noProof/>
                <w:webHidden/>
              </w:rPr>
              <w:t>6</w:t>
            </w:r>
            <w:r w:rsidR="008C4447">
              <w:rPr>
                <w:noProof/>
                <w:webHidden/>
              </w:rPr>
              <w:fldChar w:fldCharType="end"/>
            </w:r>
          </w:hyperlink>
        </w:p>
        <w:p w14:paraId="37A72DD5" w14:textId="22AD4D71" w:rsidR="008C4447" w:rsidRDefault="00000000">
          <w:pPr>
            <w:pStyle w:val="TOC2"/>
            <w:tabs>
              <w:tab w:val="left" w:pos="660"/>
            </w:tabs>
            <w:rPr>
              <w:noProof/>
              <w:kern w:val="2"/>
              <w:lang w:eastAsia="en-GB"/>
              <w14:ligatures w14:val="standardContextual"/>
            </w:rPr>
          </w:pPr>
          <w:hyperlink w:anchor="_Toc143817232" w:history="1">
            <w:r w:rsidR="008C4447" w:rsidRPr="00FC5069">
              <w:rPr>
                <w:rStyle w:val="Hyperlink"/>
                <w:noProof/>
              </w:rPr>
              <w:t>1.</w:t>
            </w:r>
            <w:r w:rsidR="008C4447">
              <w:rPr>
                <w:noProof/>
                <w:kern w:val="2"/>
                <w:lang w:eastAsia="en-GB"/>
                <w14:ligatures w14:val="standardContextual"/>
              </w:rPr>
              <w:tab/>
            </w:r>
            <w:r w:rsidR="008C4447" w:rsidRPr="00FC5069">
              <w:rPr>
                <w:rStyle w:val="Hyperlink"/>
                <w:noProof/>
              </w:rPr>
              <w:t>Introduction</w:t>
            </w:r>
            <w:r w:rsidR="008C4447">
              <w:rPr>
                <w:noProof/>
                <w:webHidden/>
              </w:rPr>
              <w:tab/>
            </w:r>
            <w:r w:rsidR="008C4447">
              <w:rPr>
                <w:noProof/>
                <w:webHidden/>
              </w:rPr>
              <w:fldChar w:fldCharType="begin"/>
            </w:r>
            <w:r w:rsidR="008C4447">
              <w:rPr>
                <w:noProof/>
                <w:webHidden/>
              </w:rPr>
              <w:instrText xml:space="preserve"> PAGEREF _Toc143817232 \h </w:instrText>
            </w:r>
            <w:r w:rsidR="008C4447">
              <w:rPr>
                <w:noProof/>
                <w:webHidden/>
              </w:rPr>
            </w:r>
            <w:r w:rsidR="008C4447">
              <w:rPr>
                <w:noProof/>
                <w:webHidden/>
              </w:rPr>
              <w:fldChar w:fldCharType="separate"/>
            </w:r>
            <w:r w:rsidR="008C4447">
              <w:rPr>
                <w:noProof/>
                <w:webHidden/>
              </w:rPr>
              <w:t>7</w:t>
            </w:r>
            <w:r w:rsidR="008C4447">
              <w:rPr>
                <w:noProof/>
                <w:webHidden/>
              </w:rPr>
              <w:fldChar w:fldCharType="end"/>
            </w:r>
          </w:hyperlink>
        </w:p>
        <w:p w14:paraId="239605B8" w14:textId="76F5E546" w:rsidR="008C4447" w:rsidRDefault="00000000">
          <w:pPr>
            <w:pStyle w:val="TOC3"/>
            <w:tabs>
              <w:tab w:val="left" w:pos="1100"/>
              <w:tab w:val="right" w:leader="dot" w:pos="9016"/>
            </w:tabs>
            <w:rPr>
              <w:noProof/>
              <w:kern w:val="2"/>
              <w:lang w:eastAsia="en-GB"/>
              <w14:ligatures w14:val="standardContextual"/>
            </w:rPr>
          </w:pPr>
          <w:hyperlink w:anchor="_Toc143817233" w:history="1">
            <w:r w:rsidR="008C4447" w:rsidRPr="00FC5069">
              <w:rPr>
                <w:rStyle w:val="Hyperlink"/>
                <w:noProof/>
              </w:rPr>
              <w:t>1.1</w:t>
            </w:r>
            <w:r w:rsidR="008C4447">
              <w:rPr>
                <w:noProof/>
                <w:kern w:val="2"/>
                <w:lang w:eastAsia="en-GB"/>
                <w14:ligatures w14:val="standardContextual"/>
              </w:rPr>
              <w:tab/>
            </w:r>
            <w:r w:rsidR="008C4447" w:rsidRPr="00FC5069">
              <w:rPr>
                <w:rStyle w:val="Hyperlink"/>
                <w:noProof/>
              </w:rPr>
              <w:t>Research Question</w:t>
            </w:r>
            <w:r w:rsidR="008C4447">
              <w:rPr>
                <w:noProof/>
                <w:webHidden/>
              </w:rPr>
              <w:tab/>
            </w:r>
            <w:r w:rsidR="008C4447">
              <w:rPr>
                <w:noProof/>
                <w:webHidden/>
              </w:rPr>
              <w:fldChar w:fldCharType="begin"/>
            </w:r>
            <w:r w:rsidR="008C4447">
              <w:rPr>
                <w:noProof/>
                <w:webHidden/>
              </w:rPr>
              <w:instrText xml:space="preserve"> PAGEREF _Toc143817233 \h </w:instrText>
            </w:r>
            <w:r w:rsidR="008C4447">
              <w:rPr>
                <w:noProof/>
                <w:webHidden/>
              </w:rPr>
            </w:r>
            <w:r w:rsidR="008C4447">
              <w:rPr>
                <w:noProof/>
                <w:webHidden/>
              </w:rPr>
              <w:fldChar w:fldCharType="separate"/>
            </w:r>
            <w:r w:rsidR="008C4447">
              <w:rPr>
                <w:noProof/>
                <w:webHidden/>
              </w:rPr>
              <w:t>8</w:t>
            </w:r>
            <w:r w:rsidR="008C4447">
              <w:rPr>
                <w:noProof/>
                <w:webHidden/>
              </w:rPr>
              <w:fldChar w:fldCharType="end"/>
            </w:r>
          </w:hyperlink>
        </w:p>
        <w:p w14:paraId="4D66264E" w14:textId="5ACCA1AE" w:rsidR="008C4447" w:rsidRDefault="00000000">
          <w:pPr>
            <w:pStyle w:val="TOC3"/>
            <w:tabs>
              <w:tab w:val="left" w:pos="1100"/>
              <w:tab w:val="right" w:leader="dot" w:pos="9016"/>
            </w:tabs>
            <w:rPr>
              <w:noProof/>
              <w:kern w:val="2"/>
              <w:lang w:eastAsia="en-GB"/>
              <w14:ligatures w14:val="standardContextual"/>
            </w:rPr>
          </w:pPr>
          <w:hyperlink w:anchor="_Toc143817234" w:history="1">
            <w:r w:rsidR="008C4447" w:rsidRPr="00FC5069">
              <w:rPr>
                <w:rStyle w:val="Hyperlink"/>
                <w:noProof/>
              </w:rPr>
              <w:t>1.2</w:t>
            </w:r>
            <w:r w:rsidR="008C4447">
              <w:rPr>
                <w:noProof/>
                <w:kern w:val="2"/>
                <w:lang w:eastAsia="en-GB"/>
                <w14:ligatures w14:val="standardContextual"/>
              </w:rPr>
              <w:tab/>
            </w:r>
            <w:r w:rsidR="008C4447" w:rsidRPr="00FC5069">
              <w:rPr>
                <w:rStyle w:val="Hyperlink"/>
                <w:noProof/>
              </w:rPr>
              <w:t>Agricultural Dependent Population</w:t>
            </w:r>
            <w:r w:rsidR="008C4447">
              <w:rPr>
                <w:noProof/>
                <w:webHidden/>
              </w:rPr>
              <w:tab/>
            </w:r>
            <w:r w:rsidR="008C4447">
              <w:rPr>
                <w:noProof/>
                <w:webHidden/>
              </w:rPr>
              <w:fldChar w:fldCharType="begin"/>
            </w:r>
            <w:r w:rsidR="008C4447">
              <w:rPr>
                <w:noProof/>
                <w:webHidden/>
              </w:rPr>
              <w:instrText xml:space="preserve"> PAGEREF _Toc143817234 \h </w:instrText>
            </w:r>
            <w:r w:rsidR="008C4447">
              <w:rPr>
                <w:noProof/>
                <w:webHidden/>
              </w:rPr>
            </w:r>
            <w:r w:rsidR="008C4447">
              <w:rPr>
                <w:noProof/>
                <w:webHidden/>
              </w:rPr>
              <w:fldChar w:fldCharType="separate"/>
            </w:r>
            <w:r w:rsidR="008C4447">
              <w:rPr>
                <w:noProof/>
                <w:webHidden/>
              </w:rPr>
              <w:t>8</w:t>
            </w:r>
            <w:r w:rsidR="008C4447">
              <w:rPr>
                <w:noProof/>
                <w:webHidden/>
              </w:rPr>
              <w:fldChar w:fldCharType="end"/>
            </w:r>
          </w:hyperlink>
        </w:p>
        <w:p w14:paraId="62D85C98" w14:textId="338759CD" w:rsidR="008C4447" w:rsidRDefault="00000000">
          <w:pPr>
            <w:pStyle w:val="TOC3"/>
            <w:tabs>
              <w:tab w:val="left" w:pos="1100"/>
              <w:tab w:val="right" w:leader="dot" w:pos="9016"/>
            </w:tabs>
            <w:rPr>
              <w:noProof/>
              <w:kern w:val="2"/>
              <w:lang w:eastAsia="en-GB"/>
              <w14:ligatures w14:val="standardContextual"/>
            </w:rPr>
          </w:pPr>
          <w:hyperlink w:anchor="_Toc143817235" w:history="1">
            <w:r w:rsidR="008C4447" w:rsidRPr="00FC5069">
              <w:rPr>
                <w:rStyle w:val="Hyperlink"/>
                <w:noProof/>
              </w:rPr>
              <w:t>1.3</w:t>
            </w:r>
            <w:r w:rsidR="008C4447">
              <w:rPr>
                <w:noProof/>
                <w:kern w:val="2"/>
                <w:lang w:eastAsia="en-GB"/>
                <w14:ligatures w14:val="standardContextual"/>
              </w:rPr>
              <w:tab/>
            </w:r>
            <w:r w:rsidR="008C4447" w:rsidRPr="00FC5069">
              <w:rPr>
                <w:rStyle w:val="Hyperlink"/>
                <w:noProof/>
              </w:rPr>
              <w:t>Indian context</w:t>
            </w:r>
            <w:r w:rsidR="008C4447">
              <w:rPr>
                <w:noProof/>
                <w:webHidden/>
              </w:rPr>
              <w:tab/>
            </w:r>
            <w:r w:rsidR="008C4447">
              <w:rPr>
                <w:noProof/>
                <w:webHidden/>
              </w:rPr>
              <w:fldChar w:fldCharType="begin"/>
            </w:r>
            <w:r w:rsidR="008C4447">
              <w:rPr>
                <w:noProof/>
                <w:webHidden/>
              </w:rPr>
              <w:instrText xml:space="preserve"> PAGEREF _Toc143817235 \h </w:instrText>
            </w:r>
            <w:r w:rsidR="008C4447">
              <w:rPr>
                <w:noProof/>
                <w:webHidden/>
              </w:rPr>
            </w:r>
            <w:r w:rsidR="008C4447">
              <w:rPr>
                <w:noProof/>
                <w:webHidden/>
              </w:rPr>
              <w:fldChar w:fldCharType="separate"/>
            </w:r>
            <w:r w:rsidR="008C4447">
              <w:rPr>
                <w:noProof/>
                <w:webHidden/>
              </w:rPr>
              <w:t>9</w:t>
            </w:r>
            <w:r w:rsidR="008C4447">
              <w:rPr>
                <w:noProof/>
                <w:webHidden/>
              </w:rPr>
              <w:fldChar w:fldCharType="end"/>
            </w:r>
          </w:hyperlink>
        </w:p>
        <w:p w14:paraId="21652064" w14:textId="2A87CC39" w:rsidR="008C4447" w:rsidRDefault="00000000">
          <w:pPr>
            <w:pStyle w:val="TOC2"/>
            <w:tabs>
              <w:tab w:val="left" w:pos="660"/>
            </w:tabs>
            <w:rPr>
              <w:noProof/>
              <w:kern w:val="2"/>
              <w:lang w:eastAsia="en-GB"/>
              <w14:ligatures w14:val="standardContextual"/>
            </w:rPr>
          </w:pPr>
          <w:hyperlink w:anchor="_Toc143817236" w:history="1">
            <w:r w:rsidR="008C4447" w:rsidRPr="00FC5069">
              <w:rPr>
                <w:rStyle w:val="Hyperlink"/>
                <w:noProof/>
              </w:rPr>
              <w:t>2.</w:t>
            </w:r>
            <w:r w:rsidR="008C4447">
              <w:rPr>
                <w:noProof/>
                <w:kern w:val="2"/>
                <w:lang w:eastAsia="en-GB"/>
                <w14:ligatures w14:val="standardContextual"/>
              </w:rPr>
              <w:tab/>
            </w:r>
            <w:r w:rsidR="008C4447" w:rsidRPr="00FC5069">
              <w:rPr>
                <w:rStyle w:val="Hyperlink"/>
                <w:noProof/>
              </w:rPr>
              <w:t>Methodology</w:t>
            </w:r>
            <w:r w:rsidR="008C4447">
              <w:rPr>
                <w:noProof/>
                <w:webHidden/>
              </w:rPr>
              <w:tab/>
            </w:r>
            <w:r w:rsidR="008C4447">
              <w:rPr>
                <w:noProof/>
                <w:webHidden/>
              </w:rPr>
              <w:fldChar w:fldCharType="begin"/>
            </w:r>
            <w:r w:rsidR="008C4447">
              <w:rPr>
                <w:noProof/>
                <w:webHidden/>
              </w:rPr>
              <w:instrText xml:space="preserve"> PAGEREF _Toc143817236 \h </w:instrText>
            </w:r>
            <w:r w:rsidR="008C4447">
              <w:rPr>
                <w:noProof/>
                <w:webHidden/>
              </w:rPr>
            </w:r>
            <w:r w:rsidR="008C4447">
              <w:rPr>
                <w:noProof/>
                <w:webHidden/>
              </w:rPr>
              <w:fldChar w:fldCharType="separate"/>
            </w:r>
            <w:r w:rsidR="008C4447">
              <w:rPr>
                <w:noProof/>
                <w:webHidden/>
              </w:rPr>
              <w:t>11</w:t>
            </w:r>
            <w:r w:rsidR="008C4447">
              <w:rPr>
                <w:noProof/>
                <w:webHidden/>
              </w:rPr>
              <w:fldChar w:fldCharType="end"/>
            </w:r>
          </w:hyperlink>
        </w:p>
        <w:p w14:paraId="3F9868C1" w14:textId="1A39E97A" w:rsidR="008C4447" w:rsidRDefault="00000000">
          <w:pPr>
            <w:pStyle w:val="TOC3"/>
            <w:tabs>
              <w:tab w:val="left" w:pos="1100"/>
              <w:tab w:val="right" w:leader="dot" w:pos="9016"/>
            </w:tabs>
            <w:rPr>
              <w:noProof/>
              <w:kern w:val="2"/>
              <w:lang w:eastAsia="en-GB"/>
              <w14:ligatures w14:val="standardContextual"/>
            </w:rPr>
          </w:pPr>
          <w:hyperlink w:anchor="_Toc143817237" w:history="1">
            <w:r w:rsidR="008C4447" w:rsidRPr="00FC5069">
              <w:rPr>
                <w:rStyle w:val="Hyperlink"/>
                <w:noProof/>
              </w:rPr>
              <w:t>2.1</w:t>
            </w:r>
            <w:r w:rsidR="008C4447">
              <w:rPr>
                <w:noProof/>
                <w:kern w:val="2"/>
                <w:lang w:eastAsia="en-GB"/>
                <w14:ligatures w14:val="standardContextual"/>
              </w:rPr>
              <w:tab/>
            </w:r>
            <w:r w:rsidR="008C4447" w:rsidRPr="00FC5069">
              <w:rPr>
                <w:rStyle w:val="Hyperlink"/>
                <w:noProof/>
              </w:rPr>
              <w:t>Spatial Disaggregation</w:t>
            </w:r>
            <w:r w:rsidR="008C4447">
              <w:rPr>
                <w:noProof/>
                <w:webHidden/>
              </w:rPr>
              <w:tab/>
            </w:r>
            <w:r w:rsidR="008C4447">
              <w:rPr>
                <w:noProof/>
                <w:webHidden/>
              </w:rPr>
              <w:fldChar w:fldCharType="begin"/>
            </w:r>
            <w:r w:rsidR="008C4447">
              <w:rPr>
                <w:noProof/>
                <w:webHidden/>
              </w:rPr>
              <w:instrText xml:space="preserve"> PAGEREF _Toc143817237 \h </w:instrText>
            </w:r>
            <w:r w:rsidR="008C4447">
              <w:rPr>
                <w:noProof/>
                <w:webHidden/>
              </w:rPr>
            </w:r>
            <w:r w:rsidR="008C4447">
              <w:rPr>
                <w:noProof/>
                <w:webHidden/>
              </w:rPr>
              <w:fldChar w:fldCharType="separate"/>
            </w:r>
            <w:r w:rsidR="008C4447">
              <w:rPr>
                <w:noProof/>
                <w:webHidden/>
              </w:rPr>
              <w:t>11</w:t>
            </w:r>
            <w:r w:rsidR="008C4447">
              <w:rPr>
                <w:noProof/>
                <w:webHidden/>
              </w:rPr>
              <w:fldChar w:fldCharType="end"/>
            </w:r>
          </w:hyperlink>
        </w:p>
        <w:p w14:paraId="54F79871" w14:textId="6EFA6B55" w:rsidR="008C4447" w:rsidRDefault="00000000">
          <w:pPr>
            <w:pStyle w:val="TOC3"/>
            <w:tabs>
              <w:tab w:val="left" w:pos="1100"/>
              <w:tab w:val="right" w:leader="dot" w:pos="9016"/>
            </w:tabs>
            <w:rPr>
              <w:noProof/>
              <w:kern w:val="2"/>
              <w:lang w:eastAsia="en-GB"/>
              <w14:ligatures w14:val="standardContextual"/>
            </w:rPr>
          </w:pPr>
          <w:hyperlink w:anchor="_Toc143817238" w:history="1">
            <w:r w:rsidR="008C4447" w:rsidRPr="00FC5069">
              <w:rPr>
                <w:rStyle w:val="Hyperlink"/>
                <w:noProof/>
              </w:rPr>
              <w:t>2.2</w:t>
            </w:r>
            <w:r w:rsidR="008C4447">
              <w:rPr>
                <w:noProof/>
                <w:kern w:val="2"/>
                <w:lang w:eastAsia="en-GB"/>
                <w14:ligatures w14:val="standardContextual"/>
              </w:rPr>
              <w:tab/>
            </w:r>
            <w:r w:rsidR="008C4447" w:rsidRPr="00FC5069">
              <w:rPr>
                <w:rStyle w:val="Hyperlink"/>
                <w:noProof/>
              </w:rPr>
              <w:t>Justification</w:t>
            </w:r>
            <w:r w:rsidR="008C4447">
              <w:rPr>
                <w:noProof/>
                <w:webHidden/>
              </w:rPr>
              <w:tab/>
            </w:r>
            <w:r w:rsidR="008C4447">
              <w:rPr>
                <w:noProof/>
                <w:webHidden/>
              </w:rPr>
              <w:fldChar w:fldCharType="begin"/>
            </w:r>
            <w:r w:rsidR="008C4447">
              <w:rPr>
                <w:noProof/>
                <w:webHidden/>
              </w:rPr>
              <w:instrText xml:space="preserve"> PAGEREF _Toc143817238 \h </w:instrText>
            </w:r>
            <w:r w:rsidR="008C4447">
              <w:rPr>
                <w:noProof/>
                <w:webHidden/>
              </w:rPr>
            </w:r>
            <w:r w:rsidR="008C4447">
              <w:rPr>
                <w:noProof/>
                <w:webHidden/>
              </w:rPr>
              <w:fldChar w:fldCharType="separate"/>
            </w:r>
            <w:r w:rsidR="008C4447">
              <w:rPr>
                <w:noProof/>
                <w:webHidden/>
              </w:rPr>
              <w:t>14</w:t>
            </w:r>
            <w:r w:rsidR="008C4447">
              <w:rPr>
                <w:noProof/>
                <w:webHidden/>
              </w:rPr>
              <w:fldChar w:fldCharType="end"/>
            </w:r>
          </w:hyperlink>
        </w:p>
        <w:p w14:paraId="39A00935" w14:textId="2550B873" w:rsidR="008C4447" w:rsidRDefault="00000000">
          <w:pPr>
            <w:pStyle w:val="TOC3"/>
            <w:tabs>
              <w:tab w:val="left" w:pos="1100"/>
              <w:tab w:val="right" w:leader="dot" w:pos="9016"/>
            </w:tabs>
            <w:rPr>
              <w:noProof/>
              <w:kern w:val="2"/>
              <w:lang w:eastAsia="en-GB"/>
              <w14:ligatures w14:val="standardContextual"/>
            </w:rPr>
          </w:pPr>
          <w:hyperlink w:anchor="_Toc143817239" w:history="1">
            <w:r w:rsidR="008C4447" w:rsidRPr="00FC5069">
              <w:rPr>
                <w:rStyle w:val="Hyperlink"/>
                <w:noProof/>
              </w:rPr>
              <w:t>2.3</w:t>
            </w:r>
            <w:r w:rsidR="008C4447">
              <w:rPr>
                <w:noProof/>
                <w:kern w:val="2"/>
                <w:lang w:eastAsia="en-GB"/>
                <w14:ligatures w14:val="standardContextual"/>
              </w:rPr>
              <w:tab/>
            </w:r>
            <w:r w:rsidR="008C4447" w:rsidRPr="00FC5069">
              <w:rPr>
                <w:rStyle w:val="Hyperlink"/>
                <w:noProof/>
              </w:rPr>
              <w:t>Data Sources</w:t>
            </w:r>
            <w:r w:rsidR="008C4447">
              <w:rPr>
                <w:noProof/>
                <w:webHidden/>
              </w:rPr>
              <w:tab/>
            </w:r>
            <w:r w:rsidR="008C4447">
              <w:rPr>
                <w:noProof/>
                <w:webHidden/>
              </w:rPr>
              <w:fldChar w:fldCharType="begin"/>
            </w:r>
            <w:r w:rsidR="008C4447">
              <w:rPr>
                <w:noProof/>
                <w:webHidden/>
              </w:rPr>
              <w:instrText xml:space="preserve"> PAGEREF _Toc143817239 \h </w:instrText>
            </w:r>
            <w:r w:rsidR="008C4447">
              <w:rPr>
                <w:noProof/>
                <w:webHidden/>
              </w:rPr>
            </w:r>
            <w:r w:rsidR="008C4447">
              <w:rPr>
                <w:noProof/>
                <w:webHidden/>
              </w:rPr>
              <w:fldChar w:fldCharType="separate"/>
            </w:r>
            <w:r w:rsidR="008C4447">
              <w:rPr>
                <w:noProof/>
                <w:webHidden/>
              </w:rPr>
              <w:t>14</w:t>
            </w:r>
            <w:r w:rsidR="008C4447">
              <w:rPr>
                <w:noProof/>
                <w:webHidden/>
              </w:rPr>
              <w:fldChar w:fldCharType="end"/>
            </w:r>
          </w:hyperlink>
        </w:p>
        <w:p w14:paraId="4B8E0E25" w14:textId="4A911EB5" w:rsidR="008C4447" w:rsidRDefault="00000000">
          <w:pPr>
            <w:pStyle w:val="TOC3"/>
            <w:tabs>
              <w:tab w:val="left" w:pos="1100"/>
              <w:tab w:val="right" w:leader="dot" w:pos="9016"/>
            </w:tabs>
            <w:rPr>
              <w:noProof/>
              <w:kern w:val="2"/>
              <w:lang w:eastAsia="en-GB"/>
              <w14:ligatures w14:val="standardContextual"/>
            </w:rPr>
          </w:pPr>
          <w:hyperlink w:anchor="_Toc143817240" w:history="1">
            <w:r w:rsidR="008C4447" w:rsidRPr="00FC5069">
              <w:rPr>
                <w:rStyle w:val="Hyperlink"/>
                <w:noProof/>
              </w:rPr>
              <w:t>2.4</w:t>
            </w:r>
            <w:r w:rsidR="008C4447">
              <w:rPr>
                <w:noProof/>
                <w:kern w:val="2"/>
                <w:lang w:eastAsia="en-GB"/>
                <w14:ligatures w14:val="standardContextual"/>
              </w:rPr>
              <w:tab/>
            </w:r>
            <w:r w:rsidR="008C4447" w:rsidRPr="00FC5069">
              <w:rPr>
                <w:rStyle w:val="Hyperlink"/>
                <w:noProof/>
              </w:rPr>
              <w:t>Study setting</w:t>
            </w:r>
            <w:r w:rsidR="008C4447">
              <w:rPr>
                <w:noProof/>
                <w:webHidden/>
              </w:rPr>
              <w:tab/>
            </w:r>
            <w:r w:rsidR="008C4447">
              <w:rPr>
                <w:noProof/>
                <w:webHidden/>
              </w:rPr>
              <w:fldChar w:fldCharType="begin"/>
            </w:r>
            <w:r w:rsidR="008C4447">
              <w:rPr>
                <w:noProof/>
                <w:webHidden/>
              </w:rPr>
              <w:instrText xml:space="preserve"> PAGEREF _Toc143817240 \h </w:instrText>
            </w:r>
            <w:r w:rsidR="008C4447">
              <w:rPr>
                <w:noProof/>
                <w:webHidden/>
              </w:rPr>
            </w:r>
            <w:r w:rsidR="008C4447">
              <w:rPr>
                <w:noProof/>
                <w:webHidden/>
              </w:rPr>
              <w:fldChar w:fldCharType="separate"/>
            </w:r>
            <w:r w:rsidR="008C4447">
              <w:rPr>
                <w:noProof/>
                <w:webHidden/>
              </w:rPr>
              <w:t>16</w:t>
            </w:r>
            <w:r w:rsidR="008C4447">
              <w:rPr>
                <w:noProof/>
                <w:webHidden/>
              </w:rPr>
              <w:fldChar w:fldCharType="end"/>
            </w:r>
          </w:hyperlink>
        </w:p>
        <w:p w14:paraId="23C17DC1" w14:textId="2917C415" w:rsidR="008C4447" w:rsidRDefault="00000000">
          <w:pPr>
            <w:pStyle w:val="TOC3"/>
            <w:tabs>
              <w:tab w:val="left" w:pos="1100"/>
              <w:tab w:val="right" w:leader="dot" w:pos="9016"/>
            </w:tabs>
            <w:rPr>
              <w:noProof/>
              <w:kern w:val="2"/>
              <w:lang w:eastAsia="en-GB"/>
              <w14:ligatures w14:val="standardContextual"/>
            </w:rPr>
          </w:pPr>
          <w:hyperlink w:anchor="_Toc143817241" w:history="1">
            <w:r w:rsidR="008C4447" w:rsidRPr="00FC5069">
              <w:rPr>
                <w:rStyle w:val="Hyperlink"/>
                <w:noProof/>
              </w:rPr>
              <w:t>2.4</w:t>
            </w:r>
            <w:r w:rsidR="008C4447">
              <w:rPr>
                <w:noProof/>
                <w:kern w:val="2"/>
                <w:lang w:eastAsia="en-GB"/>
                <w14:ligatures w14:val="standardContextual"/>
              </w:rPr>
              <w:tab/>
            </w:r>
            <w:r w:rsidR="008C4447" w:rsidRPr="00FC5069">
              <w:rPr>
                <w:rStyle w:val="Hyperlink"/>
                <w:noProof/>
              </w:rPr>
              <w:t>Computing Agricultural Dependent Population</w:t>
            </w:r>
            <w:r w:rsidR="008C4447">
              <w:rPr>
                <w:noProof/>
                <w:webHidden/>
              </w:rPr>
              <w:tab/>
            </w:r>
            <w:r w:rsidR="008C4447">
              <w:rPr>
                <w:noProof/>
                <w:webHidden/>
              </w:rPr>
              <w:fldChar w:fldCharType="begin"/>
            </w:r>
            <w:r w:rsidR="008C4447">
              <w:rPr>
                <w:noProof/>
                <w:webHidden/>
              </w:rPr>
              <w:instrText xml:space="preserve"> PAGEREF _Toc143817241 \h </w:instrText>
            </w:r>
            <w:r w:rsidR="008C4447">
              <w:rPr>
                <w:noProof/>
                <w:webHidden/>
              </w:rPr>
            </w:r>
            <w:r w:rsidR="008C4447">
              <w:rPr>
                <w:noProof/>
                <w:webHidden/>
              </w:rPr>
              <w:fldChar w:fldCharType="separate"/>
            </w:r>
            <w:r w:rsidR="008C4447">
              <w:rPr>
                <w:noProof/>
                <w:webHidden/>
              </w:rPr>
              <w:t>17</w:t>
            </w:r>
            <w:r w:rsidR="008C4447">
              <w:rPr>
                <w:noProof/>
                <w:webHidden/>
              </w:rPr>
              <w:fldChar w:fldCharType="end"/>
            </w:r>
          </w:hyperlink>
        </w:p>
        <w:p w14:paraId="5102268F" w14:textId="2B4BDD54" w:rsidR="008C4447" w:rsidRDefault="00000000">
          <w:pPr>
            <w:pStyle w:val="TOC3"/>
            <w:tabs>
              <w:tab w:val="left" w:pos="1100"/>
              <w:tab w:val="right" w:leader="dot" w:pos="9016"/>
            </w:tabs>
            <w:rPr>
              <w:noProof/>
              <w:kern w:val="2"/>
              <w:lang w:eastAsia="en-GB"/>
              <w14:ligatures w14:val="standardContextual"/>
            </w:rPr>
          </w:pPr>
          <w:hyperlink w:anchor="_Toc143817242" w:history="1">
            <w:r w:rsidR="008C4447" w:rsidRPr="00FC5069">
              <w:rPr>
                <w:rStyle w:val="Hyperlink"/>
                <w:noProof/>
              </w:rPr>
              <w:t>2.5</w:t>
            </w:r>
            <w:r w:rsidR="008C4447">
              <w:rPr>
                <w:noProof/>
                <w:kern w:val="2"/>
                <w:lang w:eastAsia="en-GB"/>
                <w14:ligatures w14:val="standardContextual"/>
              </w:rPr>
              <w:tab/>
            </w:r>
            <w:r w:rsidR="008C4447" w:rsidRPr="00FC5069">
              <w:rPr>
                <w:rStyle w:val="Hyperlink"/>
                <w:noProof/>
              </w:rPr>
              <w:t>Validation of population estimates</w:t>
            </w:r>
            <w:r w:rsidR="008C4447">
              <w:rPr>
                <w:noProof/>
                <w:webHidden/>
              </w:rPr>
              <w:tab/>
            </w:r>
            <w:r w:rsidR="008C4447">
              <w:rPr>
                <w:noProof/>
                <w:webHidden/>
              </w:rPr>
              <w:fldChar w:fldCharType="begin"/>
            </w:r>
            <w:r w:rsidR="008C4447">
              <w:rPr>
                <w:noProof/>
                <w:webHidden/>
              </w:rPr>
              <w:instrText xml:space="preserve"> PAGEREF _Toc143817242 \h </w:instrText>
            </w:r>
            <w:r w:rsidR="008C4447">
              <w:rPr>
                <w:noProof/>
                <w:webHidden/>
              </w:rPr>
            </w:r>
            <w:r w:rsidR="008C4447">
              <w:rPr>
                <w:noProof/>
                <w:webHidden/>
              </w:rPr>
              <w:fldChar w:fldCharType="separate"/>
            </w:r>
            <w:r w:rsidR="008C4447">
              <w:rPr>
                <w:noProof/>
                <w:webHidden/>
              </w:rPr>
              <w:t>18</w:t>
            </w:r>
            <w:r w:rsidR="008C4447">
              <w:rPr>
                <w:noProof/>
                <w:webHidden/>
              </w:rPr>
              <w:fldChar w:fldCharType="end"/>
            </w:r>
          </w:hyperlink>
        </w:p>
        <w:p w14:paraId="5A8E26CC" w14:textId="4058D384" w:rsidR="008C4447" w:rsidRDefault="00000000">
          <w:pPr>
            <w:pStyle w:val="TOC2"/>
            <w:tabs>
              <w:tab w:val="left" w:pos="660"/>
            </w:tabs>
            <w:rPr>
              <w:noProof/>
              <w:kern w:val="2"/>
              <w:lang w:eastAsia="en-GB"/>
              <w14:ligatures w14:val="standardContextual"/>
            </w:rPr>
          </w:pPr>
          <w:hyperlink w:anchor="_Toc143817243" w:history="1">
            <w:r w:rsidR="008C4447" w:rsidRPr="00FC5069">
              <w:rPr>
                <w:rStyle w:val="Hyperlink"/>
                <w:noProof/>
              </w:rPr>
              <w:t>3.</w:t>
            </w:r>
            <w:r w:rsidR="008C4447">
              <w:rPr>
                <w:noProof/>
                <w:kern w:val="2"/>
                <w:lang w:eastAsia="en-GB"/>
                <w14:ligatures w14:val="standardContextual"/>
              </w:rPr>
              <w:tab/>
            </w:r>
            <w:r w:rsidR="008C4447" w:rsidRPr="00FC5069">
              <w:rPr>
                <w:rStyle w:val="Hyperlink"/>
                <w:noProof/>
              </w:rPr>
              <w:t>Results</w:t>
            </w:r>
            <w:r w:rsidR="008C4447">
              <w:rPr>
                <w:noProof/>
                <w:webHidden/>
              </w:rPr>
              <w:tab/>
            </w:r>
            <w:r w:rsidR="008C4447">
              <w:rPr>
                <w:noProof/>
                <w:webHidden/>
              </w:rPr>
              <w:fldChar w:fldCharType="begin"/>
            </w:r>
            <w:r w:rsidR="008C4447">
              <w:rPr>
                <w:noProof/>
                <w:webHidden/>
              </w:rPr>
              <w:instrText xml:space="preserve"> PAGEREF _Toc143817243 \h </w:instrText>
            </w:r>
            <w:r w:rsidR="008C4447">
              <w:rPr>
                <w:noProof/>
                <w:webHidden/>
              </w:rPr>
            </w:r>
            <w:r w:rsidR="008C4447">
              <w:rPr>
                <w:noProof/>
                <w:webHidden/>
              </w:rPr>
              <w:fldChar w:fldCharType="separate"/>
            </w:r>
            <w:r w:rsidR="008C4447">
              <w:rPr>
                <w:noProof/>
                <w:webHidden/>
              </w:rPr>
              <w:t>21</w:t>
            </w:r>
            <w:r w:rsidR="008C4447">
              <w:rPr>
                <w:noProof/>
                <w:webHidden/>
              </w:rPr>
              <w:fldChar w:fldCharType="end"/>
            </w:r>
          </w:hyperlink>
        </w:p>
        <w:p w14:paraId="1A733AB3" w14:textId="47969A3B" w:rsidR="008C4447" w:rsidRDefault="00000000">
          <w:pPr>
            <w:pStyle w:val="TOC3"/>
            <w:tabs>
              <w:tab w:val="left" w:pos="1100"/>
              <w:tab w:val="right" w:leader="dot" w:pos="9016"/>
            </w:tabs>
            <w:rPr>
              <w:noProof/>
              <w:kern w:val="2"/>
              <w:lang w:eastAsia="en-GB"/>
              <w14:ligatures w14:val="standardContextual"/>
            </w:rPr>
          </w:pPr>
          <w:hyperlink w:anchor="_Toc143817244" w:history="1">
            <w:r w:rsidR="008C4447" w:rsidRPr="00FC5069">
              <w:rPr>
                <w:rStyle w:val="Hyperlink"/>
                <w:noProof/>
              </w:rPr>
              <w:t>3.1</w:t>
            </w:r>
            <w:r w:rsidR="008C4447">
              <w:rPr>
                <w:noProof/>
                <w:kern w:val="2"/>
                <w:lang w:eastAsia="en-GB"/>
                <w14:ligatures w14:val="standardContextual"/>
              </w:rPr>
              <w:tab/>
            </w:r>
            <w:r w:rsidR="008C4447" w:rsidRPr="00FC5069">
              <w:rPr>
                <w:rStyle w:val="Hyperlink"/>
                <w:noProof/>
              </w:rPr>
              <w:t>Comparison of methods</w:t>
            </w:r>
            <w:r w:rsidR="008C4447">
              <w:rPr>
                <w:noProof/>
                <w:webHidden/>
              </w:rPr>
              <w:tab/>
            </w:r>
            <w:r w:rsidR="008C4447">
              <w:rPr>
                <w:noProof/>
                <w:webHidden/>
              </w:rPr>
              <w:fldChar w:fldCharType="begin"/>
            </w:r>
            <w:r w:rsidR="008C4447">
              <w:rPr>
                <w:noProof/>
                <w:webHidden/>
              </w:rPr>
              <w:instrText xml:space="preserve"> PAGEREF _Toc143817244 \h </w:instrText>
            </w:r>
            <w:r w:rsidR="008C4447">
              <w:rPr>
                <w:noProof/>
                <w:webHidden/>
              </w:rPr>
            </w:r>
            <w:r w:rsidR="008C4447">
              <w:rPr>
                <w:noProof/>
                <w:webHidden/>
              </w:rPr>
              <w:fldChar w:fldCharType="separate"/>
            </w:r>
            <w:r w:rsidR="008C4447">
              <w:rPr>
                <w:noProof/>
                <w:webHidden/>
              </w:rPr>
              <w:t>21</w:t>
            </w:r>
            <w:r w:rsidR="008C4447">
              <w:rPr>
                <w:noProof/>
                <w:webHidden/>
              </w:rPr>
              <w:fldChar w:fldCharType="end"/>
            </w:r>
          </w:hyperlink>
        </w:p>
        <w:p w14:paraId="519FAFA8" w14:textId="09D972B7" w:rsidR="008C4447" w:rsidRDefault="00000000">
          <w:pPr>
            <w:pStyle w:val="TOC3"/>
            <w:tabs>
              <w:tab w:val="left" w:pos="1100"/>
              <w:tab w:val="right" w:leader="dot" w:pos="9016"/>
            </w:tabs>
            <w:rPr>
              <w:noProof/>
              <w:kern w:val="2"/>
              <w:lang w:eastAsia="en-GB"/>
              <w14:ligatures w14:val="standardContextual"/>
            </w:rPr>
          </w:pPr>
          <w:hyperlink w:anchor="_Toc143817245" w:history="1">
            <w:r w:rsidR="008C4447" w:rsidRPr="00FC5069">
              <w:rPr>
                <w:rStyle w:val="Hyperlink"/>
                <w:noProof/>
              </w:rPr>
              <w:t>3.2</w:t>
            </w:r>
            <w:r w:rsidR="008C4447">
              <w:rPr>
                <w:noProof/>
                <w:kern w:val="2"/>
                <w:lang w:eastAsia="en-GB"/>
                <w14:ligatures w14:val="standardContextual"/>
              </w:rPr>
              <w:tab/>
            </w:r>
            <w:r w:rsidR="008C4447" w:rsidRPr="00FC5069">
              <w:rPr>
                <w:rStyle w:val="Hyperlink"/>
                <w:noProof/>
              </w:rPr>
              <w:t>Buffer iteration</w:t>
            </w:r>
            <w:r w:rsidR="008C4447">
              <w:rPr>
                <w:noProof/>
                <w:webHidden/>
              </w:rPr>
              <w:tab/>
            </w:r>
            <w:r w:rsidR="008C4447">
              <w:rPr>
                <w:noProof/>
                <w:webHidden/>
              </w:rPr>
              <w:fldChar w:fldCharType="begin"/>
            </w:r>
            <w:r w:rsidR="008C4447">
              <w:rPr>
                <w:noProof/>
                <w:webHidden/>
              </w:rPr>
              <w:instrText xml:space="preserve"> PAGEREF _Toc143817245 \h </w:instrText>
            </w:r>
            <w:r w:rsidR="008C4447">
              <w:rPr>
                <w:noProof/>
                <w:webHidden/>
              </w:rPr>
            </w:r>
            <w:r w:rsidR="008C4447">
              <w:rPr>
                <w:noProof/>
                <w:webHidden/>
              </w:rPr>
              <w:fldChar w:fldCharType="separate"/>
            </w:r>
            <w:r w:rsidR="008C4447">
              <w:rPr>
                <w:noProof/>
                <w:webHidden/>
              </w:rPr>
              <w:t>22</w:t>
            </w:r>
            <w:r w:rsidR="008C4447">
              <w:rPr>
                <w:noProof/>
                <w:webHidden/>
              </w:rPr>
              <w:fldChar w:fldCharType="end"/>
            </w:r>
          </w:hyperlink>
        </w:p>
        <w:p w14:paraId="76229692" w14:textId="2691D8E3" w:rsidR="008C4447" w:rsidRDefault="00000000">
          <w:pPr>
            <w:pStyle w:val="TOC3"/>
            <w:tabs>
              <w:tab w:val="left" w:pos="1100"/>
              <w:tab w:val="right" w:leader="dot" w:pos="9016"/>
            </w:tabs>
            <w:rPr>
              <w:noProof/>
              <w:kern w:val="2"/>
              <w:lang w:eastAsia="en-GB"/>
              <w14:ligatures w14:val="standardContextual"/>
            </w:rPr>
          </w:pPr>
          <w:hyperlink w:anchor="_Toc143817246" w:history="1">
            <w:r w:rsidR="008C4447" w:rsidRPr="00FC5069">
              <w:rPr>
                <w:rStyle w:val="Hyperlink"/>
                <w:noProof/>
              </w:rPr>
              <w:t>3.3</w:t>
            </w:r>
            <w:r w:rsidR="008C4447">
              <w:rPr>
                <w:noProof/>
                <w:kern w:val="2"/>
                <w:lang w:eastAsia="en-GB"/>
                <w14:ligatures w14:val="standardContextual"/>
              </w:rPr>
              <w:tab/>
            </w:r>
            <w:r w:rsidR="008C4447" w:rsidRPr="00FC5069">
              <w:rPr>
                <w:rStyle w:val="Hyperlink"/>
                <w:noProof/>
              </w:rPr>
              <w:t>Scale method to India</w:t>
            </w:r>
            <w:r w:rsidR="008C4447">
              <w:rPr>
                <w:noProof/>
                <w:webHidden/>
              </w:rPr>
              <w:tab/>
            </w:r>
            <w:r w:rsidR="008C4447">
              <w:rPr>
                <w:noProof/>
                <w:webHidden/>
              </w:rPr>
              <w:fldChar w:fldCharType="begin"/>
            </w:r>
            <w:r w:rsidR="008C4447">
              <w:rPr>
                <w:noProof/>
                <w:webHidden/>
              </w:rPr>
              <w:instrText xml:space="preserve"> PAGEREF _Toc143817246 \h </w:instrText>
            </w:r>
            <w:r w:rsidR="008C4447">
              <w:rPr>
                <w:noProof/>
                <w:webHidden/>
              </w:rPr>
            </w:r>
            <w:r w:rsidR="008C4447">
              <w:rPr>
                <w:noProof/>
                <w:webHidden/>
              </w:rPr>
              <w:fldChar w:fldCharType="separate"/>
            </w:r>
            <w:r w:rsidR="008C4447">
              <w:rPr>
                <w:noProof/>
                <w:webHidden/>
              </w:rPr>
              <w:t>25</w:t>
            </w:r>
            <w:r w:rsidR="008C4447">
              <w:rPr>
                <w:noProof/>
                <w:webHidden/>
              </w:rPr>
              <w:fldChar w:fldCharType="end"/>
            </w:r>
          </w:hyperlink>
        </w:p>
        <w:p w14:paraId="27F75760" w14:textId="4443D959" w:rsidR="008C4447" w:rsidRDefault="00000000">
          <w:pPr>
            <w:pStyle w:val="TOC3"/>
            <w:tabs>
              <w:tab w:val="left" w:pos="1100"/>
              <w:tab w:val="right" w:leader="dot" w:pos="9016"/>
            </w:tabs>
            <w:rPr>
              <w:noProof/>
              <w:kern w:val="2"/>
              <w:lang w:eastAsia="en-GB"/>
              <w14:ligatures w14:val="standardContextual"/>
            </w:rPr>
          </w:pPr>
          <w:hyperlink w:anchor="_Toc143817247" w:history="1">
            <w:r w:rsidR="008C4447" w:rsidRPr="00FC5069">
              <w:rPr>
                <w:rStyle w:val="Hyperlink"/>
                <w:noProof/>
              </w:rPr>
              <w:t>3.4</w:t>
            </w:r>
            <w:r w:rsidR="008C4447">
              <w:rPr>
                <w:noProof/>
                <w:kern w:val="2"/>
                <w:lang w:eastAsia="en-GB"/>
                <w14:ligatures w14:val="standardContextual"/>
              </w:rPr>
              <w:tab/>
            </w:r>
            <w:r w:rsidR="008C4447" w:rsidRPr="00FC5069">
              <w:rPr>
                <w:rStyle w:val="Hyperlink"/>
                <w:noProof/>
              </w:rPr>
              <w:t>Ineligible districts</w:t>
            </w:r>
            <w:r w:rsidR="008C4447">
              <w:rPr>
                <w:noProof/>
                <w:webHidden/>
              </w:rPr>
              <w:tab/>
            </w:r>
            <w:r w:rsidR="008C4447">
              <w:rPr>
                <w:noProof/>
                <w:webHidden/>
              </w:rPr>
              <w:fldChar w:fldCharType="begin"/>
            </w:r>
            <w:r w:rsidR="008C4447">
              <w:rPr>
                <w:noProof/>
                <w:webHidden/>
              </w:rPr>
              <w:instrText xml:space="preserve"> PAGEREF _Toc143817247 \h </w:instrText>
            </w:r>
            <w:r w:rsidR="008C4447">
              <w:rPr>
                <w:noProof/>
                <w:webHidden/>
              </w:rPr>
            </w:r>
            <w:r w:rsidR="008C4447">
              <w:rPr>
                <w:noProof/>
                <w:webHidden/>
              </w:rPr>
              <w:fldChar w:fldCharType="separate"/>
            </w:r>
            <w:r w:rsidR="008C4447">
              <w:rPr>
                <w:noProof/>
                <w:webHidden/>
              </w:rPr>
              <w:t>26</w:t>
            </w:r>
            <w:r w:rsidR="008C4447">
              <w:rPr>
                <w:noProof/>
                <w:webHidden/>
              </w:rPr>
              <w:fldChar w:fldCharType="end"/>
            </w:r>
          </w:hyperlink>
        </w:p>
        <w:p w14:paraId="56DFCCEC" w14:textId="1D6D83B0" w:rsidR="008C4447" w:rsidRDefault="00000000">
          <w:pPr>
            <w:pStyle w:val="TOC2"/>
            <w:tabs>
              <w:tab w:val="left" w:pos="660"/>
            </w:tabs>
            <w:rPr>
              <w:noProof/>
              <w:kern w:val="2"/>
              <w:lang w:eastAsia="en-GB"/>
              <w14:ligatures w14:val="standardContextual"/>
            </w:rPr>
          </w:pPr>
          <w:hyperlink w:anchor="_Toc143817248" w:history="1">
            <w:r w:rsidR="008C4447" w:rsidRPr="00FC5069">
              <w:rPr>
                <w:rStyle w:val="Hyperlink"/>
                <w:noProof/>
              </w:rPr>
              <w:t>4.</w:t>
            </w:r>
            <w:r w:rsidR="008C4447">
              <w:rPr>
                <w:noProof/>
                <w:kern w:val="2"/>
                <w:lang w:eastAsia="en-GB"/>
                <w14:ligatures w14:val="standardContextual"/>
              </w:rPr>
              <w:tab/>
            </w:r>
            <w:r w:rsidR="008C4447" w:rsidRPr="00FC5069">
              <w:rPr>
                <w:rStyle w:val="Hyperlink"/>
                <w:noProof/>
              </w:rPr>
              <w:t>Discussion</w:t>
            </w:r>
            <w:r w:rsidR="008C4447">
              <w:rPr>
                <w:noProof/>
                <w:webHidden/>
              </w:rPr>
              <w:tab/>
            </w:r>
            <w:r w:rsidR="008C4447">
              <w:rPr>
                <w:noProof/>
                <w:webHidden/>
              </w:rPr>
              <w:fldChar w:fldCharType="begin"/>
            </w:r>
            <w:r w:rsidR="008C4447">
              <w:rPr>
                <w:noProof/>
                <w:webHidden/>
              </w:rPr>
              <w:instrText xml:space="preserve"> PAGEREF _Toc143817248 \h </w:instrText>
            </w:r>
            <w:r w:rsidR="008C4447">
              <w:rPr>
                <w:noProof/>
                <w:webHidden/>
              </w:rPr>
            </w:r>
            <w:r w:rsidR="008C4447">
              <w:rPr>
                <w:noProof/>
                <w:webHidden/>
              </w:rPr>
              <w:fldChar w:fldCharType="separate"/>
            </w:r>
            <w:r w:rsidR="008C4447">
              <w:rPr>
                <w:noProof/>
                <w:webHidden/>
              </w:rPr>
              <w:t>28</w:t>
            </w:r>
            <w:r w:rsidR="008C4447">
              <w:rPr>
                <w:noProof/>
                <w:webHidden/>
              </w:rPr>
              <w:fldChar w:fldCharType="end"/>
            </w:r>
          </w:hyperlink>
        </w:p>
        <w:p w14:paraId="62C56BC6" w14:textId="73A1483C" w:rsidR="008C4447" w:rsidRDefault="00000000">
          <w:pPr>
            <w:pStyle w:val="TOC3"/>
            <w:tabs>
              <w:tab w:val="left" w:pos="1100"/>
              <w:tab w:val="right" w:leader="dot" w:pos="9016"/>
            </w:tabs>
            <w:rPr>
              <w:noProof/>
              <w:kern w:val="2"/>
              <w:lang w:eastAsia="en-GB"/>
              <w14:ligatures w14:val="standardContextual"/>
            </w:rPr>
          </w:pPr>
          <w:hyperlink w:anchor="_Toc143817249" w:history="1">
            <w:r w:rsidR="008C4447" w:rsidRPr="00FC5069">
              <w:rPr>
                <w:rStyle w:val="Hyperlink"/>
                <w:noProof/>
              </w:rPr>
              <w:t>4.1</w:t>
            </w:r>
            <w:r w:rsidR="008C4447">
              <w:rPr>
                <w:noProof/>
                <w:kern w:val="2"/>
                <w:lang w:eastAsia="en-GB"/>
                <w14:ligatures w14:val="standardContextual"/>
              </w:rPr>
              <w:tab/>
            </w:r>
            <w:r w:rsidR="008C4447" w:rsidRPr="00FC5069">
              <w:rPr>
                <w:rStyle w:val="Hyperlink"/>
                <w:noProof/>
              </w:rPr>
              <w:t>Establishing method parameters</w:t>
            </w:r>
            <w:r w:rsidR="008C4447">
              <w:rPr>
                <w:noProof/>
                <w:webHidden/>
              </w:rPr>
              <w:tab/>
            </w:r>
            <w:r w:rsidR="008C4447">
              <w:rPr>
                <w:noProof/>
                <w:webHidden/>
              </w:rPr>
              <w:fldChar w:fldCharType="begin"/>
            </w:r>
            <w:r w:rsidR="008C4447">
              <w:rPr>
                <w:noProof/>
                <w:webHidden/>
              </w:rPr>
              <w:instrText xml:space="preserve"> PAGEREF _Toc143817249 \h </w:instrText>
            </w:r>
            <w:r w:rsidR="008C4447">
              <w:rPr>
                <w:noProof/>
                <w:webHidden/>
              </w:rPr>
            </w:r>
            <w:r w:rsidR="008C4447">
              <w:rPr>
                <w:noProof/>
                <w:webHidden/>
              </w:rPr>
              <w:fldChar w:fldCharType="separate"/>
            </w:r>
            <w:r w:rsidR="008C4447">
              <w:rPr>
                <w:noProof/>
                <w:webHidden/>
              </w:rPr>
              <w:t>28</w:t>
            </w:r>
            <w:r w:rsidR="008C4447">
              <w:rPr>
                <w:noProof/>
                <w:webHidden/>
              </w:rPr>
              <w:fldChar w:fldCharType="end"/>
            </w:r>
          </w:hyperlink>
        </w:p>
        <w:p w14:paraId="4AC4764D" w14:textId="69479436" w:rsidR="008C4447" w:rsidRDefault="00000000">
          <w:pPr>
            <w:pStyle w:val="TOC3"/>
            <w:tabs>
              <w:tab w:val="left" w:pos="1100"/>
              <w:tab w:val="right" w:leader="dot" w:pos="9016"/>
            </w:tabs>
            <w:rPr>
              <w:noProof/>
              <w:kern w:val="2"/>
              <w:lang w:eastAsia="en-GB"/>
              <w14:ligatures w14:val="standardContextual"/>
            </w:rPr>
          </w:pPr>
          <w:hyperlink w:anchor="_Toc143817250" w:history="1">
            <w:r w:rsidR="008C4447" w:rsidRPr="00FC5069">
              <w:rPr>
                <w:rStyle w:val="Hyperlink"/>
                <w:noProof/>
              </w:rPr>
              <w:t>4.2</w:t>
            </w:r>
            <w:r w:rsidR="008C4447">
              <w:rPr>
                <w:noProof/>
                <w:kern w:val="2"/>
                <w:lang w:eastAsia="en-GB"/>
                <w14:ligatures w14:val="standardContextual"/>
              </w:rPr>
              <w:tab/>
            </w:r>
            <w:r w:rsidR="008C4447" w:rsidRPr="00FC5069">
              <w:rPr>
                <w:rStyle w:val="Hyperlink"/>
                <w:noProof/>
              </w:rPr>
              <w:t>Computation load</w:t>
            </w:r>
            <w:r w:rsidR="008C4447">
              <w:rPr>
                <w:noProof/>
                <w:webHidden/>
              </w:rPr>
              <w:tab/>
            </w:r>
            <w:r w:rsidR="008C4447">
              <w:rPr>
                <w:noProof/>
                <w:webHidden/>
              </w:rPr>
              <w:fldChar w:fldCharType="begin"/>
            </w:r>
            <w:r w:rsidR="008C4447">
              <w:rPr>
                <w:noProof/>
                <w:webHidden/>
              </w:rPr>
              <w:instrText xml:space="preserve"> PAGEREF _Toc143817250 \h </w:instrText>
            </w:r>
            <w:r w:rsidR="008C4447">
              <w:rPr>
                <w:noProof/>
                <w:webHidden/>
              </w:rPr>
            </w:r>
            <w:r w:rsidR="008C4447">
              <w:rPr>
                <w:noProof/>
                <w:webHidden/>
              </w:rPr>
              <w:fldChar w:fldCharType="separate"/>
            </w:r>
            <w:r w:rsidR="008C4447">
              <w:rPr>
                <w:noProof/>
                <w:webHidden/>
              </w:rPr>
              <w:t>28</w:t>
            </w:r>
            <w:r w:rsidR="008C4447">
              <w:rPr>
                <w:noProof/>
                <w:webHidden/>
              </w:rPr>
              <w:fldChar w:fldCharType="end"/>
            </w:r>
          </w:hyperlink>
        </w:p>
        <w:p w14:paraId="6DFB4CF9" w14:textId="5B27E933" w:rsidR="008C4447" w:rsidRDefault="00000000">
          <w:pPr>
            <w:pStyle w:val="TOC3"/>
            <w:tabs>
              <w:tab w:val="left" w:pos="1100"/>
              <w:tab w:val="right" w:leader="dot" w:pos="9016"/>
            </w:tabs>
            <w:rPr>
              <w:noProof/>
              <w:kern w:val="2"/>
              <w:lang w:eastAsia="en-GB"/>
              <w14:ligatures w14:val="standardContextual"/>
            </w:rPr>
          </w:pPr>
          <w:hyperlink w:anchor="_Toc143817251" w:history="1">
            <w:r w:rsidR="008C4447" w:rsidRPr="00FC5069">
              <w:rPr>
                <w:rStyle w:val="Hyperlink"/>
                <w:noProof/>
              </w:rPr>
              <w:t>4.3</w:t>
            </w:r>
            <w:r w:rsidR="008C4447">
              <w:rPr>
                <w:noProof/>
                <w:kern w:val="2"/>
                <w:lang w:eastAsia="en-GB"/>
                <w14:ligatures w14:val="standardContextual"/>
              </w:rPr>
              <w:tab/>
            </w:r>
            <w:r w:rsidR="008C4447" w:rsidRPr="00FC5069">
              <w:rPr>
                <w:rStyle w:val="Hyperlink"/>
                <w:noProof/>
              </w:rPr>
              <w:t>Interpreting buffer radius</w:t>
            </w:r>
            <w:r w:rsidR="008C4447">
              <w:rPr>
                <w:noProof/>
                <w:webHidden/>
              </w:rPr>
              <w:tab/>
            </w:r>
            <w:r w:rsidR="008C4447">
              <w:rPr>
                <w:noProof/>
                <w:webHidden/>
              </w:rPr>
              <w:fldChar w:fldCharType="begin"/>
            </w:r>
            <w:r w:rsidR="008C4447">
              <w:rPr>
                <w:noProof/>
                <w:webHidden/>
              </w:rPr>
              <w:instrText xml:space="preserve"> PAGEREF _Toc143817251 \h </w:instrText>
            </w:r>
            <w:r w:rsidR="008C4447">
              <w:rPr>
                <w:noProof/>
                <w:webHidden/>
              </w:rPr>
            </w:r>
            <w:r w:rsidR="008C4447">
              <w:rPr>
                <w:noProof/>
                <w:webHidden/>
              </w:rPr>
              <w:fldChar w:fldCharType="separate"/>
            </w:r>
            <w:r w:rsidR="008C4447">
              <w:rPr>
                <w:noProof/>
                <w:webHidden/>
              </w:rPr>
              <w:t>29</w:t>
            </w:r>
            <w:r w:rsidR="008C4447">
              <w:rPr>
                <w:noProof/>
                <w:webHidden/>
              </w:rPr>
              <w:fldChar w:fldCharType="end"/>
            </w:r>
          </w:hyperlink>
        </w:p>
        <w:p w14:paraId="5CC4E6F7" w14:textId="21797FC1" w:rsidR="008C4447" w:rsidRDefault="00000000">
          <w:pPr>
            <w:pStyle w:val="TOC3"/>
            <w:tabs>
              <w:tab w:val="left" w:pos="1100"/>
              <w:tab w:val="right" w:leader="dot" w:pos="9016"/>
            </w:tabs>
            <w:rPr>
              <w:noProof/>
              <w:kern w:val="2"/>
              <w:lang w:eastAsia="en-GB"/>
              <w14:ligatures w14:val="standardContextual"/>
            </w:rPr>
          </w:pPr>
          <w:hyperlink w:anchor="_Toc143817252" w:history="1">
            <w:r w:rsidR="008C4447" w:rsidRPr="00FC5069">
              <w:rPr>
                <w:rStyle w:val="Hyperlink"/>
                <w:noProof/>
              </w:rPr>
              <w:t>4.4</w:t>
            </w:r>
            <w:r w:rsidR="008C4447">
              <w:rPr>
                <w:noProof/>
                <w:kern w:val="2"/>
                <w:lang w:eastAsia="en-GB"/>
                <w14:ligatures w14:val="standardContextual"/>
              </w:rPr>
              <w:tab/>
            </w:r>
            <w:r w:rsidR="008C4447" w:rsidRPr="00FC5069">
              <w:rPr>
                <w:rStyle w:val="Hyperlink"/>
                <w:noProof/>
              </w:rPr>
              <w:t>Spatial distribution of buffer radius</w:t>
            </w:r>
            <w:r w:rsidR="008C4447">
              <w:rPr>
                <w:noProof/>
                <w:webHidden/>
              </w:rPr>
              <w:tab/>
            </w:r>
            <w:r w:rsidR="008C4447">
              <w:rPr>
                <w:noProof/>
                <w:webHidden/>
              </w:rPr>
              <w:fldChar w:fldCharType="begin"/>
            </w:r>
            <w:r w:rsidR="008C4447">
              <w:rPr>
                <w:noProof/>
                <w:webHidden/>
              </w:rPr>
              <w:instrText xml:space="preserve"> PAGEREF _Toc143817252 \h </w:instrText>
            </w:r>
            <w:r w:rsidR="008C4447">
              <w:rPr>
                <w:noProof/>
                <w:webHidden/>
              </w:rPr>
            </w:r>
            <w:r w:rsidR="008C4447">
              <w:rPr>
                <w:noProof/>
                <w:webHidden/>
              </w:rPr>
              <w:fldChar w:fldCharType="separate"/>
            </w:r>
            <w:r w:rsidR="008C4447">
              <w:rPr>
                <w:noProof/>
                <w:webHidden/>
              </w:rPr>
              <w:t>30</w:t>
            </w:r>
            <w:r w:rsidR="008C4447">
              <w:rPr>
                <w:noProof/>
                <w:webHidden/>
              </w:rPr>
              <w:fldChar w:fldCharType="end"/>
            </w:r>
          </w:hyperlink>
        </w:p>
        <w:p w14:paraId="08DD6AF9" w14:textId="33E00BB6" w:rsidR="008C4447" w:rsidRDefault="00000000">
          <w:pPr>
            <w:pStyle w:val="TOC3"/>
            <w:tabs>
              <w:tab w:val="left" w:pos="1100"/>
              <w:tab w:val="right" w:leader="dot" w:pos="9016"/>
            </w:tabs>
            <w:rPr>
              <w:noProof/>
              <w:kern w:val="2"/>
              <w:lang w:eastAsia="en-GB"/>
              <w14:ligatures w14:val="standardContextual"/>
            </w:rPr>
          </w:pPr>
          <w:hyperlink w:anchor="_Toc143817253" w:history="1">
            <w:r w:rsidR="008C4447" w:rsidRPr="00FC5069">
              <w:rPr>
                <w:rStyle w:val="Hyperlink"/>
                <w:noProof/>
              </w:rPr>
              <w:t>4.5</w:t>
            </w:r>
            <w:r w:rsidR="008C4447">
              <w:rPr>
                <w:noProof/>
                <w:kern w:val="2"/>
                <w:lang w:eastAsia="en-GB"/>
                <w14:ligatures w14:val="standardContextual"/>
              </w:rPr>
              <w:tab/>
            </w:r>
            <w:r w:rsidR="008C4447" w:rsidRPr="00FC5069">
              <w:rPr>
                <w:rStyle w:val="Hyperlink"/>
                <w:noProof/>
              </w:rPr>
              <w:t>Common factors of ineligible districts</w:t>
            </w:r>
            <w:r w:rsidR="008C4447">
              <w:rPr>
                <w:noProof/>
                <w:webHidden/>
              </w:rPr>
              <w:tab/>
            </w:r>
            <w:r w:rsidR="008C4447">
              <w:rPr>
                <w:noProof/>
                <w:webHidden/>
              </w:rPr>
              <w:fldChar w:fldCharType="begin"/>
            </w:r>
            <w:r w:rsidR="008C4447">
              <w:rPr>
                <w:noProof/>
                <w:webHidden/>
              </w:rPr>
              <w:instrText xml:space="preserve"> PAGEREF _Toc143817253 \h </w:instrText>
            </w:r>
            <w:r w:rsidR="008C4447">
              <w:rPr>
                <w:noProof/>
                <w:webHidden/>
              </w:rPr>
            </w:r>
            <w:r w:rsidR="008C4447">
              <w:rPr>
                <w:noProof/>
                <w:webHidden/>
              </w:rPr>
              <w:fldChar w:fldCharType="separate"/>
            </w:r>
            <w:r w:rsidR="008C4447">
              <w:rPr>
                <w:noProof/>
                <w:webHidden/>
              </w:rPr>
              <w:t>30</w:t>
            </w:r>
            <w:r w:rsidR="008C4447">
              <w:rPr>
                <w:noProof/>
                <w:webHidden/>
              </w:rPr>
              <w:fldChar w:fldCharType="end"/>
            </w:r>
          </w:hyperlink>
        </w:p>
        <w:p w14:paraId="315D92BF" w14:textId="53066F82" w:rsidR="008C4447" w:rsidRDefault="00000000">
          <w:pPr>
            <w:pStyle w:val="TOC3"/>
            <w:tabs>
              <w:tab w:val="left" w:pos="1100"/>
              <w:tab w:val="right" w:leader="dot" w:pos="9016"/>
            </w:tabs>
            <w:rPr>
              <w:noProof/>
              <w:kern w:val="2"/>
              <w:lang w:eastAsia="en-GB"/>
              <w14:ligatures w14:val="standardContextual"/>
            </w:rPr>
          </w:pPr>
          <w:hyperlink w:anchor="_Toc143817254" w:history="1">
            <w:r w:rsidR="008C4447" w:rsidRPr="00FC5069">
              <w:rPr>
                <w:rStyle w:val="Hyperlink"/>
                <w:noProof/>
              </w:rPr>
              <w:t>4.6</w:t>
            </w:r>
            <w:r w:rsidR="008C4447">
              <w:rPr>
                <w:noProof/>
                <w:kern w:val="2"/>
                <w:lang w:eastAsia="en-GB"/>
                <w14:ligatures w14:val="standardContextual"/>
              </w:rPr>
              <w:tab/>
            </w:r>
            <w:r w:rsidR="008C4447" w:rsidRPr="00FC5069">
              <w:rPr>
                <w:rStyle w:val="Hyperlink"/>
                <w:noProof/>
              </w:rPr>
              <w:t>Limitations</w:t>
            </w:r>
            <w:r w:rsidR="008C4447">
              <w:rPr>
                <w:noProof/>
                <w:webHidden/>
              </w:rPr>
              <w:tab/>
            </w:r>
            <w:r w:rsidR="008C4447">
              <w:rPr>
                <w:noProof/>
                <w:webHidden/>
              </w:rPr>
              <w:fldChar w:fldCharType="begin"/>
            </w:r>
            <w:r w:rsidR="008C4447">
              <w:rPr>
                <w:noProof/>
                <w:webHidden/>
              </w:rPr>
              <w:instrText xml:space="preserve"> PAGEREF _Toc143817254 \h </w:instrText>
            </w:r>
            <w:r w:rsidR="008C4447">
              <w:rPr>
                <w:noProof/>
                <w:webHidden/>
              </w:rPr>
            </w:r>
            <w:r w:rsidR="008C4447">
              <w:rPr>
                <w:noProof/>
                <w:webHidden/>
              </w:rPr>
              <w:fldChar w:fldCharType="separate"/>
            </w:r>
            <w:r w:rsidR="008C4447">
              <w:rPr>
                <w:noProof/>
                <w:webHidden/>
              </w:rPr>
              <w:t>31</w:t>
            </w:r>
            <w:r w:rsidR="008C4447">
              <w:rPr>
                <w:noProof/>
                <w:webHidden/>
              </w:rPr>
              <w:fldChar w:fldCharType="end"/>
            </w:r>
          </w:hyperlink>
        </w:p>
        <w:p w14:paraId="6DD37D61" w14:textId="5511CA94" w:rsidR="008C4447" w:rsidRDefault="00000000">
          <w:pPr>
            <w:pStyle w:val="TOC3"/>
            <w:tabs>
              <w:tab w:val="left" w:pos="1100"/>
              <w:tab w:val="right" w:leader="dot" w:pos="9016"/>
            </w:tabs>
            <w:rPr>
              <w:noProof/>
              <w:kern w:val="2"/>
              <w:lang w:eastAsia="en-GB"/>
              <w14:ligatures w14:val="standardContextual"/>
            </w:rPr>
          </w:pPr>
          <w:hyperlink w:anchor="_Toc143817255" w:history="1">
            <w:r w:rsidR="008C4447" w:rsidRPr="00FC5069">
              <w:rPr>
                <w:rStyle w:val="Hyperlink"/>
                <w:noProof/>
              </w:rPr>
              <w:t>4.7</w:t>
            </w:r>
            <w:r w:rsidR="008C4447">
              <w:rPr>
                <w:noProof/>
                <w:kern w:val="2"/>
                <w:lang w:eastAsia="en-GB"/>
                <w14:ligatures w14:val="standardContextual"/>
              </w:rPr>
              <w:tab/>
            </w:r>
            <w:r w:rsidR="008C4447" w:rsidRPr="00FC5069">
              <w:rPr>
                <w:rStyle w:val="Hyperlink"/>
                <w:noProof/>
              </w:rPr>
              <w:t>Transferability</w:t>
            </w:r>
            <w:r w:rsidR="008C4447">
              <w:rPr>
                <w:noProof/>
                <w:webHidden/>
              </w:rPr>
              <w:tab/>
            </w:r>
            <w:r w:rsidR="008C4447">
              <w:rPr>
                <w:noProof/>
                <w:webHidden/>
              </w:rPr>
              <w:fldChar w:fldCharType="begin"/>
            </w:r>
            <w:r w:rsidR="008C4447">
              <w:rPr>
                <w:noProof/>
                <w:webHidden/>
              </w:rPr>
              <w:instrText xml:space="preserve"> PAGEREF _Toc143817255 \h </w:instrText>
            </w:r>
            <w:r w:rsidR="008C4447">
              <w:rPr>
                <w:noProof/>
                <w:webHidden/>
              </w:rPr>
            </w:r>
            <w:r w:rsidR="008C4447">
              <w:rPr>
                <w:noProof/>
                <w:webHidden/>
              </w:rPr>
              <w:fldChar w:fldCharType="separate"/>
            </w:r>
            <w:r w:rsidR="008C4447">
              <w:rPr>
                <w:noProof/>
                <w:webHidden/>
              </w:rPr>
              <w:t>32</w:t>
            </w:r>
            <w:r w:rsidR="008C4447">
              <w:rPr>
                <w:noProof/>
                <w:webHidden/>
              </w:rPr>
              <w:fldChar w:fldCharType="end"/>
            </w:r>
          </w:hyperlink>
        </w:p>
        <w:p w14:paraId="657DE3D4" w14:textId="0401B2A1" w:rsidR="008C4447" w:rsidRDefault="00000000">
          <w:pPr>
            <w:pStyle w:val="TOC3"/>
            <w:tabs>
              <w:tab w:val="left" w:pos="1100"/>
              <w:tab w:val="right" w:leader="dot" w:pos="9016"/>
            </w:tabs>
            <w:rPr>
              <w:noProof/>
              <w:kern w:val="2"/>
              <w:lang w:eastAsia="en-GB"/>
              <w14:ligatures w14:val="standardContextual"/>
            </w:rPr>
          </w:pPr>
          <w:hyperlink w:anchor="_Toc143817256" w:history="1">
            <w:r w:rsidR="008C4447" w:rsidRPr="00FC5069">
              <w:rPr>
                <w:rStyle w:val="Hyperlink"/>
                <w:noProof/>
              </w:rPr>
              <w:t>4.8</w:t>
            </w:r>
            <w:r w:rsidR="008C4447">
              <w:rPr>
                <w:noProof/>
                <w:kern w:val="2"/>
                <w:lang w:eastAsia="en-GB"/>
                <w14:ligatures w14:val="standardContextual"/>
              </w:rPr>
              <w:tab/>
            </w:r>
            <w:r w:rsidR="008C4447" w:rsidRPr="00FC5069">
              <w:rPr>
                <w:rStyle w:val="Hyperlink"/>
                <w:noProof/>
              </w:rPr>
              <w:t>Opportunities</w:t>
            </w:r>
            <w:r w:rsidR="008C4447">
              <w:rPr>
                <w:noProof/>
                <w:webHidden/>
              </w:rPr>
              <w:tab/>
            </w:r>
            <w:r w:rsidR="008C4447">
              <w:rPr>
                <w:noProof/>
                <w:webHidden/>
              </w:rPr>
              <w:fldChar w:fldCharType="begin"/>
            </w:r>
            <w:r w:rsidR="008C4447">
              <w:rPr>
                <w:noProof/>
                <w:webHidden/>
              </w:rPr>
              <w:instrText xml:space="preserve"> PAGEREF _Toc143817256 \h </w:instrText>
            </w:r>
            <w:r w:rsidR="008C4447">
              <w:rPr>
                <w:noProof/>
                <w:webHidden/>
              </w:rPr>
            </w:r>
            <w:r w:rsidR="008C4447">
              <w:rPr>
                <w:noProof/>
                <w:webHidden/>
              </w:rPr>
              <w:fldChar w:fldCharType="separate"/>
            </w:r>
            <w:r w:rsidR="008C4447">
              <w:rPr>
                <w:noProof/>
                <w:webHidden/>
              </w:rPr>
              <w:t>33</w:t>
            </w:r>
            <w:r w:rsidR="008C4447">
              <w:rPr>
                <w:noProof/>
                <w:webHidden/>
              </w:rPr>
              <w:fldChar w:fldCharType="end"/>
            </w:r>
          </w:hyperlink>
        </w:p>
        <w:p w14:paraId="299A23F1" w14:textId="1136194F" w:rsidR="008C4447" w:rsidRDefault="00000000">
          <w:pPr>
            <w:pStyle w:val="TOC2"/>
            <w:tabs>
              <w:tab w:val="left" w:pos="660"/>
            </w:tabs>
            <w:rPr>
              <w:noProof/>
              <w:kern w:val="2"/>
              <w:lang w:eastAsia="en-GB"/>
              <w14:ligatures w14:val="standardContextual"/>
            </w:rPr>
          </w:pPr>
          <w:hyperlink w:anchor="_Toc143817257" w:history="1">
            <w:r w:rsidR="008C4447" w:rsidRPr="00FC5069">
              <w:rPr>
                <w:rStyle w:val="Hyperlink"/>
                <w:noProof/>
              </w:rPr>
              <w:t>5.</w:t>
            </w:r>
            <w:r w:rsidR="008C4447">
              <w:rPr>
                <w:noProof/>
                <w:kern w:val="2"/>
                <w:lang w:eastAsia="en-GB"/>
                <w14:ligatures w14:val="standardContextual"/>
              </w:rPr>
              <w:tab/>
            </w:r>
            <w:r w:rsidR="008C4447" w:rsidRPr="00FC5069">
              <w:rPr>
                <w:rStyle w:val="Hyperlink"/>
                <w:noProof/>
              </w:rPr>
              <w:t>Conclusion</w:t>
            </w:r>
            <w:r w:rsidR="008C4447">
              <w:rPr>
                <w:noProof/>
                <w:webHidden/>
              </w:rPr>
              <w:tab/>
            </w:r>
            <w:r w:rsidR="008C4447">
              <w:rPr>
                <w:noProof/>
                <w:webHidden/>
              </w:rPr>
              <w:fldChar w:fldCharType="begin"/>
            </w:r>
            <w:r w:rsidR="008C4447">
              <w:rPr>
                <w:noProof/>
                <w:webHidden/>
              </w:rPr>
              <w:instrText xml:space="preserve"> PAGEREF _Toc143817257 \h </w:instrText>
            </w:r>
            <w:r w:rsidR="008C4447">
              <w:rPr>
                <w:noProof/>
                <w:webHidden/>
              </w:rPr>
            </w:r>
            <w:r w:rsidR="008C4447">
              <w:rPr>
                <w:noProof/>
                <w:webHidden/>
              </w:rPr>
              <w:fldChar w:fldCharType="separate"/>
            </w:r>
            <w:r w:rsidR="008C4447">
              <w:rPr>
                <w:noProof/>
                <w:webHidden/>
              </w:rPr>
              <w:t>35</w:t>
            </w:r>
            <w:r w:rsidR="008C4447">
              <w:rPr>
                <w:noProof/>
                <w:webHidden/>
              </w:rPr>
              <w:fldChar w:fldCharType="end"/>
            </w:r>
          </w:hyperlink>
        </w:p>
        <w:p w14:paraId="1961ABEB" w14:textId="6B70DFA7" w:rsidR="008C4447" w:rsidRDefault="00000000">
          <w:pPr>
            <w:pStyle w:val="TOC2"/>
            <w:rPr>
              <w:noProof/>
              <w:kern w:val="2"/>
              <w:lang w:eastAsia="en-GB"/>
              <w14:ligatures w14:val="standardContextual"/>
            </w:rPr>
          </w:pPr>
          <w:hyperlink w:anchor="_Toc143817258" w:history="1">
            <w:r w:rsidR="008C4447" w:rsidRPr="00FC5069">
              <w:rPr>
                <w:rStyle w:val="Hyperlink"/>
                <w:noProof/>
              </w:rPr>
              <w:t>Appendix</w:t>
            </w:r>
            <w:r w:rsidR="008C4447">
              <w:rPr>
                <w:noProof/>
                <w:webHidden/>
              </w:rPr>
              <w:tab/>
            </w:r>
            <w:r w:rsidR="008C4447">
              <w:rPr>
                <w:noProof/>
                <w:webHidden/>
              </w:rPr>
              <w:fldChar w:fldCharType="begin"/>
            </w:r>
            <w:r w:rsidR="008C4447">
              <w:rPr>
                <w:noProof/>
                <w:webHidden/>
              </w:rPr>
              <w:instrText xml:space="preserve"> PAGEREF _Toc143817258 \h </w:instrText>
            </w:r>
            <w:r w:rsidR="008C4447">
              <w:rPr>
                <w:noProof/>
                <w:webHidden/>
              </w:rPr>
            </w:r>
            <w:r w:rsidR="008C4447">
              <w:rPr>
                <w:noProof/>
                <w:webHidden/>
              </w:rPr>
              <w:fldChar w:fldCharType="separate"/>
            </w:r>
            <w:r w:rsidR="008C4447">
              <w:rPr>
                <w:noProof/>
                <w:webHidden/>
              </w:rPr>
              <w:t>36</w:t>
            </w:r>
            <w:r w:rsidR="008C4447">
              <w:rPr>
                <w:noProof/>
                <w:webHidden/>
              </w:rPr>
              <w:fldChar w:fldCharType="end"/>
            </w:r>
          </w:hyperlink>
        </w:p>
        <w:p w14:paraId="530D2844" w14:textId="269C180C" w:rsidR="008C4447" w:rsidRDefault="00000000">
          <w:pPr>
            <w:pStyle w:val="TOC3"/>
            <w:tabs>
              <w:tab w:val="right" w:leader="dot" w:pos="9016"/>
            </w:tabs>
            <w:rPr>
              <w:noProof/>
              <w:kern w:val="2"/>
              <w:lang w:eastAsia="en-GB"/>
              <w14:ligatures w14:val="standardContextual"/>
            </w:rPr>
          </w:pPr>
          <w:hyperlink w:anchor="_Toc143817259" w:history="1">
            <w:r w:rsidR="008C4447" w:rsidRPr="00FC5069">
              <w:rPr>
                <w:rStyle w:val="Hyperlink"/>
                <w:noProof/>
              </w:rPr>
              <w:t>Supervisor Meetings</w:t>
            </w:r>
            <w:r w:rsidR="008C4447">
              <w:rPr>
                <w:noProof/>
                <w:webHidden/>
              </w:rPr>
              <w:tab/>
            </w:r>
            <w:r w:rsidR="008C4447">
              <w:rPr>
                <w:noProof/>
                <w:webHidden/>
              </w:rPr>
              <w:fldChar w:fldCharType="begin"/>
            </w:r>
            <w:r w:rsidR="008C4447">
              <w:rPr>
                <w:noProof/>
                <w:webHidden/>
              </w:rPr>
              <w:instrText xml:space="preserve"> PAGEREF _Toc143817259 \h </w:instrText>
            </w:r>
            <w:r w:rsidR="008C4447">
              <w:rPr>
                <w:noProof/>
                <w:webHidden/>
              </w:rPr>
            </w:r>
            <w:r w:rsidR="008C4447">
              <w:rPr>
                <w:noProof/>
                <w:webHidden/>
              </w:rPr>
              <w:fldChar w:fldCharType="separate"/>
            </w:r>
            <w:r w:rsidR="008C4447">
              <w:rPr>
                <w:noProof/>
                <w:webHidden/>
              </w:rPr>
              <w:t>36</w:t>
            </w:r>
            <w:r w:rsidR="008C4447">
              <w:rPr>
                <w:noProof/>
                <w:webHidden/>
              </w:rPr>
              <w:fldChar w:fldCharType="end"/>
            </w:r>
          </w:hyperlink>
        </w:p>
        <w:p w14:paraId="3ACEA700" w14:textId="54F545F6" w:rsidR="008C4447" w:rsidRDefault="00000000">
          <w:pPr>
            <w:pStyle w:val="TOC2"/>
            <w:rPr>
              <w:noProof/>
              <w:kern w:val="2"/>
              <w:lang w:eastAsia="en-GB"/>
              <w14:ligatures w14:val="standardContextual"/>
            </w:rPr>
          </w:pPr>
          <w:hyperlink w:anchor="_Toc143817260" w:history="1">
            <w:r w:rsidR="008C4447" w:rsidRPr="00FC5069">
              <w:rPr>
                <w:rStyle w:val="Hyperlink"/>
                <w:noProof/>
              </w:rPr>
              <w:t>References</w:t>
            </w:r>
            <w:r w:rsidR="008C4447">
              <w:rPr>
                <w:noProof/>
                <w:webHidden/>
              </w:rPr>
              <w:tab/>
            </w:r>
            <w:r w:rsidR="008C4447">
              <w:rPr>
                <w:noProof/>
                <w:webHidden/>
              </w:rPr>
              <w:fldChar w:fldCharType="begin"/>
            </w:r>
            <w:r w:rsidR="008C4447">
              <w:rPr>
                <w:noProof/>
                <w:webHidden/>
              </w:rPr>
              <w:instrText xml:space="preserve"> PAGEREF _Toc143817260 \h </w:instrText>
            </w:r>
            <w:r w:rsidR="008C4447">
              <w:rPr>
                <w:noProof/>
                <w:webHidden/>
              </w:rPr>
            </w:r>
            <w:r w:rsidR="008C4447">
              <w:rPr>
                <w:noProof/>
                <w:webHidden/>
              </w:rPr>
              <w:fldChar w:fldCharType="separate"/>
            </w:r>
            <w:r w:rsidR="008C4447">
              <w:rPr>
                <w:noProof/>
                <w:webHidden/>
              </w:rPr>
              <w:t>37</w:t>
            </w:r>
            <w:r w:rsidR="008C4447">
              <w:rPr>
                <w:noProof/>
                <w:webHidden/>
              </w:rPr>
              <w:fldChar w:fldCharType="end"/>
            </w:r>
          </w:hyperlink>
        </w:p>
        <w:p w14:paraId="435A119D" w14:textId="24E96CDD" w:rsidR="00D84BCD" w:rsidRDefault="00D84BCD">
          <w:r>
            <w:rPr>
              <w:b/>
              <w:bCs/>
              <w:noProof/>
            </w:rPr>
            <w:fldChar w:fldCharType="end"/>
          </w:r>
        </w:p>
      </w:sdtContent>
    </w:sdt>
    <w:p w14:paraId="0FFC6427" w14:textId="77777777" w:rsidR="00C40C99" w:rsidRDefault="00C40C99">
      <w:pPr>
        <w:spacing w:line="252" w:lineRule="auto"/>
      </w:pPr>
      <w:r>
        <w:br w:type="page"/>
      </w:r>
    </w:p>
    <w:p w14:paraId="7EDEABDD" w14:textId="633B4444" w:rsidR="005C1F79" w:rsidRDefault="00F877C3" w:rsidP="00F877C3">
      <w:pPr>
        <w:pStyle w:val="Heading2"/>
      </w:pPr>
      <w:bookmarkStart w:id="4" w:name="_Toc143817230"/>
      <w:r>
        <w:lastRenderedPageBreak/>
        <w:t xml:space="preserve">List of </w:t>
      </w:r>
      <w:r w:rsidR="005C1F79">
        <w:t>Figures</w:t>
      </w:r>
      <w:bookmarkEnd w:id="4"/>
    </w:p>
    <w:p w14:paraId="03964EC6" w14:textId="188010D8" w:rsidR="005C1F79" w:rsidRDefault="005C1F79">
      <w:pPr>
        <w:pStyle w:val="TableofFigures"/>
        <w:tabs>
          <w:tab w:val="right" w:leader="dot" w:pos="9016"/>
        </w:tabs>
        <w:rPr>
          <w:noProof/>
          <w:kern w:val="2"/>
          <w:lang w:eastAsia="en-GB"/>
          <w14:ligatures w14:val="standardContextual"/>
        </w:rPr>
      </w:pPr>
      <w:r>
        <w:fldChar w:fldCharType="begin"/>
      </w:r>
      <w:r>
        <w:instrText xml:space="preserve"> TOC \h \z \c "Figure" </w:instrText>
      </w:r>
      <w:r>
        <w:fldChar w:fldCharType="separate"/>
      </w:r>
      <w:hyperlink w:anchor="_Toc143727393" w:history="1">
        <w:r w:rsidRPr="00723F0F">
          <w:rPr>
            <w:rStyle w:val="Hyperlink"/>
            <w:noProof/>
          </w:rPr>
          <w:t>Figure 1: Illustrative diagram of dasymetric masking.</w:t>
        </w:r>
        <w:r>
          <w:rPr>
            <w:noProof/>
            <w:webHidden/>
          </w:rPr>
          <w:tab/>
        </w:r>
        <w:r>
          <w:rPr>
            <w:noProof/>
            <w:webHidden/>
          </w:rPr>
          <w:fldChar w:fldCharType="begin"/>
        </w:r>
        <w:r>
          <w:rPr>
            <w:noProof/>
            <w:webHidden/>
          </w:rPr>
          <w:instrText xml:space="preserve"> PAGEREF _Toc143727393 \h </w:instrText>
        </w:r>
        <w:r>
          <w:rPr>
            <w:noProof/>
            <w:webHidden/>
          </w:rPr>
        </w:r>
        <w:r>
          <w:rPr>
            <w:noProof/>
            <w:webHidden/>
          </w:rPr>
          <w:fldChar w:fldCharType="separate"/>
        </w:r>
        <w:r>
          <w:rPr>
            <w:noProof/>
            <w:webHidden/>
          </w:rPr>
          <w:t>11</w:t>
        </w:r>
        <w:r>
          <w:rPr>
            <w:noProof/>
            <w:webHidden/>
          </w:rPr>
          <w:fldChar w:fldCharType="end"/>
        </w:r>
      </w:hyperlink>
    </w:p>
    <w:p w14:paraId="3858A5AC" w14:textId="6A1B72C7" w:rsidR="005C1F79" w:rsidRDefault="00000000">
      <w:pPr>
        <w:pStyle w:val="TableofFigures"/>
        <w:tabs>
          <w:tab w:val="right" w:leader="dot" w:pos="9016"/>
        </w:tabs>
        <w:rPr>
          <w:noProof/>
          <w:kern w:val="2"/>
          <w:lang w:eastAsia="en-GB"/>
          <w14:ligatures w14:val="standardContextual"/>
        </w:rPr>
      </w:pPr>
      <w:hyperlink w:anchor="_Toc143727394" w:history="1">
        <w:r w:rsidR="005C1F79" w:rsidRPr="00723F0F">
          <w:rPr>
            <w:rStyle w:val="Hyperlink"/>
            <w:noProof/>
          </w:rPr>
          <w:t>Figure 2: Reference maps of study setting.</w:t>
        </w:r>
        <w:r w:rsidR="005C1F79">
          <w:rPr>
            <w:noProof/>
            <w:webHidden/>
          </w:rPr>
          <w:tab/>
        </w:r>
        <w:r w:rsidR="005C1F79">
          <w:rPr>
            <w:noProof/>
            <w:webHidden/>
          </w:rPr>
          <w:fldChar w:fldCharType="begin"/>
        </w:r>
        <w:r w:rsidR="005C1F79">
          <w:rPr>
            <w:noProof/>
            <w:webHidden/>
          </w:rPr>
          <w:instrText xml:space="preserve"> PAGEREF _Toc143727394 \h </w:instrText>
        </w:r>
        <w:r w:rsidR="005C1F79">
          <w:rPr>
            <w:noProof/>
            <w:webHidden/>
          </w:rPr>
        </w:r>
        <w:r w:rsidR="005C1F79">
          <w:rPr>
            <w:noProof/>
            <w:webHidden/>
          </w:rPr>
          <w:fldChar w:fldCharType="separate"/>
        </w:r>
        <w:r w:rsidR="005C1F79">
          <w:rPr>
            <w:noProof/>
            <w:webHidden/>
          </w:rPr>
          <w:t>15</w:t>
        </w:r>
        <w:r w:rsidR="005C1F79">
          <w:rPr>
            <w:noProof/>
            <w:webHidden/>
          </w:rPr>
          <w:fldChar w:fldCharType="end"/>
        </w:r>
      </w:hyperlink>
    </w:p>
    <w:p w14:paraId="3BD8839D" w14:textId="1A594AFD" w:rsidR="005C1F79" w:rsidRDefault="00000000">
      <w:pPr>
        <w:pStyle w:val="TableofFigures"/>
        <w:tabs>
          <w:tab w:val="right" w:leader="dot" w:pos="9016"/>
        </w:tabs>
        <w:rPr>
          <w:noProof/>
          <w:kern w:val="2"/>
          <w:lang w:eastAsia="en-GB"/>
          <w14:ligatures w14:val="standardContextual"/>
        </w:rPr>
      </w:pPr>
      <w:hyperlink w:anchor="_Toc143727395" w:history="1">
        <w:r w:rsidR="005C1F79" w:rsidRPr="00723F0F">
          <w:rPr>
            <w:rStyle w:val="Hyperlink"/>
            <w:noProof/>
          </w:rPr>
          <w:t>Figure 3: Overview of buffer iteration process.</w:t>
        </w:r>
        <w:r w:rsidR="005C1F79">
          <w:rPr>
            <w:noProof/>
            <w:webHidden/>
          </w:rPr>
          <w:tab/>
        </w:r>
        <w:r w:rsidR="005C1F79">
          <w:rPr>
            <w:noProof/>
            <w:webHidden/>
          </w:rPr>
          <w:fldChar w:fldCharType="begin"/>
        </w:r>
        <w:r w:rsidR="005C1F79">
          <w:rPr>
            <w:noProof/>
            <w:webHidden/>
          </w:rPr>
          <w:instrText xml:space="preserve"> PAGEREF _Toc143727395 \h </w:instrText>
        </w:r>
        <w:r w:rsidR="005C1F79">
          <w:rPr>
            <w:noProof/>
            <w:webHidden/>
          </w:rPr>
        </w:r>
        <w:r w:rsidR="005C1F79">
          <w:rPr>
            <w:noProof/>
            <w:webHidden/>
          </w:rPr>
          <w:fldChar w:fldCharType="separate"/>
        </w:r>
        <w:r w:rsidR="005C1F79">
          <w:rPr>
            <w:noProof/>
            <w:webHidden/>
          </w:rPr>
          <w:t>18</w:t>
        </w:r>
        <w:r w:rsidR="005C1F79">
          <w:rPr>
            <w:noProof/>
            <w:webHidden/>
          </w:rPr>
          <w:fldChar w:fldCharType="end"/>
        </w:r>
      </w:hyperlink>
    </w:p>
    <w:p w14:paraId="7C3DE67D" w14:textId="1400B6A5" w:rsidR="005C1F79" w:rsidRDefault="00000000">
      <w:pPr>
        <w:pStyle w:val="TableofFigures"/>
        <w:tabs>
          <w:tab w:val="right" w:leader="dot" w:pos="9016"/>
        </w:tabs>
        <w:rPr>
          <w:noProof/>
          <w:kern w:val="2"/>
          <w:lang w:eastAsia="en-GB"/>
          <w14:ligatures w14:val="standardContextual"/>
        </w:rPr>
      </w:pPr>
      <w:hyperlink w:anchor="_Toc143727396" w:history="1">
        <w:r w:rsidR="005C1F79" w:rsidRPr="00723F0F">
          <w:rPr>
            <w:rStyle w:val="Hyperlink"/>
            <w:noProof/>
          </w:rPr>
          <w:t>Figure 4: Distribution of ADP</w:t>
        </w:r>
        <w:r w:rsidR="005C1F79" w:rsidRPr="00723F0F">
          <w:rPr>
            <w:rStyle w:val="Hyperlink"/>
            <w:noProof/>
            <w:vertAlign w:val="subscript"/>
          </w:rPr>
          <w:t>A</w:t>
        </w:r>
        <w:r w:rsidR="005C1F79" w:rsidRPr="00723F0F">
          <w:rPr>
            <w:rStyle w:val="Hyperlink"/>
            <w:noProof/>
          </w:rPr>
          <w:t xml:space="preserve"> district estimates against census results, by ADP</w:t>
        </w:r>
        <w:r w:rsidR="005C1F79" w:rsidRPr="00723F0F">
          <w:rPr>
            <w:rStyle w:val="Hyperlink"/>
            <w:noProof/>
            <w:vertAlign w:val="subscript"/>
          </w:rPr>
          <w:t>C</w:t>
        </w:r>
        <w:r w:rsidR="005C1F79" w:rsidRPr="00723F0F">
          <w:rPr>
            <w:rStyle w:val="Hyperlink"/>
            <w:noProof/>
          </w:rPr>
          <w:t xml:space="preserve"> method, Karnataka.</w:t>
        </w:r>
        <w:r w:rsidR="005C1F79">
          <w:rPr>
            <w:noProof/>
            <w:webHidden/>
          </w:rPr>
          <w:tab/>
        </w:r>
        <w:r w:rsidR="005C1F79">
          <w:rPr>
            <w:noProof/>
            <w:webHidden/>
          </w:rPr>
          <w:fldChar w:fldCharType="begin"/>
        </w:r>
        <w:r w:rsidR="005C1F79">
          <w:rPr>
            <w:noProof/>
            <w:webHidden/>
          </w:rPr>
          <w:instrText xml:space="preserve"> PAGEREF _Toc143727396 \h </w:instrText>
        </w:r>
        <w:r w:rsidR="005C1F79">
          <w:rPr>
            <w:noProof/>
            <w:webHidden/>
          </w:rPr>
        </w:r>
        <w:r w:rsidR="005C1F79">
          <w:rPr>
            <w:noProof/>
            <w:webHidden/>
          </w:rPr>
          <w:fldChar w:fldCharType="separate"/>
        </w:r>
        <w:r w:rsidR="005C1F79">
          <w:rPr>
            <w:noProof/>
            <w:webHidden/>
          </w:rPr>
          <w:t>20</w:t>
        </w:r>
        <w:r w:rsidR="005C1F79">
          <w:rPr>
            <w:noProof/>
            <w:webHidden/>
          </w:rPr>
          <w:fldChar w:fldCharType="end"/>
        </w:r>
      </w:hyperlink>
    </w:p>
    <w:p w14:paraId="6DC03C0C" w14:textId="2728C2F3" w:rsidR="005C1F79" w:rsidRDefault="00000000">
      <w:pPr>
        <w:pStyle w:val="TableofFigures"/>
        <w:tabs>
          <w:tab w:val="right" w:leader="dot" w:pos="9016"/>
        </w:tabs>
        <w:rPr>
          <w:noProof/>
          <w:kern w:val="2"/>
          <w:lang w:eastAsia="en-GB"/>
          <w14:ligatures w14:val="standardContextual"/>
        </w:rPr>
      </w:pPr>
      <w:hyperlink w:anchor="_Toc143727397" w:history="1">
        <w:r w:rsidR="005C1F79" w:rsidRPr="00723F0F">
          <w:rPr>
            <w:rStyle w:val="Hyperlink"/>
            <w:noProof/>
          </w:rPr>
          <w:t>Figure 5: Distribution of buffer radius estimates by spatial resolution of input cropland data, Karnataka.</w:t>
        </w:r>
        <w:r w:rsidR="005C1F79">
          <w:rPr>
            <w:noProof/>
            <w:webHidden/>
          </w:rPr>
          <w:tab/>
        </w:r>
        <w:r w:rsidR="005C1F79">
          <w:rPr>
            <w:noProof/>
            <w:webHidden/>
          </w:rPr>
          <w:fldChar w:fldCharType="begin"/>
        </w:r>
        <w:r w:rsidR="005C1F79">
          <w:rPr>
            <w:noProof/>
            <w:webHidden/>
          </w:rPr>
          <w:instrText xml:space="preserve"> PAGEREF _Toc143727397 \h </w:instrText>
        </w:r>
        <w:r w:rsidR="005C1F79">
          <w:rPr>
            <w:noProof/>
            <w:webHidden/>
          </w:rPr>
        </w:r>
        <w:r w:rsidR="005C1F79">
          <w:rPr>
            <w:noProof/>
            <w:webHidden/>
          </w:rPr>
          <w:fldChar w:fldCharType="separate"/>
        </w:r>
        <w:r w:rsidR="005C1F79">
          <w:rPr>
            <w:noProof/>
            <w:webHidden/>
          </w:rPr>
          <w:t>21</w:t>
        </w:r>
        <w:r w:rsidR="005C1F79">
          <w:rPr>
            <w:noProof/>
            <w:webHidden/>
          </w:rPr>
          <w:fldChar w:fldCharType="end"/>
        </w:r>
      </w:hyperlink>
    </w:p>
    <w:p w14:paraId="02CC9545" w14:textId="2C4D4B1F" w:rsidR="005C1F79" w:rsidRDefault="00000000">
      <w:pPr>
        <w:pStyle w:val="TableofFigures"/>
        <w:tabs>
          <w:tab w:val="right" w:leader="dot" w:pos="9016"/>
        </w:tabs>
        <w:rPr>
          <w:noProof/>
          <w:kern w:val="2"/>
          <w:lang w:eastAsia="en-GB"/>
          <w14:ligatures w14:val="standardContextual"/>
        </w:rPr>
      </w:pPr>
      <w:hyperlink w:anchor="_Toc143727398" w:history="1">
        <w:r w:rsidR="005C1F79" w:rsidRPr="00723F0F">
          <w:rPr>
            <w:rStyle w:val="Hyperlink"/>
            <w:noProof/>
          </w:rPr>
          <w:t>Figure 6: Spatial distribution of inputs and results, Karnataka.</w:t>
        </w:r>
        <w:r w:rsidR="005C1F79">
          <w:rPr>
            <w:noProof/>
            <w:webHidden/>
          </w:rPr>
          <w:tab/>
        </w:r>
        <w:r w:rsidR="005C1F79">
          <w:rPr>
            <w:noProof/>
            <w:webHidden/>
          </w:rPr>
          <w:fldChar w:fldCharType="begin"/>
        </w:r>
        <w:r w:rsidR="005C1F79">
          <w:rPr>
            <w:noProof/>
            <w:webHidden/>
          </w:rPr>
          <w:instrText xml:space="preserve"> PAGEREF _Toc143727398 \h </w:instrText>
        </w:r>
        <w:r w:rsidR="005C1F79">
          <w:rPr>
            <w:noProof/>
            <w:webHidden/>
          </w:rPr>
        </w:r>
        <w:r w:rsidR="005C1F79">
          <w:rPr>
            <w:noProof/>
            <w:webHidden/>
          </w:rPr>
          <w:fldChar w:fldCharType="separate"/>
        </w:r>
        <w:r w:rsidR="005C1F79">
          <w:rPr>
            <w:noProof/>
            <w:webHidden/>
          </w:rPr>
          <w:t>22</w:t>
        </w:r>
        <w:r w:rsidR="005C1F79">
          <w:rPr>
            <w:noProof/>
            <w:webHidden/>
          </w:rPr>
          <w:fldChar w:fldCharType="end"/>
        </w:r>
      </w:hyperlink>
    </w:p>
    <w:p w14:paraId="7D8723BF" w14:textId="4D8CD9C0" w:rsidR="005C1F79" w:rsidRDefault="00000000">
      <w:pPr>
        <w:pStyle w:val="TableofFigures"/>
        <w:tabs>
          <w:tab w:val="right" w:leader="dot" w:pos="9016"/>
        </w:tabs>
        <w:rPr>
          <w:noProof/>
          <w:kern w:val="2"/>
          <w:lang w:eastAsia="en-GB"/>
          <w14:ligatures w14:val="standardContextual"/>
        </w:rPr>
      </w:pPr>
      <w:hyperlink w:anchor="_Toc143727399" w:history="1">
        <w:r w:rsidR="005C1F79" w:rsidRPr="00723F0F">
          <w:rPr>
            <w:rStyle w:val="Hyperlink"/>
            <w:noProof/>
          </w:rPr>
          <w:t>Figure 7: Spatial distribution maps of buffer radius.</w:t>
        </w:r>
        <w:r w:rsidR="005C1F79">
          <w:rPr>
            <w:noProof/>
            <w:webHidden/>
          </w:rPr>
          <w:tab/>
        </w:r>
        <w:r w:rsidR="005C1F79">
          <w:rPr>
            <w:noProof/>
            <w:webHidden/>
          </w:rPr>
          <w:fldChar w:fldCharType="begin"/>
        </w:r>
        <w:r w:rsidR="005C1F79">
          <w:rPr>
            <w:noProof/>
            <w:webHidden/>
          </w:rPr>
          <w:instrText xml:space="preserve"> PAGEREF _Toc143727399 \h </w:instrText>
        </w:r>
        <w:r w:rsidR="005C1F79">
          <w:rPr>
            <w:noProof/>
            <w:webHidden/>
          </w:rPr>
        </w:r>
        <w:r w:rsidR="005C1F79">
          <w:rPr>
            <w:noProof/>
            <w:webHidden/>
          </w:rPr>
          <w:fldChar w:fldCharType="separate"/>
        </w:r>
        <w:r w:rsidR="005C1F79">
          <w:rPr>
            <w:noProof/>
            <w:webHidden/>
          </w:rPr>
          <w:t>23</w:t>
        </w:r>
        <w:r w:rsidR="005C1F79">
          <w:rPr>
            <w:noProof/>
            <w:webHidden/>
          </w:rPr>
          <w:fldChar w:fldCharType="end"/>
        </w:r>
      </w:hyperlink>
    </w:p>
    <w:p w14:paraId="4473529F" w14:textId="1D843FBE" w:rsidR="005C1F79" w:rsidRDefault="00000000">
      <w:pPr>
        <w:pStyle w:val="TableofFigures"/>
        <w:tabs>
          <w:tab w:val="right" w:leader="dot" w:pos="9016"/>
        </w:tabs>
        <w:rPr>
          <w:noProof/>
          <w:kern w:val="2"/>
          <w:lang w:eastAsia="en-GB"/>
          <w14:ligatures w14:val="standardContextual"/>
        </w:rPr>
      </w:pPr>
      <w:hyperlink w:anchor="_Toc143727400" w:history="1">
        <w:r w:rsidR="005C1F79" w:rsidRPr="00723F0F">
          <w:rPr>
            <w:rStyle w:val="Hyperlink"/>
            <w:noProof/>
          </w:rPr>
          <w:t>Figure 8: Buffer radius by selected district characteristics, India.</w:t>
        </w:r>
        <w:r w:rsidR="005C1F79">
          <w:rPr>
            <w:noProof/>
            <w:webHidden/>
          </w:rPr>
          <w:tab/>
        </w:r>
        <w:r w:rsidR="005C1F79">
          <w:rPr>
            <w:noProof/>
            <w:webHidden/>
          </w:rPr>
          <w:fldChar w:fldCharType="begin"/>
        </w:r>
        <w:r w:rsidR="005C1F79">
          <w:rPr>
            <w:noProof/>
            <w:webHidden/>
          </w:rPr>
          <w:instrText xml:space="preserve"> PAGEREF _Toc143727400 \h </w:instrText>
        </w:r>
        <w:r w:rsidR="005C1F79">
          <w:rPr>
            <w:noProof/>
            <w:webHidden/>
          </w:rPr>
        </w:r>
        <w:r w:rsidR="005C1F79">
          <w:rPr>
            <w:noProof/>
            <w:webHidden/>
          </w:rPr>
          <w:fldChar w:fldCharType="separate"/>
        </w:r>
        <w:r w:rsidR="005C1F79">
          <w:rPr>
            <w:noProof/>
            <w:webHidden/>
          </w:rPr>
          <w:t>24</w:t>
        </w:r>
        <w:r w:rsidR="005C1F79">
          <w:rPr>
            <w:noProof/>
            <w:webHidden/>
          </w:rPr>
          <w:fldChar w:fldCharType="end"/>
        </w:r>
      </w:hyperlink>
    </w:p>
    <w:p w14:paraId="4FCB8594" w14:textId="77777777" w:rsidR="00CF456F" w:rsidRDefault="005C1F79">
      <w:pPr>
        <w:spacing w:line="252" w:lineRule="auto"/>
      </w:pPr>
      <w:r>
        <w:fldChar w:fldCharType="end"/>
      </w:r>
    </w:p>
    <w:p w14:paraId="508FF9B1" w14:textId="77777777" w:rsidR="00CF456F" w:rsidRDefault="00CF456F">
      <w:pPr>
        <w:spacing w:line="252" w:lineRule="auto"/>
      </w:pPr>
      <w:r>
        <w:br w:type="page"/>
      </w:r>
    </w:p>
    <w:p w14:paraId="51AB2776" w14:textId="7C4B0833" w:rsidR="00CF456F" w:rsidRDefault="00CF456F" w:rsidP="00CF456F">
      <w:pPr>
        <w:pStyle w:val="Heading2"/>
      </w:pPr>
      <w:bookmarkStart w:id="5" w:name="_Toc143817231"/>
      <w:r>
        <w:lastRenderedPageBreak/>
        <w:t>List of Tables</w:t>
      </w:r>
      <w:bookmarkEnd w:id="5"/>
    </w:p>
    <w:p w14:paraId="5D9043A8" w14:textId="0A0D3F9A" w:rsidR="0017386A" w:rsidRDefault="00CF456F" w:rsidP="0017386A">
      <w:pPr>
        <w:pStyle w:val="TableofFigures"/>
        <w:tabs>
          <w:tab w:val="right" w:leader="dot" w:pos="9016"/>
        </w:tabs>
        <w:jc w:val="left"/>
        <w:rPr>
          <w:noProof/>
          <w:kern w:val="2"/>
          <w:lang w:eastAsia="en-GB"/>
          <w14:ligatures w14:val="standardContextual"/>
        </w:rPr>
      </w:pPr>
      <w:r>
        <w:fldChar w:fldCharType="begin"/>
      </w:r>
      <w:r>
        <w:instrText xml:space="preserve"> TOC \h \z \c "Table" </w:instrText>
      </w:r>
      <w:r>
        <w:fldChar w:fldCharType="separate"/>
      </w:r>
      <w:hyperlink w:anchor="_Toc143811625" w:history="1">
        <w:r w:rsidR="0017386A" w:rsidRPr="00833A7D">
          <w:rPr>
            <w:rStyle w:val="Hyperlink"/>
            <w:noProof/>
          </w:rPr>
          <w:t>Table 1: Characteristics of 2011 Indian Census Districts (n = 640)</w:t>
        </w:r>
        <w:r w:rsidR="0017386A">
          <w:rPr>
            <w:noProof/>
            <w:webHidden/>
          </w:rPr>
          <w:tab/>
        </w:r>
        <w:r w:rsidR="0017386A">
          <w:rPr>
            <w:noProof/>
            <w:webHidden/>
          </w:rPr>
          <w:fldChar w:fldCharType="begin"/>
        </w:r>
        <w:r w:rsidR="0017386A">
          <w:rPr>
            <w:noProof/>
            <w:webHidden/>
          </w:rPr>
          <w:instrText xml:space="preserve"> PAGEREF _Toc143811625 \h </w:instrText>
        </w:r>
        <w:r w:rsidR="0017386A">
          <w:rPr>
            <w:noProof/>
            <w:webHidden/>
          </w:rPr>
        </w:r>
        <w:r w:rsidR="0017386A">
          <w:rPr>
            <w:noProof/>
            <w:webHidden/>
          </w:rPr>
          <w:fldChar w:fldCharType="separate"/>
        </w:r>
        <w:r w:rsidR="0017386A">
          <w:rPr>
            <w:noProof/>
            <w:webHidden/>
          </w:rPr>
          <w:t>9</w:t>
        </w:r>
        <w:r w:rsidR="0017386A">
          <w:rPr>
            <w:noProof/>
            <w:webHidden/>
          </w:rPr>
          <w:fldChar w:fldCharType="end"/>
        </w:r>
      </w:hyperlink>
    </w:p>
    <w:p w14:paraId="02805B54" w14:textId="2C036B6D" w:rsidR="0017386A" w:rsidRDefault="00000000" w:rsidP="0017386A">
      <w:pPr>
        <w:pStyle w:val="TableofFigures"/>
        <w:tabs>
          <w:tab w:val="right" w:leader="dot" w:pos="9016"/>
        </w:tabs>
        <w:jc w:val="left"/>
        <w:rPr>
          <w:noProof/>
          <w:kern w:val="2"/>
          <w:lang w:eastAsia="en-GB"/>
          <w14:ligatures w14:val="standardContextual"/>
        </w:rPr>
      </w:pPr>
      <w:hyperlink w:anchor="_Toc143811626" w:history="1">
        <w:r w:rsidR="0017386A" w:rsidRPr="00833A7D">
          <w:rPr>
            <w:rStyle w:val="Hyperlink"/>
            <w:noProof/>
          </w:rPr>
          <w:t xml:space="preserve">Table 2: Selected World Population Grid Datasets, adapted from Leyk et al. </w:t>
        </w:r>
        <w:r w:rsidR="0017386A" w:rsidRPr="00833A7D">
          <w:rPr>
            <w:rStyle w:val="Hyperlink"/>
            <w:rFonts w:ascii="Arial" w:hAnsi="Arial" w:cs="Arial"/>
            <w:noProof/>
          </w:rPr>
          <w:t>(2019)</w:t>
        </w:r>
        <w:r w:rsidR="0017386A">
          <w:rPr>
            <w:noProof/>
            <w:webHidden/>
          </w:rPr>
          <w:tab/>
        </w:r>
        <w:r w:rsidR="0017386A">
          <w:rPr>
            <w:noProof/>
            <w:webHidden/>
          </w:rPr>
          <w:fldChar w:fldCharType="begin"/>
        </w:r>
        <w:r w:rsidR="0017386A">
          <w:rPr>
            <w:noProof/>
            <w:webHidden/>
          </w:rPr>
          <w:instrText xml:space="preserve"> PAGEREF _Toc143811626 \h </w:instrText>
        </w:r>
        <w:r w:rsidR="0017386A">
          <w:rPr>
            <w:noProof/>
            <w:webHidden/>
          </w:rPr>
        </w:r>
        <w:r w:rsidR="0017386A">
          <w:rPr>
            <w:noProof/>
            <w:webHidden/>
          </w:rPr>
          <w:fldChar w:fldCharType="separate"/>
        </w:r>
        <w:r w:rsidR="0017386A">
          <w:rPr>
            <w:noProof/>
            <w:webHidden/>
          </w:rPr>
          <w:t>13</w:t>
        </w:r>
        <w:r w:rsidR="0017386A">
          <w:rPr>
            <w:noProof/>
            <w:webHidden/>
          </w:rPr>
          <w:fldChar w:fldCharType="end"/>
        </w:r>
      </w:hyperlink>
    </w:p>
    <w:p w14:paraId="113C4A15" w14:textId="7BA28C11" w:rsidR="0017386A" w:rsidRDefault="00000000" w:rsidP="0017386A">
      <w:pPr>
        <w:pStyle w:val="TableofFigures"/>
        <w:tabs>
          <w:tab w:val="right" w:leader="dot" w:pos="9016"/>
        </w:tabs>
        <w:jc w:val="left"/>
        <w:rPr>
          <w:noProof/>
          <w:kern w:val="2"/>
          <w:lang w:eastAsia="en-GB"/>
          <w14:ligatures w14:val="standardContextual"/>
        </w:rPr>
      </w:pPr>
      <w:hyperlink w:anchor="_Toc143811627" w:history="1">
        <w:r w:rsidR="0017386A" w:rsidRPr="00833A7D">
          <w:rPr>
            <w:rStyle w:val="Hyperlink"/>
            <w:noProof/>
          </w:rPr>
          <w:t>Table</w:t>
        </w:r>
        <w:r w:rsidR="0017386A">
          <w:rPr>
            <w:rStyle w:val="Hyperlink"/>
            <w:noProof/>
          </w:rPr>
          <w:t xml:space="preserve"> </w:t>
        </w:r>
        <w:r w:rsidR="0017386A" w:rsidRPr="00833A7D">
          <w:rPr>
            <w:rStyle w:val="Hyperlink"/>
            <w:noProof/>
          </w:rPr>
          <w:t xml:space="preserve">3: Global Human Settlement Layer – Settlement Model Grid (GHS-SMOD) Classification Rules </w:t>
        </w:r>
        <w:r w:rsidR="0017386A" w:rsidRPr="00833A7D">
          <w:rPr>
            <w:rStyle w:val="Hyperlink"/>
            <w:rFonts w:ascii="Arial" w:hAnsi="Arial" w:cs="Arial"/>
            <w:noProof/>
          </w:rPr>
          <w:t>(Schiavina, Melchiorri and Pesaresi, 2023)</w:t>
        </w:r>
        <w:r w:rsidR="0017386A">
          <w:rPr>
            <w:noProof/>
            <w:webHidden/>
          </w:rPr>
          <w:tab/>
        </w:r>
        <w:r w:rsidR="0017386A">
          <w:rPr>
            <w:noProof/>
            <w:webHidden/>
          </w:rPr>
          <w:fldChar w:fldCharType="begin"/>
        </w:r>
        <w:r w:rsidR="0017386A">
          <w:rPr>
            <w:noProof/>
            <w:webHidden/>
          </w:rPr>
          <w:instrText xml:space="preserve"> PAGEREF _Toc143811627 \h </w:instrText>
        </w:r>
        <w:r w:rsidR="0017386A">
          <w:rPr>
            <w:noProof/>
            <w:webHidden/>
          </w:rPr>
        </w:r>
        <w:r w:rsidR="0017386A">
          <w:rPr>
            <w:noProof/>
            <w:webHidden/>
          </w:rPr>
          <w:fldChar w:fldCharType="separate"/>
        </w:r>
        <w:r w:rsidR="0017386A">
          <w:rPr>
            <w:noProof/>
            <w:webHidden/>
          </w:rPr>
          <w:t>15</w:t>
        </w:r>
        <w:r w:rsidR="0017386A">
          <w:rPr>
            <w:noProof/>
            <w:webHidden/>
          </w:rPr>
          <w:fldChar w:fldCharType="end"/>
        </w:r>
      </w:hyperlink>
    </w:p>
    <w:p w14:paraId="50F2D3AF" w14:textId="4444DE9C" w:rsidR="0017386A" w:rsidRDefault="00000000" w:rsidP="0017386A">
      <w:pPr>
        <w:pStyle w:val="TableofFigures"/>
        <w:tabs>
          <w:tab w:val="right" w:leader="dot" w:pos="9016"/>
        </w:tabs>
        <w:jc w:val="left"/>
        <w:rPr>
          <w:noProof/>
          <w:kern w:val="2"/>
          <w:lang w:eastAsia="en-GB"/>
          <w14:ligatures w14:val="standardContextual"/>
        </w:rPr>
      </w:pPr>
      <w:hyperlink w:anchor="_Toc143811628" w:history="1">
        <w:r w:rsidR="0017386A" w:rsidRPr="00833A7D">
          <w:rPr>
            <w:rStyle w:val="Hyperlink"/>
            <w:noProof/>
          </w:rPr>
          <w:t>Table 4: Demographic and land use characteristics of ineligible districts.</w:t>
        </w:r>
        <w:r w:rsidR="0017386A">
          <w:rPr>
            <w:noProof/>
            <w:webHidden/>
          </w:rPr>
          <w:tab/>
        </w:r>
        <w:r w:rsidR="0017386A">
          <w:rPr>
            <w:noProof/>
            <w:webHidden/>
          </w:rPr>
          <w:fldChar w:fldCharType="begin"/>
        </w:r>
        <w:r w:rsidR="0017386A">
          <w:rPr>
            <w:noProof/>
            <w:webHidden/>
          </w:rPr>
          <w:instrText xml:space="preserve"> PAGEREF _Toc143811628 \h </w:instrText>
        </w:r>
        <w:r w:rsidR="0017386A">
          <w:rPr>
            <w:noProof/>
            <w:webHidden/>
          </w:rPr>
        </w:r>
        <w:r w:rsidR="0017386A">
          <w:rPr>
            <w:noProof/>
            <w:webHidden/>
          </w:rPr>
          <w:fldChar w:fldCharType="separate"/>
        </w:r>
        <w:r w:rsidR="0017386A">
          <w:rPr>
            <w:noProof/>
            <w:webHidden/>
          </w:rPr>
          <w:t>27</w:t>
        </w:r>
        <w:r w:rsidR="0017386A">
          <w:rPr>
            <w:noProof/>
            <w:webHidden/>
          </w:rPr>
          <w:fldChar w:fldCharType="end"/>
        </w:r>
      </w:hyperlink>
    </w:p>
    <w:p w14:paraId="784A8B1A" w14:textId="0EAFB911" w:rsidR="00641D0F" w:rsidRDefault="00CF456F">
      <w:pPr>
        <w:spacing w:line="252" w:lineRule="auto"/>
      </w:pPr>
      <w:r>
        <w:fldChar w:fldCharType="end"/>
      </w:r>
      <w:r w:rsidR="00E342E3">
        <w:br w:type="page"/>
      </w:r>
    </w:p>
    <w:p w14:paraId="2B154DB8" w14:textId="12563358" w:rsidR="005C1F79" w:rsidRDefault="005C1F79">
      <w:pPr>
        <w:spacing w:line="252" w:lineRule="auto"/>
        <w:sectPr w:rsidR="005C1F79">
          <w:pgSz w:w="11906" w:h="16838"/>
          <w:pgMar w:top="1440" w:right="1440" w:bottom="1440" w:left="1440" w:header="708" w:footer="708" w:gutter="0"/>
          <w:cols w:space="708"/>
          <w:docGrid w:linePitch="360"/>
        </w:sectPr>
      </w:pPr>
    </w:p>
    <w:p w14:paraId="6C9EE655" w14:textId="296B341F" w:rsidR="00B75936" w:rsidRDefault="00B75936" w:rsidP="005A537D">
      <w:pPr>
        <w:pStyle w:val="Heading2"/>
        <w:numPr>
          <w:ilvl w:val="0"/>
          <w:numId w:val="19"/>
        </w:numPr>
      </w:pPr>
      <w:bookmarkStart w:id="6" w:name="_Ref143269289"/>
      <w:bookmarkStart w:id="7" w:name="_Ref143269293"/>
      <w:bookmarkStart w:id="8" w:name="_Ref143269318"/>
      <w:bookmarkStart w:id="9" w:name="_Toc143817232"/>
      <w:r>
        <w:lastRenderedPageBreak/>
        <w:t>Introduction</w:t>
      </w:r>
      <w:bookmarkEnd w:id="6"/>
      <w:bookmarkEnd w:id="7"/>
      <w:bookmarkEnd w:id="8"/>
      <w:bookmarkEnd w:id="9"/>
    </w:p>
    <w:p w14:paraId="67B6A821" w14:textId="2EAF6A3A"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w:t>
      </w:r>
      <w:r w:rsidR="002655AC">
        <w:t>risk</w:t>
      </w:r>
      <w:r>
        <w:t xml:space="preserve">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F7299E3" w:rsidR="00E14473" w:rsidRPr="00D86ED8"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rsidR="00D86ED8">
        <w:t>, and of heightened vulnerability to drought, disaster events, and climate change</w:t>
      </w:r>
      <w:r>
        <w:t>.</w:t>
      </w:r>
      <w:r w:rsidR="002D1A3F">
        <w:t xml:space="preserve"> </w:t>
      </w:r>
      <w:r w:rsidR="00D86ED8">
        <w:t xml:space="preserve">In the latest </w:t>
      </w:r>
      <w:r w:rsidR="00D86ED8">
        <w:rPr>
          <w:i/>
          <w:iCs/>
        </w:rPr>
        <w:t>State of Food Security</w:t>
      </w:r>
      <w:r w:rsidR="00D86ED8">
        <w:t xml:space="preserve"> report, the Food and Agriculture Organisation (FAO) explicitly acknowledge the “megatrend” of urbanisation as a factor impacting food systems globally</w:t>
      </w:r>
      <w:r w:rsidR="00E011CF">
        <w:t xml:space="preserve">, and the need for greater understanding of the changing spatial distribution of </w:t>
      </w:r>
      <w:r w:rsidR="003D3B16">
        <w:t>agricultural</w:t>
      </w:r>
      <w:r w:rsidR="00E011CF">
        <w:t xml:space="preserve"> production – and the communities involved – across the urban-rural continuum </w:t>
      </w:r>
      <w:r w:rsidR="00E011CF">
        <w:fldChar w:fldCharType="begin"/>
      </w:r>
      <w:r w:rsidR="00E011CF">
        <w:instrText xml:space="preserve"> ADDIN ZOTERO_ITEM CSL_CITATION {"citationID":"sJbAIHj2","properties":{"formattedCitation":"(FAO,  IFAD,  UNICEF,  WFP,  WHO, 2023)","plainCitation":"(FAO,  IFAD,  UNICEF,  WFP,  WHO, 2023)","noteIndex":0},"citationItems":[{"id":6666,"uris":["http://zotero.org/users/10222370/items/628KNJP4"],"itemData":{"id":6666,"type":"book","abstract":"This report provides an update on global progress towards the targets of ending hunger (SDG Target 2.1) and all forms of malnutrition (SDG Target 2.2) and estimates on the number of people who are unable to afford a healthy diet. Since its 2017 edition, this report has repeatedly highlighted that the intensification and interaction of conflict, climate extremes and economic slowdowns and downturns, combined with highly unaffordable nutritious foods and growing inequality, are pushing us off track to meet the SDG 2 targets. However, other important megatrends must also be factored into the analysis to fully understand the challenges and opportunities for meeting the SDG 2 targets. One such megatrend, and the focus of this year’s report, is urbanization. New evidence shows that food purchases in some countries are no longer high only among urban households but also among rural households. Consumption of highly processed foods is also increasing in peri-urban and rural areas of some countries. These changes are affecting people’s food security and nutrition in ways that differ depending on where they live across the rural–urban continuum. This timely and relevant theme is aligned with the United Nations General Assembly-endorsed New Urban Agenda, and the report provides recommendations on the policies, investments and actions needed to address the challenges of agrifood systems transformation under urbanization and to enable opportunities for ensuring access to affordable healthy diets for everyone.\n\nLast update 03/08/2023","collection-number":"2023","collection-title":"The State of Food Security and Nutrition in the World (SOFI)","event-place":"Rome, Italy","ISBN":"978-92-5-137226-5","language":"en","note":"DOI: 10.4060/cc3017en","number-of-pages":"316","publisher":"FAO","publisher-place":"Rome, Italy","source":"FAO Publications","title":"The State of Food Security and Nutrition in the World 2023: Urbanization, agrifood systems transformation and healthy diets across the rural–urban continuum","title-short":"The State of Food Security and Nutrition in the World 2023","URL":"https://www.fao.org/documents/card/en/c/cc3017en","author":[{"literal":"FAO,  IFAD,  UNICEF,  WFP,  WHO"}],"accessed":{"date-parts":[["2023",8,24]]},"issued":{"date-parts":[["2023"]]},"citation-key":"faoifadunicefwfpwhoStateFoodSecurity2023"}}],"schema":"https://github.com/citation-style-language/schema/raw/master/csl-citation.json"} </w:instrText>
      </w:r>
      <w:r w:rsidR="00E011CF">
        <w:fldChar w:fldCharType="separate"/>
      </w:r>
      <w:r w:rsidR="00E011CF" w:rsidRPr="00E011CF">
        <w:rPr>
          <w:rFonts w:ascii="Arial" w:hAnsi="Arial" w:cs="Arial"/>
        </w:rPr>
        <w:t>(FAO,  IFAD,  UNICEF,  WFP,  WHO, 2023)</w:t>
      </w:r>
      <w:r w:rsidR="00E011CF">
        <w:fldChar w:fldCharType="end"/>
      </w:r>
      <w:r w:rsidR="00E011CF">
        <w:t xml:space="preserve">. </w:t>
      </w:r>
      <w:r w:rsidR="00D86ED8">
        <w:t xml:space="preserve"> </w:t>
      </w:r>
    </w:p>
    <w:p w14:paraId="4EC8825B" w14:textId="6BBAA2FD" w:rsidR="00ED12C3" w:rsidRPr="00D04D66" w:rsidRDefault="00D86ED8" w:rsidP="00A5769F">
      <w:r>
        <w:t xml:space="preserve">Spatial disaggregation is a crucial component of </w:t>
      </w:r>
      <w:r w:rsidR="00E951A7">
        <w:t>understanding spatial distribution</w:t>
      </w:r>
      <w:r>
        <w:t xml:space="preserve">. </w:t>
      </w:r>
      <w:r w:rsidR="00E951A7">
        <w:t>Particularly</w:t>
      </w:r>
      <w:r w:rsidR="00FD4232">
        <w:t>, the disaggregation of demographic data to a uniform spatial grid format has become a well-established method for reporting spatial distribution.</w:t>
      </w:r>
      <w:r w:rsidR="00D04D66">
        <w:t xml:space="preserve"> </w:t>
      </w:r>
      <w:r w:rsidR="00ED12C3">
        <w:t>This study</w:t>
      </w:r>
      <w:r w:rsidR="004D0F3D">
        <w:t xml:space="preserve"> aims to produce a spatially disaggregated estimate of the agricultural population </w:t>
      </w:r>
      <w:r w:rsidR="00A5769F">
        <w:t xml:space="preserve">across India. It </w:t>
      </w:r>
      <w:r w:rsidR="00ED12C3">
        <w:t>extends upon existing methodologies used to estimate total population and applies this to</w:t>
      </w:r>
      <w:r w:rsidR="004C61AE">
        <w:t xml:space="preserve"> a specific demographic subse</w:t>
      </w:r>
      <w:r w:rsidR="00A5769F">
        <w:t>t</w:t>
      </w:r>
      <w:r w:rsidR="00ED12C3">
        <w:t xml:space="preserve">. </w:t>
      </w:r>
      <w:r w:rsidR="0019705D">
        <w:t>This study is a novel addition to the field,</w:t>
      </w:r>
      <w:r w:rsidR="004801B1">
        <w:t xml:space="preserve"> in that no other research has applied spatial disaggregation methods to estimate the agricultural dependent population beyond just agricultural labourers.</w:t>
      </w:r>
      <w:r w:rsidR="0019705D">
        <w:t xml:space="preserve"> </w:t>
      </w:r>
      <w:r w:rsidR="002658ED">
        <w:t>India as a case study allows</w:t>
      </w:r>
      <w:r w:rsidR="00F4223A">
        <w:t xml:space="preserve"> </w:t>
      </w:r>
      <w:r w:rsidR="002658ED">
        <w:t>the assessment of</w:t>
      </w:r>
      <w:r w:rsidR="00ED12C3">
        <w:t xml:space="preserve"> feasibility and performance </w:t>
      </w:r>
      <w:r w:rsidR="004C61AE">
        <w:t xml:space="preserve">of the methodology </w:t>
      </w:r>
      <w:r w:rsidR="00ED12C3">
        <w:t xml:space="preserve">at a large spatial scale </w:t>
      </w:r>
      <w:r w:rsidR="002658ED">
        <w:t>and across a diverse range of landscapes,</w:t>
      </w:r>
      <w:r w:rsidR="004B4959">
        <w:t xml:space="preserve"> in a region with a dominant agricultural sector that is a</w:t>
      </w:r>
      <w:r w:rsidR="002655AC">
        <w:t xml:space="preserve"> major</w:t>
      </w:r>
      <w:r w:rsidR="004B4959">
        <w:t xml:space="preserve"> target of development action</w:t>
      </w:r>
      <w:r w:rsidR="008243CC">
        <w:t xml:space="preserve"> </w:t>
      </w:r>
      <w:r w:rsidR="008243CC">
        <w:fldChar w:fldCharType="begin"/>
      </w:r>
      <w:r w:rsidR="008243CC">
        <w:instrText xml:space="preserve"> ADDIN ZOTERO_ITEM CSL_CITATION {"citationID":"E22krhst","properties":{"formattedCitation":"(FAO,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2655AC">
        <w:t>.</w:t>
      </w:r>
      <w:r w:rsidR="00ED12C3">
        <w:t xml:space="preserve"> </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w:t>
      </w:r>
      <w:r>
        <w:lastRenderedPageBreak/>
        <w:t xml:space="preserve">development work in the case study context of India. The </w:t>
      </w:r>
      <w:commentRangeStart w:id="10"/>
      <w:r w:rsidR="00A5769F">
        <w:t>last</w:t>
      </w:r>
      <w:r>
        <w:t xml:space="preserve"> section introduces spatial disaggregation methodologies</w:t>
      </w:r>
      <w:commentRangeEnd w:id="10"/>
      <w:r w:rsidR="008E5833">
        <w:rPr>
          <w:rStyle w:val="CommentReference"/>
        </w:rPr>
        <w:commentReference w:id="10"/>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11" w:name="_Toc143817233"/>
      <w:r>
        <w:t>Research Question</w:t>
      </w:r>
      <w:bookmarkEnd w:id="11"/>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w:t>
      </w:r>
      <w:proofErr w:type="gramStart"/>
      <w:r>
        <w:t>population as a whole</w:t>
      </w:r>
      <w:proofErr w:type="gramEnd"/>
      <w:r>
        <w:t xml:space="preserv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and </w:t>
      </w:r>
    </w:p>
    <w:p w14:paraId="1243F817" w14:textId="6756673A" w:rsidR="00C27CEB" w:rsidRPr="00C61E47" w:rsidRDefault="00B24EAF" w:rsidP="00C61E47">
      <w:pPr>
        <w:pStyle w:val="ListParagraph"/>
        <w:numPr>
          <w:ilvl w:val="0"/>
          <w:numId w:val="23"/>
        </w:numPr>
      </w:pPr>
      <w:r>
        <w:t xml:space="preserve">Scale the method up to estimate the small area agricultural population for all of India. </w:t>
      </w:r>
    </w:p>
    <w:p w14:paraId="24B9E99C" w14:textId="138F079D" w:rsidR="00DC1AF5" w:rsidRPr="00DC1AF5" w:rsidRDefault="00DC1AF5" w:rsidP="00DC1AF5">
      <w:pPr>
        <w:pStyle w:val="Heading3"/>
        <w:numPr>
          <w:ilvl w:val="1"/>
          <w:numId w:val="27"/>
        </w:numPr>
      </w:pPr>
      <w:bookmarkStart w:id="12" w:name="_Ref143599776"/>
      <w:bookmarkStart w:id="13" w:name="_Toc143817234"/>
      <w:r>
        <w:t>Agricultural Dependent Population</w:t>
      </w:r>
      <w:bookmarkEnd w:id="12"/>
      <w:bookmarkEnd w:id="13"/>
    </w:p>
    <w:p w14:paraId="59789204" w14:textId="4B1E9458" w:rsidR="007C27E8" w:rsidRDefault="006D442B" w:rsidP="00D92C6B">
      <w:r>
        <w:t xml:space="preserve">The concept of an agricultural population and agricultural dependence is referenced somewhat often in the literature, but rarely is the topic addressed directly. Zarkovich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 xml:space="preserve">in </w:t>
      </w:r>
      <w:r w:rsidR="005B12BA">
        <w:t>many</w:t>
      </w:r>
      <w:r w:rsidR="002658ED">
        <w:t xml:space="preserve"> contexts</w:t>
      </w:r>
      <w:r w:rsidR="00B3018B">
        <w:t xml:space="preserve">, as in the case of this study, agricultural labour participation is </w:t>
      </w:r>
      <w:r w:rsidR="005B12BA">
        <w:t>one of the few statistics</w:t>
      </w:r>
      <w:r w:rsidR="00B3018B">
        <w:t xml:space="preserve"> that is reliably published and made available that provides</w:t>
      </w:r>
      <w:r w:rsidR="005B12BA">
        <w:t xml:space="preserve"> an indication of </w:t>
      </w:r>
      <w:r w:rsidR="00B3018B">
        <w:t>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5DF2B9D0" w:rsidR="008E5833" w:rsidRDefault="004C36C8" w:rsidP="00D92C6B">
      <w:r>
        <w:lastRenderedPageBreak/>
        <w:t xml:space="preserve">In this project, agricultural dependence is primarily understood from the lens of </w:t>
      </w:r>
      <w:r w:rsidR="00765475">
        <w:t>agricultural labour, with or without household dependents</w:t>
      </w:r>
      <w:r>
        <w:t xml:space="preserve">. </w:t>
      </w:r>
      <w:r w:rsidR="00CC46A8">
        <w:t xml:space="preserve">Labour force participation is an established method for calculating various dimensions of dependence, particularly in the primary sector </w:t>
      </w:r>
      <w:r w:rsidR="00CC46A8">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labour force statistics </w:t>
      </w:r>
      <w:r w:rsidR="005B12BA">
        <w:t xml:space="preserve">in conjunction with time-use surveys </w:t>
      </w:r>
      <w:r w:rsidR="00CC46A8">
        <w:t xml:space="preserve">to assess </w:t>
      </w:r>
      <w:r w:rsidR="00D90BB5">
        <w:t xml:space="preserve">agricultural </w:t>
      </w:r>
      <w:r w:rsidR="00CC46A8">
        <w:t xml:space="preserve">dependence in rural areas, with a focus on gender. </w:t>
      </w:r>
      <w:r w:rsidR="00D90BB5">
        <w:t xml:space="preserve">Notably, Indian labour force statistics </w:t>
      </w:r>
      <w:r w:rsidR="00765475">
        <w:t>record data for</w:t>
      </w:r>
      <w:r w:rsidR="00D90BB5">
        <w:t xml:space="preserve"> all work irrespective of wages received (excluding own </w:t>
      </w:r>
      <w:r w:rsidR="00765475">
        <w:t>house</w:t>
      </w:r>
      <w:r w:rsidR="00D90BB5">
        <w:t>work)</w:t>
      </w:r>
      <w:r w:rsidR="00765475">
        <w:t xml:space="preserve">, which includes unpaid labour in the operation of household and family farms </w:t>
      </w:r>
      <w:r w:rsidR="00765475">
        <w:fldChar w:fldCharType="begin"/>
      </w:r>
      <w:r w:rsidR="00765475">
        <w:instrText xml:space="preserve"> ADDIN ZOTERO_ITEM CSL_CITATION {"citationID":"hiwI3I5n","properties":{"formattedCitation":"(Chattopadhyay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765475">
        <w:fldChar w:fldCharType="separate"/>
      </w:r>
      <w:r w:rsidR="00765475" w:rsidRPr="00765475">
        <w:rPr>
          <w:rFonts w:ascii="Arial" w:hAnsi="Arial" w:cs="Arial"/>
          <w:szCs w:val="24"/>
        </w:rPr>
        <w:t xml:space="preserve">(Chattopadhyay </w:t>
      </w:r>
      <w:r w:rsidR="00765475" w:rsidRPr="00765475">
        <w:rPr>
          <w:rFonts w:ascii="Arial" w:hAnsi="Arial" w:cs="Arial"/>
          <w:i/>
          <w:iCs/>
          <w:szCs w:val="24"/>
        </w:rPr>
        <w:t>et al.</w:t>
      </w:r>
      <w:r w:rsidR="00765475" w:rsidRPr="00765475">
        <w:rPr>
          <w:rFonts w:ascii="Arial" w:hAnsi="Arial" w:cs="Arial"/>
          <w:szCs w:val="24"/>
        </w:rPr>
        <w:t>, 2022)</w:t>
      </w:r>
      <w:r w:rsidR="00765475">
        <w:fldChar w:fldCharType="end"/>
      </w:r>
      <w:r w:rsidR="00765475">
        <w:t xml:space="preserve">. By capturing unpaid labour there is greater confidence that labour statistics provide a more accurate estimate of the true level of agricultural dependence in a region.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4" w:name="_Toc143817235"/>
      <w:r>
        <w:t>Indian context</w:t>
      </w:r>
      <w:bookmarkEnd w:id="14"/>
    </w:p>
    <w:p w14:paraId="48CC657B" w14:textId="77777777" w:rsidR="00790DCC" w:rsidRPr="003C6429" w:rsidRDefault="0066661B" w:rsidP="00790DCC">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790DCC">
        <w:t xml:space="preserve">Administratively, the country is divided into 28 states and 8 union territories, each of which are further subdivided into districts and smaller divisions variously termed </w:t>
      </w:r>
      <w:r w:rsidR="00790DCC" w:rsidRPr="00954694">
        <w:rPr>
          <w:i/>
          <w:iCs/>
        </w:rPr>
        <w:t>tehsil</w:t>
      </w:r>
      <w:r w:rsidR="00790DCC">
        <w:t xml:space="preserve">, </w:t>
      </w:r>
      <w:r w:rsidR="00790DCC" w:rsidRPr="00954694">
        <w:rPr>
          <w:i/>
          <w:iCs/>
        </w:rPr>
        <w:t>taluka</w:t>
      </w:r>
      <w:r w:rsidR="00790DCC">
        <w:t xml:space="preserve">, or </w:t>
      </w:r>
      <w:r w:rsidR="00790DCC" w:rsidRPr="00954694">
        <w:rPr>
          <w:i/>
          <w:iCs/>
        </w:rPr>
        <w:t>mandal</w:t>
      </w:r>
      <w:r w:rsidR="00790DCC">
        <w:t xml:space="preserve"> </w:t>
      </w:r>
      <w:r w:rsidR="00790DCC">
        <w:fldChar w:fldCharType="begin"/>
      </w:r>
      <w:r w:rsidR="00790DCC">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790DCC">
        <w:fldChar w:fldCharType="separate"/>
      </w:r>
      <w:r w:rsidR="00790DCC" w:rsidRPr="005C3AD8">
        <w:rPr>
          <w:rFonts w:ascii="Arial" w:hAnsi="Arial" w:cs="Arial"/>
        </w:rPr>
        <w:t>(Government of India, 2012)</w:t>
      </w:r>
      <w:r w:rsidR="00790DCC">
        <w:fldChar w:fldCharType="end"/>
      </w:r>
      <w:r w:rsidR="00790DCC">
        <w:t>. Census data for most socioeconomic indicators, including labour statistics required to calculate agricultural dependence,</w:t>
      </w:r>
      <w:r w:rsidR="00790DCC" w:rsidRPr="005C3AD8">
        <w:t xml:space="preserve"> </w:t>
      </w:r>
      <w:r w:rsidR="00790DCC">
        <w:t xml:space="preserve">are published at the district level, the most recent being conducted in 2011. Districts vary significantly in size, population </w:t>
      </w:r>
      <w:r w:rsidR="00790DCC" w:rsidRPr="003C6429">
        <w:t>count, and population density, but on average cover just under 5,000 km</w:t>
      </w:r>
      <w:r w:rsidR="00790DCC" w:rsidRPr="003C6429">
        <w:rPr>
          <w:vertAlign w:val="superscript"/>
        </w:rPr>
        <w:t>2</w:t>
      </w:r>
      <w:r w:rsidR="00790DCC" w:rsidRPr="003C6429">
        <w:t xml:space="preserve"> and a population of 2 million (</w:t>
      </w:r>
      <w:r w:rsidR="00790DCC" w:rsidRPr="003C6429">
        <w:fldChar w:fldCharType="begin"/>
      </w:r>
      <w:r w:rsidR="00790DCC" w:rsidRPr="003C6429">
        <w:instrText xml:space="preserve"> REF _Ref142311872 \h  \* MERGEFORMAT </w:instrText>
      </w:r>
      <w:r w:rsidR="00790DCC" w:rsidRPr="003C6429">
        <w:fldChar w:fldCharType="separate"/>
      </w:r>
      <w:r w:rsidR="00790DCC" w:rsidRPr="003C6429">
        <w:t xml:space="preserve">Table </w:t>
      </w:r>
      <w:r w:rsidR="00790DCC" w:rsidRPr="003C6429">
        <w:rPr>
          <w:noProof/>
        </w:rPr>
        <w:t>1</w:t>
      </w:r>
      <w:r w:rsidR="00790DCC" w:rsidRPr="003C6429">
        <w:fldChar w:fldCharType="end"/>
      </w:r>
      <w:r w:rsidR="00790DCC" w:rsidRPr="003C6429">
        <w:t>).</w:t>
      </w:r>
    </w:p>
    <w:p w14:paraId="645DFD44" w14:textId="77777777" w:rsidR="00790DCC" w:rsidRPr="003C6429" w:rsidRDefault="00790DCC" w:rsidP="00790DCC">
      <w:pPr>
        <w:pStyle w:val="Caption"/>
        <w:keepNext/>
      </w:pPr>
      <w:bookmarkStart w:id="15" w:name="_Ref142311872"/>
      <w:bookmarkStart w:id="16" w:name="_Toc143811625"/>
      <w:r w:rsidRPr="003C6429">
        <w:t xml:space="preserve">Table </w:t>
      </w:r>
      <w:fldSimple w:instr=" SEQ Table \* ARABIC ">
        <w:r>
          <w:rPr>
            <w:noProof/>
          </w:rPr>
          <w:t>1</w:t>
        </w:r>
      </w:fldSimple>
      <w:bookmarkEnd w:id="15"/>
      <w:r w:rsidRPr="003C6429">
        <w:t>: Characteristics of 2011 Indian Census Districts (n = 640)</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790DCC" w14:paraId="0EA76F62" w14:textId="77777777" w:rsidTr="00B35059">
        <w:tc>
          <w:tcPr>
            <w:tcW w:w="1141" w:type="pct"/>
            <w:tcBorders>
              <w:top w:val="single" w:sz="8" w:space="0" w:color="auto"/>
              <w:bottom w:val="single" w:sz="8" w:space="0" w:color="auto"/>
            </w:tcBorders>
          </w:tcPr>
          <w:p w14:paraId="04CA14E4" w14:textId="77777777" w:rsidR="00790DCC" w:rsidRDefault="00790DCC" w:rsidP="00B35059">
            <w:pPr>
              <w:pStyle w:val="TableText"/>
            </w:pPr>
            <w:r>
              <w:t>Measure</w:t>
            </w:r>
          </w:p>
        </w:tc>
        <w:tc>
          <w:tcPr>
            <w:tcW w:w="1116" w:type="pct"/>
            <w:tcBorders>
              <w:top w:val="single" w:sz="8" w:space="0" w:color="auto"/>
              <w:bottom w:val="single" w:sz="8" w:space="0" w:color="auto"/>
            </w:tcBorders>
          </w:tcPr>
          <w:p w14:paraId="5790139E" w14:textId="77777777" w:rsidR="00790DCC" w:rsidRPr="00FB3596" w:rsidRDefault="00790DCC" w:rsidP="00B35059">
            <w:pPr>
              <w:pStyle w:val="TableText"/>
            </w:pPr>
            <w:r>
              <w:t>Population</w:t>
            </w:r>
          </w:p>
        </w:tc>
        <w:tc>
          <w:tcPr>
            <w:tcW w:w="830" w:type="pct"/>
            <w:tcBorders>
              <w:top w:val="single" w:sz="8" w:space="0" w:color="auto"/>
              <w:bottom w:val="single" w:sz="8" w:space="0" w:color="auto"/>
            </w:tcBorders>
          </w:tcPr>
          <w:p w14:paraId="4D4D755B" w14:textId="77777777" w:rsidR="00790DCC" w:rsidRPr="00632A46" w:rsidRDefault="00790DCC" w:rsidP="00B35059">
            <w:pPr>
              <w:pStyle w:val="TableText"/>
            </w:pPr>
            <w:r>
              <w:t>Area (km</w:t>
            </w:r>
            <w:r>
              <w:rPr>
                <w:vertAlign w:val="superscript"/>
              </w:rPr>
              <w:t>2</w:t>
            </w:r>
            <w:r>
              <w:t>)</w:t>
            </w:r>
          </w:p>
        </w:tc>
        <w:tc>
          <w:tcPr>
            <w:tcW w:w="1913" w:type="pct"/>
            <w:tcBorders>
              <w:top w:val="single" w:sz="8" w:space="0" w:color="auto"/>
              <w:bottom w:val="single" w:sz="8" w:space="0" w:color="auto"/>
            </w:tcBorders>
          </w:tcPr>
          <w:p w14:paraId="2F9BFF8C" w14:textId="77777777" w:rsidR="00790DCC" w:rsidRPr="00FB3596" w:rsidRDefault="00790DCC" w:rsidP="00B35059">
            <w:pPr>
              <w:pStyle w:val="TableText"/>
            </w:pPr>
            <w:r>
              <w:t>Population Density (km</w:t>
            </w:r>
            <w:r>
              <w:rPr>
                <w:vertAlign w:val="superscript"/>
              </w:rPr>
              <w:t>2</w:t>
            </w:r>
            <w:r>
              <w:t>)</w:t>
            </w:r>
          </w:p>
        </w:tc>
      </w:tr>
      <w:tr w:rsidR="00790DCC" w14:paraId="54A316F9" w14:textId="77777777" w:rsidTr="00B35059">
        <w:tc>
          <w:tcPr>
            <w:tcW w:w="1141" w:type="pct"/>
            <w:tcBorders>
              <w:top w:val="single" w:sz="8" w:space="0" w:color="auto"/>
            </w:tcBorders>
          </w:tcPr>
          <w:p w14:paraId="4868CE0E" w14:textId="77777777" w:rsidR="00790DCC" w:rsidRPr="00632A46" w:rsidRDefault="00790DCC" w:rsidP="00B35059">
            <w:pPr>
              <w:pStyle w:val="TableText"/>
            </w:pPr>
            <w:r w:rsidRPr="00632A46">
              <w:t>Mean</w:t>
            </w:r>
          </w:p>
        </w:tc>
        <w:tc>
          <w:tcPr>
            <w:tcW w:w="1116" w:type="pct"/>
            <w:tcBorders>
              <w:top w:val="single" w:sz="8" w:space="0" w:color="auto"/>
            </w:tcBorders>
            <w:vAlign w:val="bottom"/>
          </w:tcPr>
          <w:p w14:paraId="77B5C58D" w14:textId="77777777" w:rsidR="00790DCC" w:rsidRPr="00632A46" w:rsidRDefault="00790DCC" w:rsidP="00B35059">
            <w:pPr>
              <w:pStyle w:val="TableText"/>
            </w:pPr>
            <w:r w:rsidRPr="00632A46">
              <w:t>1,891,961</w:t>
            </w:r>
          </w:p>
        </w:tc>
        <w:tc>
          <w:tcPr>
            <w:tcW w:w="830" w:type="pct"/>
            <w:tcBorders>
              <w:top w:val="single" w:sz="8" w:space="0" w:color="auto"/>
            </w:tcBorders>
            <w:vAlign w:val="bottom"/>
          </w:tcPr>
          <w:p w14:paraId="1368A398" w14:textId="77777777" w:rsidR="00790DCC" w:rsidRPr="00632A46" w:rsidRDefault="00790DCC" w:rsidP="00B35059">
            <w:pPr>
              <w:pStyle w:val="TableText"/>
            </w:pPr>
            <w:r w:rsidRPr="00632A46">
              <w:t>4,948</w:t>
            </w:r>
          </w:p>
        </w:tc>
        <w:tc>
          <w:tcPr>
            <w:tcW w:w="1913" w:type="pct"/>
            <w:tcBorders>
              <w:top w:val="single" w:sz="8" w:space="0" w:color="auto"/>
            </w:tcBorders>
            <w:vAlign w:val="bottom"/>
          </w:tcPr>
          <w:p w14:paraId="3058AAF4" w14:textId="77777777" w:rsidR="00790DCC" w:rsidRPr="00632A46" w:rsidRDefault="00790DCC" w:rsidP="00B35059">
            <w:pPr>
              <w:pStyle w:val="TableText"/>
            </w:pPr>
            <w:r w:rsidRPr="00632A46">
              <w:t>936</w:t>
            </w:r>
          </w:p>
        </w:tc>
      </w:tr>
      <w:tr w:rsidR="00790DCC" w14:paraId="590B74BA" w14:textId="77777777" w:rsidTr="00B35059">
        <w:tc>
          <w:tcPr>
            <w:tcW w:w="1141" w:type="pct"/>
          </w:tcPr>
          <w:p w14:paraId="0FB5417A" w14:textId="77777777" w:rsidR="00790DCC" w:rsidRPr="00632A46" w:rsidRDefault="00790DCC" w:rsidP="00B35059">
            <w:pPr>
              <w:pStyle w:val="TableText"/>
            </w:pPr>
            <w:r w:rsidRPr="00632A46">
              <w:t>Minimum</w:t>
            </w:r>
          </w:p>
        </w:tc>
        <w:tc>
          <w:tcPr>
            <w:tcW w:w="1116" w:type="pct"/>
            <w:vAlign w:val="bottom"/>
          </w:tcPr>
          <w:p w14:paraId="379D91D4" w14:textId="77777777" w:rsidR="00790DCC" w:rsidRPr="00632A46" w:rsidRDefault="00790DCC" w:rsidP="00B35059">
            <w:pPr>
              <w:pStyle w:val="TableText"/>
            </w:pPr>
            <w:r w:rsidRPr="00632A46">
              <w:t>8,004</w:t>
            </w:r>
          </w:p>
        </w:tc>
        <w:tc>
          <w:tcPr>
            <w:tcW w:w="830" w:type="pct"/>
            <w:vAlign w:val="bottom"/>
          </w:tcPr>
          <w:p w14:paraId="32F047CF" w14:textId="77777777" w:rsidR="00790DCC" w:rsidRPr="00632A46" w:rsidRDefault="00790DCC" w:rsidP="00B35059">
            <w:pPr>
              <w:pStyle w:val="TableText"/>
            </w:pPr>
            <w:r w:rsidRPr="00632A46">
              <w:t>9</w:t>
            </w:r>
          </w:p>
        </w:tc>
        <w:tc>
          <w:tcPr>
            <w:tcW w:w="1913" w:type="pct"/>
            <w:vAlign w:val="bottom"/>
          </w:tcPr>
          <w:p w14:paraId="46FFA937" w14:textId="77777777" w:rsidR="00790DCC" w:rsidRPr="00632A46" w:rsidRDefault="00790DCC" w:rsidP="00B35059">
            <w:pPr>
              <w:pStyle w:val="TableText"/>
            </w:pPr>
            <w:r w:rsidRPr="00632A46">
              <w:t>1</w:t>
            </w:r>
          </w:p>
        </w:tc>
      </w:tr>
      <w:tr w:rsidR="00790DCC" w14:paraId="5A408186" w14:textId="77777777" w:rsidTr="00B35059">
        <w:tc>
          <w:tcPr>
            <w:tcW w:w="1141" w:type="pct"/>
          </w:tcPr>
          <w:p w14:paraId="2789E3EE" w14:textId="77777777" w:rsidR="00790DCC" w:rsidRPr="00632A46" w:rsidRDefault="00790DCC" w:rsidP="00B35059">
            <w:pPr>
              <w:pStyle w:val="TableText"/>
            </w:pPr>
            <w:r w:rsidRPr="00632A46">
              <w:t>25th percentile</w:t>
            </w:r>
          </w:p>
        </w:tc>
        <w:tc>
          <w:tcPr>
            <w:tcW w:w="1116" w:type="pct"/>
            <w:vAlign w:val="bottom"/>
          </w:tcPr>
          <w:p w14:paraId="6FF9EB90" w14:textId="77777777" w:rsidR="00790DCC" w:rsidRPr="00632A46" w:rsidRDefault="00790DCC" w:rsidP="00B35059">
            <w:pPr>
              <w:pStyle w:val="TableText"/>
            </w:pPr>
            <w:r w:rsidRPr="00632A46">
              <w:t>817,861</w:t>
            </w:r>
          </w:p>
        </w:tc>
        <w:tc>
          <w:tcPr>
            <w:tcW w:w="830" w:type="pct"/>
            <w:vAlign w:val="bottom"/>
          </w:tcPr>
          <w:p w14:paraId="61CEE5CD" w14:textId="77777777" w:rsidR="00790DCC" w:rsidRPr="00632A46" w:rsidRDefault="00790DCC" w:rsidP="00B35059">
            <w:pPr>
              <w:pStyle w:val="TableText"/>
            </w:pPr>
            <w:r w:rsidRPr="00632A46">
              <w:t>2,297</w:t>
            </w:r>
          </w:p>
        </w:tc>
        <w:tc>
          <w:tcPr>
            <w:tcW w:w="1913" w:type="pct"/>
            <w:vAlign w:val="bottom"/>
          </w:tcPr>
          <w:p w14:paraId="5952D84A" w14:textId="77777777" w:rsidR="00790DCC" w:rsidRPr="00632A46" w:rsidRDefault="00790DCC" w:rsidP="00B35059">
            <w:pPr>
              <w:pStyle w:val="TableText"/>
            </w:pPr>
            <w:r w:rsidRPr="00632A46">
              <w:t>207</w:t>
            </w:r>
          </w:p>
        </w:tc>
      </w:tr>
      <w:tr w:rsidR="00790DCC" w14:paraId="7ADB464E" w14:textId="77777777" w:rsidTr="00B35059">
        <w:tc>
          <w:tcPr>
            <w:tcW w:w="1141" w:type="pct"/>
          </w:tcPr>
          <w:p w14:paraId="77B5C812" w14:textId="77777777" w:rsidR="00790DCC" w:rsidRPr="00632A46" w:rsidRDefault="00790DCC" w:rsidP="00B35059">
            <w:pPr>
              <w:pStyle w:val="TableText"/>
            </w:pPr>
            <w:r w:rsidRPr="00632A46">
              <w:t>Median</w:t>
            </w:r>
          </w:p>
        </w:tc>
        <w:tc>
          <w:tcPr>
            <w:tcW w:w="1116" w:type="pct"/>
            <w:vAlign w:val="bottom"/>
          </w:tcPr>
          <w:p w14:paraId="13C944F1" w14:textId="77777777" w:rsidR="00790DCC" w:rsidRPr="00632A46" w:rsidRDefault="00790DCC" w:rsidP="00B35059">
            <w:pPr>
              <w:pStyle w:val="TableText"/>
            </w:pPr>
            <w:r w:rsidRPr="00632A46">
              <w:t>1,557,367</w:t>
            </w:r>
          </w:p>
        </w:tc>
        <w:tc>
          <w:tcPr>
            <w:tcW w:w="830" w:type="pct"/>
            <w:vAlign w:val="bottom"/>
          </w:tcPr>
          <w:p w14:paraId="2B668255" w14:textId="77777777" w:rsidR="00790DCC" w:rsidRPr="00632A46" w:rsidRDefault="00790DCC" w:rsidP="00B35059">
            <w:pPr>
              <w:pStyle w:val="TableText"/>
            </w:pPr>
            <w:r w:rsidRPr="00632A46">
              <w:t>3,798</w:t>
            </w:r>
          </w:p>
        </w:tc>
        <w:tc>
          <w:tcPr>
            <w:tcW w:w="1913" w:type="pct"/>
            <w:vAlign w:val="bottom"/>
          </w:tcPr>
          <w:p w14:paraId="16A2B3E0" w14:textId="77777777" w:rsidR="00790DCC" w:rsidRPr="00632A46" w:rsidRDefault="00790DCC" w:rsidP="00B35059">
            <w:pPr>
              <w:pStyle w:val="TableText"/>
            </w:pPr>
            <w:r w:rsidRPr="00632A46">
              <w:t>373</w:t>
            </w:r>
          </w:p>
        </w:tc>
      </w:tr>
      <w:tr w:rsidR="00790DCC" w14:paraId="20B1EEC0" w14:textId="77777777" w:rsidTr="00B35059">
        <w:tc>
          <w:tcPr>
            <w:tcW w:w="1141" w:type="pct"/>
          </w:tcPr>
          <w:p w14:paraId="49250570" w14:textId="77777777" w:rsidR="00790DCC" w:rsidRPr="00632A46" w:rsidRDefault="00790DCC" w:rsidP="00B35059">
            <w:pPr>
              <w:pStyle w:val="TableText"/>
            </w:pPr>
            <w:r w:rsidRPr="00632A46">
              <w:t>75th percentile</w:t>
            </w:r>
          </w:p>
        </w:tc>
        <w:tc>
          <w:tcPr>
            <w:tcW w:w="1116" w:type="pct"/>
            <w:vAlign w:val="bottom"/>
          </w:tcPr>
          <w:p w14:paraId="2C4E7121" w14:textId="77777777" w:rsidR="00790DCC" w:rsidRPr="00632A46" w:rsidRDefault="00790DCC" w:rsidP="00B35059">
            <w:pPr>
              <w:pStyle w:val="TableText"/>
            </w:pPr>
            <w:r w:rsidRPr="00632A46">
              <w:t>2,583,551</w:t>
            </w:r>
          </w:p>
        </w:tc>
        <w:tc>
          <w:tcPr>
            <w:tcW w:w="830" w:type="pct"/>
            <w:vAlign w:val="bottom"/>
          </w:tcPr>
          <w:p w14:paraId="5856D7DA" w14:textId="77777777" w:rsidR="00790DCC" w:rsidRPr="00632A46" w:rsidRDefault="00790DCC" w:rsidP="00B35059">
            <w:pPr>
              <w:pStyle w:val="TableText"/>
            </w:pPr>
            <w:r w:rsidRPr="00632A46">
              <w:t>6,235</w:t>
            </w:r>
          </w:p>
        </w:tc>
        <w:tc>
          <w:tcPr>
            <w:tcW w:w="1913" w:type="pct"/>
            <w:vAlign w:val="bottom"/>
          </w:tcPr>
          <w:p w14:paraId="16A3B05F" w14:textId="77777777" w:rsidR="00790DCC" w:rsidRPr="00632A46" w:rsidRDefault="00790DCC" w:rsidP="00B35059">
            <w:pPr>
              <w:pStyle w:val="TableText"/>
            </w:pPr>
            <w:r w:rsidRPr="00632A46">
              <w:t>719</w:t>
            </w:r>
          </w:p>
        </w:tc>
      </w:tr>
      <w:tr w:rsidR="00790DCC" w14:paraId="742D9ACB" w14:textId="77777777" w:rsidTr="00B35059">
        <w:tc>
          <w:tcPr>
            <w:tcW w:w="1141" w:type="pct"/>
            <w:tcBorders>
              <w:bottom w:val="single" w:sz="4" w:space="0" w:color="auto"/>
            </w:tcBorders>
          </w:tcPr>
          <w:p w14:paraId="6521051A" w14:textId="77777777" w:rsidR="00790DCC" w:rsidRPr="00632A46" w:rsidRDefault="00790DCC" w:rsidP="00B35059">
            <w:pPr>
              <w:pStyle w:val="TableText"/>
            </w:pPr>
            <w:r w:rsidRPr="00632A46">
              <w:t>Maximum</w:t>
            </w:r>
          </w:p>
        </w:tc>
        <w:tc>
          <w:tcPr>
            <w:tcW w:w="1116" w:type="pct"/>
            <w:tcBorders>
              <w:bottom w:val="single" w:sz="4" w:space="0" w:color="auto"/>
            </w:tcBorders>
            <w:vAlign w:val="bottom"/>
          </w:tcPr>
          <w:p w14:paraId="3ECDAFFB" w14:textId="77777777" w:rsidR="00790DCC" w:rsidRPr="00632A46" w:rsidRDefault="00790DCC" w:rsidP="00B35059">
            <w:pPr>
              <w:pStyle w:val="TableText"/>
            </w:pPr>
            <w:r w:rsidRPr="00632A46">
              <w:t>11,060,148</w:t>
            </w:r>
          </w:p>
        </w:tc>
        <w:tc>
          <w:tcPr>
            <w:tcW w:w="830" w:type="pct"/>
            <w:tcBorders>
              <w:bottom w:val="single" w:sz="4" w:space="0" w:color="auto"/>
            </w:tcBorders>
            <w:vAlign w:val="bottom"/>
          </w:tcPr>
          <w:p w14:paraId="73E4FB7C" w14:textId="77777777" w:rsidR="00790DCC" w:rsidRPr="00632A46" w:rsidRDefault="00790DCC" w:rsidP="00B35059">
            <w:pPr>
              <w:pStyle w:val="TableText"/>
            </w:pPr>
            <w:r w:rsidRPr="00632A46">
              <w:t>45,674</w:t>
            </w:r>
          </w:p>
        </w:tc>
        <w:tc>
          <w:tcPr>
            <w:tcW w:w="1913" w:type="pct"/>
            <w:tcBorders>
              <w:bottom w:val="single" w:sz="4" w:space="0" w:color="auto"/>
            </w:tcBorders>
            <w:vAlign w:val="bottom"/>
          </w:tcPr>
          <w:p w14:paraId="3290B2F1" w14:textId="77777777" w:rsidR="00790DCC" w:rsidRPr="00632A46" w:rsidRDefault="00790DCC" w:rsidP="00B35059">
            <w:pPr>
              <w:pStyle w:val="TableText"/>
            </w:pPr>
            <w:r w:rsidRPr="00632A46">
              <w:t>36,155</w:t>
            </w:r>
          </w:p>
        </w:tc>
      </w:tr>
    </w:tbl>
    <w:p w14:paraId="14985662" w14:textId="77777777" w:rsidR="00790DCC" w:rsidRDefault="00790DCC" w:rsidP="00790DCC"/>
    <w:p w14:paraId="50421B19" w14:textId="294718A6" w:rsidR="00790DCC" w:rsidRDefault="00790DCC" w:rsidP="00C61E47">
      <w:r>
        <w:lastRenderedPageBreak/>
        <w:t xml:space="preserve">In census enumeration, urban areas are divided into four classes – wards, outgrowths, statutory towns, and census towns, the latter being legally rural settlements that have been designated as urban. The 2011 census estimates that 31% of India’s population reside in urban areas, however this is predicted to be a significant underestimate </w:t>
      </w:r>
      <w:r>
        <w:fldChar w:fldCharType="begin"/>
      </w:r>
      <w:r>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173E70">
        <w:rPr>
          <w:rFonts w:ascii="Arial" w:hAnsi="Arial" w:cs="Arial"/>
          <w:szCs w:val="24"/>
        </w:rPr>
        <w:t xml:space="preserve">(Balk </w:t>
      </w:r>
      <w:r w:rsidRPr="00173E70">
        <w:rPr>
          <w:rFonts w:ascii="Arial" w:hAnsi="Arial" w:cs="Arial"/>
          <w:i/>
          <w:iCs/>
          <w:szCs w:val="24"/>
        </w:rPr>
        <w:t>et al.</w:t>
      </w:r>
      <w:r w:rsidRPr="00173E70">
        <w:rPr>
          <w:rFonts w:ascii="Arial" w:hAnsi="Arial" w:cs="Arial"/>
          <w:szCs w:val="24"/>
        </w:rPr>
        <w:t>, 2019)</w:t>
      </w:r>
      <w:r>
        <w:fldChar w:fldCharType="end"/>
      </w:r>
      <w:r>
        <w:t xml:space="preserve">. Classification of urban versus rural has implications for the estimation of population based on land cover classification. Because the census designates urban/rural status using an administrative method, which is not stable across census collections and is not systematic across the country </w:t>
      </w:r>
      <w:r>
        <w:fldChar w:fldCharType="begin"/>
      </w:r>
      <w:r>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517F18">
        <w:rPr>
          <w:rFonts w:ascii="Arial" w:hAnsi="Arial" w:cs="Arial"/>
          <w:szCs w:val="24"/>
        </w:rPr>
        <w:t xml:space="preserve">(Balk </w:t>
      </w:r>
      <w:r w:rsidRPr="00517F18">
        <w:rPr>
          <w:rFonts w:ascii="Arial" w:hAnsi="Arial" w:cs="Arial"/>
          <w:i/>
          <w:iCs/>
          <w:szCs w:val="24"/>
        </w:rPr>
        <w:t>et al.</w:t>
      </w:r>
      <w:r w:rsidRPr="00517F18">
        <w:rPr>
          <w:rFonts w:ascii="Arial" w:hAnsi="Arial" w:cs="Arial"/>
          <w:szCs w:val="24"/>
        </w:rPr>
        <w:t>, 2019)</w:t>
      </w:r>
      <w:r>
        <w:fldChar w:fldCharType="end"/>
      </w:r>
      <w:r>
        <w:t xml:space="preserve">, this factor was omitted from the methodology for this study. Instead, rural classification derived from remotely sensed land cover data has been used, as discussed in Section </w:t>
      </w:r>
      <w:r>
        <w:fldChar w:fldCharType="begin"/>
      </w:r>
      <w:r>
        <w:instrText xml:space="preserve"> REF _Ref143283924 \r \h </w:instrText>
      </w:r>
      <w:r>
        <w:fldChar w:fldCharType="separate"/>
      </w:r>
      <w:r>
        <w:t>2.3</w:t>
      </w:r>
      <w:r>
        <w:fldChar w:fldCharType="end"/>
      </w:r>
      <w:r>
        <w:t xml:space="preserve">. </w:t>
      </w:r>
    </w:p>
    <w:p w14:paraId="42CBE66B" w14:textId="4694A9C7" w:rsidR="00D40A01" w:rsidRDefault="001A22DD" w:rsidP="00C61E47">
      <w:r>
        <w:t xml:space="preserve">The </w:t>
      </w:r>
      <w:commentRangeStart w:id="17"/>
      <w:r>
        <w:t xml:space="preserve">nation has several </w:t>
      </w:r>
      <w:r w:rsidR="00396759">
        <w:t>characteristics that prioritise it</w:t>
      </w:r>
      <w:r>
        <w:t xml:space="preserve"> </w:t>
      </w:r>
      <w:commentRangeEnd w:id="17"/>
      <w:r w:rsidR="00B579CA">
        <w:rPr>
          <w:rStyle w:val="CommentReference"/>
        </w:rPr>
        <w:commentReference w:id="17"/>
      </w:r>
      <w:r>
        <w:t xml:space="preserve">as a </w:t>
      </w:r>
      <w:r w:rsidR="00790DCC">
        <w:t>setting</w:t>
      </w:r>
      <w:r>
        <w:t xml:space="preserve"> for this research. </w:t>
      </w:r>
      <w:r w:rsidR="00C66EA8">
        <w:t>India</w:t>
      </w:r>
      <w:r w:rsidR="00D40A01">
        <w:t xml:space="preserve">’s rural population </w:t>
      </w:r>
      <w:r w:rsidR="00396759">
        <w:t>are</w:t>
      </w:r>
      <w:r w:rsidR="00D40A01">
        <w:t xml:space="preserve"> overwhelmingly reliant on agriculture as a source of </w:t>
      </w:r>
      <w:r w:rsidR="008243CC">
        <w:t>liveli</w:t>
      </w:r>
      <w:r w:rsidR="00D40A01">
        <w:t>hood</w:t>
      </w:r>
      <w:r w:rsidR="00396759">
        <w:t>, are at the crux of a demographic transition which is seeing increasing feminisation of the sector</w:t>
      </w:r>
      <w:r w:rsidR="00790DCC">
        <w:t>, and face continuing food insecurity and sustainability challenges</w:t>
      </w:r>
      <w:r w:rsidR="00396759">
        <w:t xml:space="preserve"> </w:t>
      </w:r>
      <w:r w:rsidR="00396759">
        <w:fldChar w:fldCharType="begin"/>
      </w:r>
      <w:r w:rsidR="00396759">
        <w:instrText xml:space="preserve"> ADDIN ZOTERO_ITEM CSL_CITATION {"citationID":"RrobFf91","properties":{"formattedCitation":"(Marois, Zhelenkova and Ali, 2022; FAO, 2023)","plainCitation":"(Marois, Zhelenkova and Ali, 2022; FAO, 2023)","noteIndex":0},"citationItems":[{"id":6653,"uris":["http://zotero.org/users/10222370/items/DAH5J89P"],"itemData":{"id":6653,"type":"article-journal","abstract":"While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396759">
        <w:fldChar w:fldCharType="separate"/>
      </w:r>
      <w:r w:rsidR="00396759" w:rsidRPr="00396759">
        <w:rPr>
          <w:rFonts w:ascii="Arial" w:hAnsi="Arial" w:cs="Arial"/>
        </w:rPr>
        <w:t>(Marois, Zhelenkova and Ali, 2022; FAO, 2023)</w:t>
      </w:r>
      <w:r w:rsidR="00396759">
        <w:fldChar w:fldCharType="end"/>
      </w:r>
      <w:r w:rsidR="00396759">
        <w:t>.</w:t>
      </w:r>
    </w:p>
    <w:p w14:paraId="44392D0C" w14:textId="2C2F3AAA" w:rsidR="00396759" w:rsidRPr="00CF31FB" w:rsidRDefault="00790DCC" w:rsidP="00396759">
      <w:ins w:id="18" w:author="Joe P" w:date="2023-08-24T19:57:00Z">
        <w:r>
          <w:t>As a case study, there is the potential application of spatial disaggregation of ADP to evaluat</w:t>
        </w:r>
      </w:ins>
      <w:ins w:id="19" w:author="Joe P" w:date="2023-08-24T19:58:00Z">
        <w:r>
          <w:t xml:space="preserve">e water tank rehabilitation for </w:t>
        </w:r>
      </w:ins>
      <w:ins w:id="20" w:author="Joe P" w:date="2023-08-24T23:10:00Z">
        <w:r w:rsidR="008B0F71">
          <w:t>irrigation</w:t>
        </w:r>
      </w:ins>
      <w:ins w:id="21" w:author="Joe P" w:date="2023-08-24T19:58:00Z">
        <w:r>
          <w:t xml:space="preserve">. </w:t>
        </w:r>
      </w:ins>
      <w:commentRangeStart w:id="22"/>
      <w:r w:rsidR="00396759">
        <w:t xml:space="preserve">In India, particularly in southern </w:t>
      </w:r>
      <w:commentRangeEnd w:id="22"/>
      <w:r w:rsidR="00396759">
        <w:rPr>
          <w:rStyle w:val="CommentReference"/>
        </w:rPr>
        <w:commentReference w:id="22"/>
      </w:r>
      <w:r w:rsidR="00396759">
        <w:t xml:space="preserve">states of Andhra Pradesh, Tamil Nadu, and Karnataka, small scale irrigation has historically been managed through tank systems – traditional water storage reservoirs designed to harvest and store rainwater and surface runoff </w:t>
      </w:r>
      <w:r w:rsidR="00396759">
        <w:fldChar w:fldCharType="begin"/>
      </w:r>
      <w:r w:rsidR="0039675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396759" w:rsidRPr="00294E51">
        <w:rPr>
          <w:rFonts w:ascii="Cambria Math" w:hAnsi="Cambria Math" w:cs="Cambria Math"/>
        </w:rPr>
        <w:instrText>∼</w:instrText>
      </w:r>
      <w:r w:rsidR="0039675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396759">
        <w:fldChar w:fldCharType="separate"/>
      </w:r>
      <w:r w:rsidR="00396759" w:rsidRPr="00294E51">
        <w:rPr>
          <w:rFonts w:ascii="Arial" w:hAnsi="Arial" w:cs="Arial"/>
        </w:rPr>
        <w:t>(Mialhe, Gunnell and Mering, 2008)</w:t>
      </w:r>
      <w:r w:rsidR="00396759">
        <w:fldChar w:fldCharType="end"/>
      </w:r>
      <w:r w:rsidR="00396759">
        <w:t xml:space="preserve">. In many areas, as farming practice has increasingly transitioned to a reliance on groundwater extraction, these tanks have become degraded and are not functioning at their peak </w:t>
      </w:r>
      <w:r w:rsidR="00396759">
        <w:fldChar w:fldCharType="begin"/>
      </w:r>
      <w:r w:rsidR="00396759">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396759">
        <w:fldChar w:fldCharType="separate"/>
      </w:r>
      <w:r w:rsidR="00396759" w:rsidRPr="00294E51">
        <w:rPr>
          <w:rFonts w:ascii="Arial" w:hAnsi="Arial" w:cs="Arial"/>
        </w:rPr>
        <w:t>(Anand, Kakumanu and Amarasinghe, 2019)</w:t>
      </w:r>
      <w:r w:rsidR="00396759">
        <w:fldChar w:fldCharType="end"/>
      </w:r>
      <w:r w:rsidR="00396759">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rsidR="00396759">
        <w:fldChar w:fldCharType="begin"/>
      </w:r>
      <w:r w:rsidR="00396759">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396759">
        <w:fldChar w:fldCharType="separate"/>
      </w:r>
      <w:r w:rsidR="00396759" w:rsidRPr="00294E51">
        <w:rPr>
          <w:rFonts w:ascii="Arial" w:hAnsi="Arial" w:cs="Arial"/>
          <w:szCs w:val="24"/>
        </w:rPr>
        <w:t xml:space="preserve">(Meiyappan </w:t>
      </w:r>
      <w:r w:rsidR="00396759" w:rsidRPr="00294E51">
        <w:rPr>
          <w:rFonts w:ascii="Arial" w:hAnsi="Arial" w:cs="Arial"/>
          <w:i/>
          <w:iCs/>
          <w:szCs w:val="24"/>
        </w:rPr>
        <w:t>et al.</w:t>
      </w:r>
      <w:r w:rsidR="00396759" w:rsidRPr="00294E51">
        <w:rPr>
          <w:rFonts w:ascii="Arial" w:hAnsi="Arial" w:cs="Arial"/>
          <w:szCs w:val="24"/>
        </w:rPr>
        <w:t>, 2017)</w:t>
      </w:r>
      <w:r w:rsidR="00396759">
        <w:fldChar w:fldCharType="end"/>
      </w:r>
      <w:r w:rsidR="00396759">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3" w:name="_Toc143817236"/>
      <w:r>
        <w:lastRenderedPageBreak/>
        <w:t>Methodology</w:t>
      </w:r>
      <w:bookmarkEnd w:id="23"/>
    </w:p>
    <w:p w14:paraId="774E662A" w14:textId="5A52B622" w:rsidR="007E0975" w:rsidRPr="007E0975" w:rsidRDefault="007E0975" w:rsidP="00AD4F2B">
      <w:r>
        <w:t xml:space="preserve">This section introduces the technical concepts behind spatial disaggregation and </w:t>
      </w:r>
      <w:r w:rsidR="00CF6824">
        <w:t>reviews existing</w:t>
      </w:r>
      <w:r>
        <w:t xml:space="preserve"> methodologies,</w:t>
      </w:r>
      <w:r w:rsidR="00CF6824">
        <w:t xml:space="preserve"> in response to Objective I. </w:t>
      </w:r>
      <w:r>
        <w:t xml:space="preserve"> </w:t>
      </w:r>
      <w:r w:rsidR="00CF6824">
        <w:t>The</w:t>
      </w:r>
      <w:r>
        <w:t xml:space="preserve"> reasoning behind the </w:t>
      </w:r>
      <w:r w:rsidR="00CF6824">
        <w:t>proposed</w:t>
      </w:r>
      <w:r>
        <w:t xml:space="preserve"> hybrid dasymetric and buffer method</w:t>
      </w:r>
      <w:r w:rsidR="00CF6824">
        <w:t xml:space="preserve"> are explained, and t</w:t>
      </w:r>
      <w:r>
        <w:t xml:space="preserve">he methodology is then broken down into the data sources, study setting, how ADP has been defined, and the details of the buffer iteration process. </w:t>
      </w:r>
    </w:p>
    <w:p w14:paraId="6B2D5823" w14:textId="538AE3CF" w:rsidR="00C61E47" w:rsidRPr="00AD4F2B" w:rsidRDefault="00C61E47" w:rsidP="00AD4F2B">
      <w:pPr>
        <w:pStyle w:val="Heading3"/>
        <w:numPr>
          <w:ilvl w:val="1"/>
          <w:numId w:val="22"/>
        </w:numPr>
        <w:rPr>
          <w:i/>
          <w:iCs/>
        </w:rPr>
      </w:pPr>
      <w:bookmarkStart w:id="24" w:name="_Toc143817237"/>
      <w:r>
        <w:t>Spatial Disaggregation</w:t>
      </w:r>
      <w:bookmarkEnd w:id="24"/>
    </w:p>
    <w:p w14:paraId="68DD07B2" w14:textId="7F63B0E6" w:rsidR="00C61E47" w:rsidRDefault="00FA17E0" w:rsidP="00C61E47">
      <w:r>
        <w:t xml:space="preserve">Spatial disaggregation is a broad term which applies to the process of transforming data from a set of </w:t>
      </w:r>
      <w:r w:rsidR="00F26FB0">
        <w:t>source</w:t>
      </w:r>
      <w:r>
        <w:t xml:space="preserve"> zones</w:t>
      </w:r>
      <w:ins w:id="25" w:author="Joe P" w:date="2023-08-24T22:09:00Z">
        <w:r w:rsidR="004701C1">
          <w:t xml:space="preserve">, such as </w:t>
        </w:r>
      </w:ins>
      <w:ins w:id="26" w:author="Joe P" w:date="2023-08-24T22:10:00Z">
        <w:r w:rsidR="004701C1">
          <w:t>district polygons,</w:t>
        </w:r>
      </w:ins>
      <w:r>
        <w:t xml:space="preserve">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D50AE3E" w14:textId="1570AF37" w:rsidR="00FD4232" w:rsidRDefault="00FD4232" w:rsidP="00C61E47">
      <w:r>
        <w:t xml:space="preserve">A key advantage of spatially disaggregated output is that most earth observation data used to monitor climate and resources are produced in a grid (raster) format. By reporting demographic information in a comparable gridded format, rather than in large and spatially heterogeneous administrative divisions, it can be integrated with earth observation data to model human-environment interactions and dimensions of risk, access, need, and more </w:t>
      </w:r>
      <w:r>
        <w:fldChar w:fldCharType="begin"/>
      </w:r>
      <w:r>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984659">
        <w:rPr>
          <w:rFonts w:ascii="Arial" w:hAnsi="Arial" w:cs="Arial"/>
          <w:szCs w:val="24"/>
        </w:rPr>
        <w:t xml:space="preserve">(Freire </w:t>
      </w:r>
      <w:r w:rsidRPr="00984659">
        <w:rPr>
          <w:rFonts w:ascii="Arial" w:hAnsi="Arial" w:cs="Arial"/>
          <w:i/>
          <w:iCs/>
          <w:szCs w:val="24"/>
        </w:rPr>
        <w:t>et al.</w:t>
      </w:r>
      <w:r w:rsidRPr="00984659">
        <w:rPr>
          <w:rFonts w:ascii="Arial" w:hAnsi="Arial" w:cs="Arial"/>
          <w:szCs w:val="24"/>
        </w:rPr>
        <w:t>, 2020)</w:t>
      </w:r>
      <w:r>
        <w:fldChar w:fldCharType="end"/>
      </w:r>
      <w:r>
        <w:t>, and overcome the limitations of responding to natural events or crises which do not align neatly with administrative or jurisdictional boundaries.</w:t>
      </w:r>
    </w:p>
    <w:p w14:paraId="685EE7AF" w14:textId="719F7E98" w:rsidR="00033866"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D40EAB">
        <w:t>.</w:t>
      </w:r>
    </w:p>
    <w:p w14:paraId="00916707" w14:textId="5B0D7395" w:rsidR="008071D3" w:rsidRDefault="00B51EE6" w:rsidP="00E56C6F">
      <w:r>
        <w:t>Dasymetric mapping</w:t>
      </w:r>
      <w:r w:rsidR="008B0F71">
        <w:t>, rather</w:t>
      </w:r>
      <w:r w:rsidR="00BE1EFE">
        <w:t xml:space="preserve">, </w:t>
      </w:r>
      <w:r>
        <w:t xml:space="preserve">uses </w:t>
      </w:r>
      <w:r w:rsidR="00D40EAB">
        <w:t>complementary</w:t>
      </w:r>
      <w:r>
        <w:t xml:space="preserve"> ancillary</w:t>
      </w:r>
      <w:r w:rsidR="00D40EAB">
        <w:t xml:space="preserve"> data to divide an </w:t>
      </w:r>
      <w:r w:rsidR="00BE1EFE">
        <w:t>area into homogenous zones</w:t>
      </w:r>
      <w:r w:rsidR="004701C1">
        <w:t xml:space="preserve"> based o</w:t>
      </w:r>
      <w:r w:rsidR="00BE1EFE">
        <w:t xml:space="preserve">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8B0F71">
        <w:t xml:space="preserve"> thus overcoming the main weakness of areal weighting</w:t>
      </w:r>
      <w:r w:rsidR="00BE1EFE">
        <w:t xml:space="preserve">. </w:t>
      </w:r>
      <w:r w:rsidR="005A2CCD">
        <w:t xml:space="preserve">For example, </w:t>
      </w:r>
      <w:r>
        <w:t>earth observation</w:t>
      </w:r>
      <w:r w:rsidR="005A2CCD">
        <w:t xml:space="preserve">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954505">
        <w:t xml:space="preserve">Figure </w:t>
      </w:r>
      <w:r w:rsidR="00954505">
        <w:rPr>
          <w:noProof/>
        </w:rPr>
        <w:t>1</w:t>
      </w:r>
      <w:r w:rsidR="00954505">
        <w:fldChar w:fldCharType="end"/>
      </w:r>
      <w:r w:rsidR="00954505">
        <w:t>)</w:t>
      </w:r>
      <w:r w:rsidR="003F1712">
        <w:t xml:space="preserve">. </w:t>
      </w:r>
      <w:r w:rsidR="00954505">
        <w:t xml:space="preserve">An aggregated value that applies to the entire zone, such as </w:t>
      </w:r>
      <w:r w:rsidR="008B0F71">
        <w:t>count of crop labourers</w:t>
      </w:r>
      <w:r w:rsidR="00954505">
        <w:t>,</w:t>
      </w:r>
      <w:r w:rsidR="003F1712">
        <w:t xml:space="preserve"> can </w:t>
      </w:r>
      <w:r w:rsidR="003F1712">
        <w:lastRenderedPageBreak/>
        <w:t>then be proportionally distributed across the non-zero cells, to produce a more accurate estimate of the real spatial distribution of</w:t>
      </w:r>
      <w:r w:rsidR="008B0F71">
        <w:t xml:space="preserve"> the</w:t>
      </w:r>
      <w:r w:rsidR="003F1712">
        <w:t xml:space="preserve">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w:t>
      </w:r>
      <w:r w:rsidR="000E421F">
        <w:t xml:space="preserve"> counts</w:t>
      </w:r>
      <w:r w:rsidR="00254347">
        <w:t xml:space="preserve">,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w:t>
      </w:r>
      <w:r>
        <w:t xml:space="preserve"> in theory</w:t>
      </w:r>
      <w:r w:rsidR="00254347">
        <w:t xml:space="preserve"> it could be applied to the disaggregation of any </w:t>
      </w:r>
      <w:r w:rsidR="004701C1">
        <w:t xml:space="preserve">type of </w:t>
      </w:r>
      <w:r w:rsidR="00254347">
        <w:t>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6"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02CF35CB" w14:textId="614BF60E" w:rsidR="00C40C99" w:rsidRDefault="00954505" w:rsidP="00954505">
      <w:pPr>
        <w:pStyle w:val="Caption"/>
      </w:pPr>
      <w:bookmarkStart w:id="27" w:name="_Ref143601654"/>
      <w:bookmarkStart w:id="28" w:name="_Toc143727393"/>
      <w:r>
        <w:t xml:space="preserve">Figure </w:t>
      </w:r>
      <w:fldSimple w:instr=" SEQ Figure \* ARABIC ">
        <w:r w:rsidR="00387FF5">
          <w:rPr>
            <w:noProof/>
          </w:rPr>
          <w:t>1</w:t>
        </w:r>
      </w:fldSimple>
      <w:bookmarkEnd w:id="27"/>
      <w:r>
        <w:t>: Illustrative diagram of dasymetric masking.</w:t>
      </w:r>
      <w:bookmarkEnd w:id="28"/>
      <w:r>
        <w:t xml:space="preserve"> </w:t>
      </w:r>
    </w:p>
    <w:p w14:paraId="78BCF0D4" w14:textId="417E60BB" w:rsidR="00954505" w:rsidRPr="00954505" w:rsidRDefault="00954505" w:rsidP="002A6A2E">
      <w:pPr>
        <w:pStyle w:val="FigCaptionNotes"/>
        <w:rPr>
          <w:b/>
          <w:bCs/>
          <w:color w:val="4472C4" w:themeColor="accent1"/>
        </w:rPr>
      </w:pPr>
      <w:r>
        <w:t xml:space="preserve">(a) Categorised </w:t>
      </w:r>
      <w:r>
        <w:t xml:space="preserve">land cover map of an area of India, extracted from Dynamic World. (b) Dasymetric mask derived from image (a), representing only pixels classed as cropland (white) against all other classes (black). </w:t>
      </w:r>
    </w:p>
    <w:p w14:paraId="4DED2C2A" w14:textId="1C096BB9" w:rsidR="001549C6" w:rsidRDefault="009325C2" w:rsidP="00E56C6F">
      <w:r>
        <w:t xml:space="preserve">An </w:t>
      </w:r>
      <w:r w:rsidR="000B3319">
        <w:t>alternative</w:t>
      </w:r>
      <w:r>
        <w:t xml:space="preserve"> method is the incorporation of</w:t>
      </w:r>
      <w:r w:rsidR="004701C1">
        <w:t xml:space="preserve"> the</w:t>
      </w:r>
      <w:r>
        <w:t xml:space="preserve"> pycnophylactic, or ‘mass-preserving’</w:t>
      </w:r>
      <w:r w:rsidR="004701C1">
        <w:t>,</w:t>
      </w:r>
      <w:r>
        <w:t xml:space="preserve"> property, which requires that the sum of pixel estimates is equal to the supplied </w:t>
      </w:r>
      <w:r w:rsidR="00B51EE6">
        <w:t>value</w:t>
      </w:r>
      <w:r>
        <w:t xml:space="preserve"> of the source zone </w:t>
      </w:r>
      <w:r w:rsidR="00B51EE6">
        <w:t>for the variable of interest</w:t>
      </w:r>
      <w:r>
        <w:t xml:space="preserve">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w:t>
      </w:r>
      <w:r w:rsidR="00B51EE6">
        <w:t xml:space="preserve">Many global gridded population estimates, such as WorldPop, </w:t>
      </w:r>
      <w:r w:rsidR="005768E5">
        <w:t>adjust estimates at a national or subnational scale based on United Nations population data</w:t>
      </w:r>
      <w:r w:rsidR="004701C1">
        <w:t xml:space="preserve"> </w:t>
      </w:r>
      <w:r w:rsidR="004701C1">
        <w:fldChar w:fldCharType="begin"/>
      </w:r>
      <w:r w:rsidR="004701C1">
        <w:instrText xml:space="preserve"> ADDIN ZOTERO_ITEM CSL_CITATION {"citationID":"wkjE6tDK","properties":{"formattedCitation":"(Stevens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4701C1">
        <w:fldChar w:fldCharType="separate"/>
      </w:r>
      <w:r w:rsidR="004701C1" w:rsidRPr="004701C1">
        <w:rPr>
          <w:rFonts w:ascii="Arial" w:hAnsi="Arial" w:cs="Arial"/>
          <w:szCs w:val="24"/>
        </w:rPr>
        <w:t xml:space="preserve">(Stevens </w:t>
      </w:r>
      <w:r w:rsidR="004701C1" w:rsidRPr="004701C1">
        <w:rPr>
          <w:rFonts w:ascii="Arial" w:hAnsi="Arial" w:cs="Arial"/>
          <w:i/>
          <w:iCs/>
          <w:szCs w:val="24"/>
        </w:rPr>
        <w:t>et al.</w:t>
      </w:r>
      <w:r w:rsidR="004701C1" w:rsidRPr="004701C1">
        <w:rPr>
          <w:rFonts w:ascii="Arial" w:hAnsi="Arial" w:cs="Arial"/>
          <w:szCs w:val="24"/>
        </w:rPr>
        <w:t>, 2015)</w:t>
      </w:r>
      <w:r w:rsidR="004701C1">
        <w:fldChar w:fldCharType="end"/>
      </w:r>
      <w:r w:rsidR="005768E5">
        <w:t xml:space="preserve">, to ensure that gridded estimates align with these counts. </w:t>
      </w:r>
      <w:r w:rsidR="004701C1">
        <w:t>This method also features in pycnophylactic interpolation,</w:t>
      </w:r>
      <w:r w:rsidR="000B3319">
        <w:t xml:space="preserve"> where the weighted average of a </w:t>
      </w:r>
      <w:r w:rsidR="001A6603">
        <w:t>pixel’s</w:t>
      </w:r>
      <w:r w:rsidR="000B3319">
        <w:t xml:space="preserve"> neighbours is used to iteratively smooth the population values in grid cells whilst ensuring the mass-preserving property is met, as a </w:t>
      </w:r>
      <w:r w:rsidR="004701C1">
        <w:t>technique</w:t>
      </w:r>
      <w:r w:rsidR="000B3319">
        <w:t xml:space="preserve">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028223A4" w14:textId="4C2F7F3F" w:rsidR="00016034" w:rsidRDefault="008B0F71" w:rsidP="00BF2992">
      <w:ins w:id="29" w:author="Joe P" w:date="2023-08-24T23:15:00Z">
        <w:r>
          <w:t>The method proposed for this study combines features of both dasymetric and pycnophylactic disaggregation</w:t>
        </w:r>
      </w:ins>
      <w:ins w:id="30" w:author="Joe P" w:date="2023-08-24T23:16:00Z">
        <w:r w:rsidR="0017386A">
          <w:t>.</w:t>
        </w:r>
      </w:ins>
      <w:ins w:id="31" w:author="Joe P" w:date="2023-08-24T23:15:00Z">
        <w:r>
          <w:t xml:space="preserve"> </w:t>
        </w:r>
      </w:ins>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1549C6">
        <w:t>, and have thus become</w:t>
      </w:r>
      <w:r w:rsidR="000E421F">
        <w:t xml:space="preserve"> </w:t>
      </w:r>
      <w:r w:rsidR="00016034">
        <w:t xml:space="preserve">key features in the development of </w:t>
      </w:r>
      <w:r w:rsidR="00C779FD">
        <w:t xml:space="preserve">modern </w:t>
      </w:r>
      <w:r w:rsidR="00016034">
        <w:t>disaggregation models</w:t>
      </w:r>
      <w:r w:rsidR="00D40EAB">
        <w:t xml:space="preserve">. </w:t>
      </w:r>
      <w:r w:rsidR="00BF2992">
        <w:t>World gridded population products</w:t>
      </w:r>
      <w:r w:rsidR="001A6603">
        <w:t xml:space="preserve"> such as the Global Human Settlement Layer, WorldPop, and Esri’s World </w:t>
      </w:r>
      <w:r w:rsidR="001A6603">
        <w:lastRenderedPageBreak/>
        <w:t>Population Estimate all utilise ancillary data in some format to apply dasymetric constraint</w:t>
      </w:r>
      <w:r w:rsidR="00BF2992">
        <w:t xml:space="preserve"> (</w:t>
      </w:r>
      <w:r w:rsidR="00BF2992">
        <w:fldChar w:fldCharType="begin"/>
      </w:r>
      <w:r w:rsidR="00BF2992">
        <w:instrText xml:space="preserve"> REF _Ref142311900 \h  \* MERGEFORMAT </w:instrText>
      </w:r>
      <w:r w:rsidR="00BF2992">
        <w:fldChar w:fldCharType="separate"/>
      </w:r>
      <w:r w:rsidR="00BF2992">
        <w:t xml:space="preserve">Table </w:t>
      </w:r>
      <w:r w:rsidR="00BF2992">
        <w:rPr>
          <w:noProof/>
        </w:rPr>
        <w:t>2</w:t>
      </w:r>
      <w:r w:rsidR="00BF2992">
        <w:fldChar w:fldCharType="end"/>
      </w:r>
      <w:r w:rsidR="00BF2992">
        <w:t>)</w:t>
      </w:r>
      <w:r w:rsidR="004846D7">
        <w:t>.</w:t>
      </w:r>
      <w:r w:rsidR="00BF2992">
        <w:t xml:space="preserve"> A</w:t>
      </w:r>
      <w:r w:rsidR="00016034">
        <w:t xml:space="preserve">dvances in computational power and the availability of high quality earth observation data </w:t>
      </w:r>
      <w:r w:rsidR="00BF2992">
        <w:t xml:space="preserve">have supported a proliferation in spatial disaggregation studies </w:t>
      </w:r>
      <w:r w:rsidR="0017386A">
        <w:t xml:space="preserve">over the last decade </w:t>
      </w:r>
      <w:r w:rsidR="00016034">
        <w:fldChar w:fldCharType="begin"/>
      </w:r>
      <w:r w:rsidR="00016034">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016034">
        <w:fldChar w:fldCharType="separate"/>
      </w:r>
      <w:r w:rsidR="00016034" w:rsidRPr="00EA782F">
        <w:rPr>
          <w:rFonts w:ascii="Arial" w:hAnsi="Arial" w:cs="Arial"/>
          <w:szCs w:val="24"/>
        </w:rPr>
        <w:t xml:space="preserve">(Wardrop </w:t>
      </w:r>
      <w:r w:rsidR="00016034" w:rsidRPr="00EA782F">
        <w:rPr>
          <w:rFonts w:ascii="Arial" w:hAnsi="Arial" w:cs="Arial"/>
          <w:i/>
          <w:iCs/>
          <w:szCs w:val="24"/>
        </w:rPr>
        <w:t>et al.</w:t>
      </w:r>
      <w:r w:rsidR="00016034" w:rsidRPr="00EA782F">
        <w:rPr>
          <w:rFonts w:ascii="Arial" w:hAnsi="Arial" w:cs="Arial"/>
          <w:szCs w:val="24"/>
        </w:rPr>
        <w:t>, 2018)</w:t>
      </w:r>
      <w:r w:rsidR="00016034">
        <w:fldChar w:fldCharType="end"/>
      </w:r>
      <w:r w:rsidR="0017386A">
        <w:t xml:space="preserve">, and </w:t>
      </w:r>
      <w:r w:rsidR="00016034">
        <w:t xml:space="preserve">. </w:t>
      </w:r>
    </w:p>
    <w:p w14:paraId="4A5835B3" w14:textId="77777777" w:rsidR="00016034" w:rsidRDefault="00016034" w:rsidP="00016034">
      <w:pPr>
        <w:pStyle w:val="Caption"/>
        <w:keepNext/>
      </w:pPr>
      <w:bookmarkStart w:id="32" w:name="_Ref142311900"/>
      <w:bookmarkStart w:id="33" w:name="_Toc143811626"/>
      <w:r>
        <w:t xml:space="preserve">Table </w:t>
      </w:r>
      <w:fldSimple w:instr=" SEQ Table \* ARABIC ">
        <w:r>
          <w:rPr>
            <w:noProof/>
          </w:rPr>
          <w:t>2</w:t>
        </w:r>
      </w:fldSimple>
      <w:bookmarkEnd w:id="32"/>
      <w:r>
        <w:t xml:space="preserve">: Selected World Population Grid Datasets, adapted from Leyk et al. </w:t>
      </w:r>
      <w:r>
        <w:fldChar w:fldCharType="begin"/>
      </w:r>
      <w:r>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fldChar w:fldCharType="separate"/>
      </w:r>
      <w:r w:rsidRPr="009C1B12">
        <w:rPr>
          <w:rFonts w:ascii="Arial" w:hAnsi="Arial" w:cs="Arial"/>
        </w:rPr>
        <w:t>(2019)</w:t>
      </w:r>
      <w:bookmarkEnd w:id="33"/>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016034" w14:paraId="14BBF616" w14:textId="77777777" w:rsidTr="00016034">
        <w:trPr>
          <w:cantSplit/>
        </w:trPr>
        <w:tc>
          <w:tcPr>
            <w:tcW w:w="1178" w:type="pct"/>
            <w:tcBorders>
              <w:top w:val="single" w:sz="8" w:space="0" w:color="auto"/>
              <w:bottom w:val="single" w:sz="8" w:space="0" w:color="auto"/>
            </w:tcBorders>
          </w:tcPr>
          <w:p w14:paraId="3510F7D5" w14:textId="77777777" w:rsidR="00016034" w:rsidRPr="00FB3596" w:rsidRDefault="00016034" w:rsidP="00B35059">
            <w:pPr>
              <w:pStyle w:val="TableHeaders"/>
            </w:pPr>
            <w:r w:rsidRPr="00FB3596">
              <w:t>Dataset</w:t>
            </w:r>
          </w:p>
        </w:tc>
        <w:tc>
          <w:tcPr>
            <w:tcW w:w="786" w:type="pct"/>
            <w:tcBorders>
              <w:top w:val="single" w:sz="8" w:space="0" w:color="auto"/>
              <w:bottom w:val="single" w:sz="8" w:space="0" w:color="auto"/>
            </w:tcBorders>
          </w:tcPr>
          <w:p w14:paraId="67007E1E" w14:textId="77777777" w:rsidR="00016034" w:rsidRPr="00FB3596" w:rsidRDefault="00016034" w:rsidP="00B35059">
            <w:pPr>
              <w:pStyle w:val="TableHeaders"/>
            </w:pPr>
            <w:r w:rsidRPr="00FB3596">
              <w:t>Source</w:t>
            </w:r>
          </w:p>
        </w:tc>
        <w:tc>
          <w:tcPr>
            <w:tcW w:w="706" w:type="pct"/>
            <w:tcBorders>
              <w:top w:val="single" w:sz="8" w:space="0" w:color="auto"/>
              <w:bottom w:val="single" w:sz="8" w:space="0" w:color="auto"/>
            </w:tcBorders>
          </w:tcPr>
          <w:p w14:paraId="18F339A4" w14:textId="77777777" w:rsidR="00016034" w:rsidRPr="00FB3596" w:rsidRDefault="00016034" w:rsidP="00B35059">
            <w:pPr>
              <w:pStyle w:val="TableHeaders"/>
            </w:pPr>
            <w:r w:rsidRPr="00FB3596">
              <w:t>Method</w:t>
            </w:r>
          </w:p>
        </w:tc>
        <w:tc>
          <w:tcPr>
            <w:tcW w:w="707" w:type="pct"/>
            <w:tcBorders>
              <w:top w:val="single" w:sz="8" w:space="0" w:color="auto"/>
              <w:bottom w:val="single" w:sz="8" w:space="0" w:color="auto"/>
            </w:tcBorders>
          </w:tcPr>
          <w:p w14:paraId="45F6FBE7" w14:textId="77777777" w:rsidR="00016034" w:rsidRPr="00FB3596" w:rsidRDefault="00016034" w:rsidP="00B35059">
            <w:pPr>
              <w:pStyle w:val="TableHeaders"/>
            </w:pPr>
            <w:r w:rsidRPr="00FB3596">
              <w:t>Spatial Resolution</w:t>
            </w:r>
          </w:p>
        </w:tc>
        <w:tc>
          <w:tcPr>
            <w:tcW w:w="1623" w:type="pct"/>
            <w:tcBorders>
              <w:top w:val="single" w:sz="8" w:space="0" w:color="auto"/>
              <w:bottom w:val="single" w:sz="8" w:space="0" w:color="auto"/>
            </w:tcBorders>
          </w:tcPr>
          <w:p w14:paraId="2F2AB705" w14:textId="77777777" w:rsidR="00016034" w:rsidRPr="00FB3596" w:rsidRDefault="00016034" w:rsidP="00B35059">
            <w:pPr>
              <w:pStyle w:val="TableHeaders"/>
            </w:pPr>
            <w:r w:rsidRPr="00FB3596">
              <w:t>Ancillary data layers</w:t>
            </w:r>
          </w:p>
        </w:tc>
      </w:tr>
      <w:tr w:rsidR="00016034" w14:paraId="752F4DA1" w14:textId="77777777" w:rsidTr="00B35059">
        <w:tc>
          <w:tcPr>
            <w:tcW w:w="1178" w:type="pct"/>
            <w:tcBorders>
              <w:top w:val="single" w:sz="8" w:space="0" w:color="auto"/>
            </w:tcBorders>
          </w:tcPr>
          <w:p w14:paraId="09DC7779" w14:textId="77777777" w:rsidR="00016034" w:rsidRDefault="00016034" w:rsidP="00B35059">
            <w:pPr>
              <w:pStyle w:val="TableText"/>
            </w:pPr>
            <w:r>
              <w:t>Gridded Population of the World (GPW)</w:t>
            </w:r>
          </w:p>
        </w:tc>
        <w:tc>
          <w:tcPr>
            <w:tcW w:w="786" w:type="pct"/>
            <w:tcBorders>
              <w:top w:val="single" w:sz="8" w:space="0" w:color="auto"/>
            </w:tcBorders>
          </w:tcPr>
          <w:p w14:paraId="69E00963" w14:textId="77777777" w:rsidR="00016034" w:rsidRPr="009C1B12" w:rsidRDefault="00016034" w:rsidP="00B35059">
            <w:pPr>
              <w:pStyle w:val="TableText"/>
              <w:rPr>
                <w:vertAlign w:val="superscript"/>
              </w:rPr>
            </w:pPr>
            <w:proofErr w:type="spellStart"/>
            <w:r>
              <w:t>CIESIN</w:t>
            </w:r>
            <w:r>
              <w:rPr>
                <w:vertAlign w:val="superscript"/>
              </w:rPr>
              <w:t>a</w:t>
            </w:r>
            <w:proofErr w:type="spellEnd"/>
          </w:p>
        </w:tc>
        <w:tc>
          <w:tcPr>
            <w:tcW w:w="706" w:type="pct"/>
            <w:tcBorders>
              <w:top w:val="single" w:sz="8" w:space="0" w:color="auto"/>
            </w:tcBorders>
          </w:tcPr>
          <w:p w14:paraId="52D51027" w14:textId="77777777" w:rsidR="00016034" w:rsidRDefault="00016034" w:rsidP="00B35059">
            <w:pPr>
              <w:pStyle w:val="TableText"/>
            </w:pPr>
            <w:r>
              <w:t>Areal weighting</w:t>
            </w:r>
          </w:p>
        </w:tc>
        <w:tc>
          <w:tcPr>
            <w:tcW w:w="707" w:type="pct"/>
            <w:tcBorders>
              <w:top w:val="single" w:sz="8" w:space="0" w:color="auto"/>
            </w:tcBorders>
          </w:tcPr>
          <w:p w14:paraId="52D9854E" w14:textId="77777777" w:rsidR="00016034" w:rsidRDefault="00016034" w:rsidP="00B35059">
            <w:pPr>
              <w:pStyle w:val="TableText"/>
            </w:pPr>
            <w:r>
              <w:t>1km</w:t>
            </w:r>
          </w:p>
        </w:tc>
        <w:tc>
          <w:tcPr>
            <w:tcW w:w="1623" w:type="pct"/>
            <w:tcBorders>
              <w:top w:val="single" w:sz="8" w:space="0" w:color="auto"/>
            </w:tcBorders>
          </w:tcPr>
          <w:p w14:paraId="7DDBD2B4" w14:textId="77777777" w:rsidR="00016034" w:rsidRDefault="00016034" w:rsidP="00B35059">
            <w:pPr>
              <w:pStyle w:val="TableText"/>
            </w:pPr>
            <w:r>
              <w:t>Water bodies</w:t>
            </w:r>
          </w:p>
        </w:tc>
      </w:tr>
      <w:tr w:rsidR="00016034" w14:paraId="7E37D10F" w14:textId="77777777" w:rsidTr="00B35059">
        <w:tc>
          <w:tcPr>
            <w:tcW w:w="1178" w:type="pct"/>
          </w:tcPr>
          <w:p w14:paraId="32C21EA3" w14:textId="77777777" w:rsidR="00016034" w:rsidRDefault="00016034" w:rsidP="00B35059">
            <w:pPr>
              <w:pStyle w:val="TableText"/>
            </w:pPr>
            <w:r>
              <w:t>Global Human Settlement Layer – Population (GHS-POP)</w:t>
            </w:r>
          </w:p>
        </w:tc>
        <w:tc>
          <w:tcPr>
            <w:tcW w:w="786" w:type="pct"/>
          </w:tcPr>
          <w:p w14:paraId="5C1E2483" w14:textId="77777777" w:rsidR="00016034" w:rsidRPr="009C1B12" w:rsidRDefault="00016034" w:rsidP="00B35059">
            <w:pPr>
              <w:pStyle w:val="TableText"/>
              <w:rPr>
                <w:vertAlign w:val="superscript"/>
              </w:rPr>
            </w:pPr>
            <w:proofErr w:type="spellStart"/>
            <w:r>
              <w:t>JRC</w:t>
            </w:r>
            <w:r>
              <w:rPr>
                <w:vertAlign w:val="superscript"/>
              </w:rPr>
              <w:t>b</w:t>
            </w:r>
            <w:proofErr w:type="spellEnd"/>
            <w:r>
              <w:t xml:space="preserve"> and </w:t>
            </w:r>
            <w:proofErr w:type="spellStart"/>
            <w:r>
              <w:t>CIESIN</w:t>
            </w:r>
            <w:r>
              <w:rPr>
                <w:vertAlign w:val="superscript"/>
              </w:rPr>
              <w:t>a</w:t>
            </w:r>
            <w:proofErr w:type="spellEnd"/>
          </w:p>
        </w:tc>
        <w:tc>
          <w:tcPr>
            <w:tcW w:w="706" w:type="pct"/>
          </w:tcPr>
          <w:p w14:paraId="0B6B9281" w14:textId="77777777" w:rsidR="00016034" w:rsidRDefault="00016034" w:rsidP="00B35059">
            <w:pPr>
              <w:pStyle w:val="TableText"/>
            </w:pPr>
            <w:r>
              <w:t>Dasymetric</w:t>
            </w:r>
          </w:p>
        </w:tc>
        <w:tc>
          <w:tcPr>
            <w:tcW w:w="707" w:type="pct"/>
          </w:tcPr>
          <w:p w14:paraId="38E01B55" w14:textId="77777777" w:rsidR="00016034" w:rsidRDefault="00016034" w:rsidP="00B35059">
            <w:pPr>
              <w:pStyle w:val="TableText"/>
            </w:pPr>
            <w:r>
              <w:t>250m</w:t>
            </w:r>
          </w:p>
        </w:tc>
        <w:tc>
          <w:tcPr>
            <w:tcW w:w="1623" w:type="pct"/>
          </w:tcPr>
          <w:p w14:paraId="088555C3" w14:textId="77777777" w:rsidR="00016034" w:rsidRDefault="00016034" w:rsidP="00B35059">
            <w:pPr>
              <w:pStyle w:val="TableText"/>
            </w:pPr>
            <w:r>
              <w:t>Built structures</w:t>
            </w:r>
          </w:p>
        </w:tc>
      </w:tr>
      <w:tr w:rsidR="00016034" w14:paraId="73C740A8" w14:textId="77777777" w:rsidTr="00B35059">
        <w:tc>
          <w:tcPr>
            <w:tcW w:w="1178" w:type="pct"/>
          </w:tcPr>
          <w:p w14:paraId="3E5C27A2" w14:textId="77777777" w:rsidR="00016034" w:rsidRDefault="00016034" w:rsidP="00B35059">
            <w:pPr>
              <w:pStyle w:val="TableText"/>
            </w:pPr>
            <w:r>
              <w:t>WorldPop</w:t>
            </w:r>
          </w:p>
        </w:tc>
        <w:tc>
          <w:tcPr>
            <w:tcW w:w="786" w:type="pct"/>
          </w:tcPr>
          <w:p w14:paraId="70693D01" w14:textId="77777777" w:rsidR="00016034" w:rsidRDefault="00016034" w:rsidP="00B35059">
            <w:pPr>
              <w:pStyle w:val="TableText"/>
            </w:pPr>
            <w:r>
              <w:t>University of Southampton</w:t>
            </w:r>
          </w:p>
        </w:tc>
        <w:tc>
          <w:tcPr>
            <w:tcW w:w="706" w:type="pct"/>
          </w:tcPr>
          <w:p w14:paraId="10563053" w14:textId="77777777" w:rsidR="00016034" w:rsidRDefault="00016034" w:rsidP="00B35059">
            <w:pPr>
              <w:pStyle w:val="TableText"/>
            </w:pPr>
            <w:r>
              <w:t>Statistical/ Dasymetric</w:t>
            </w:r>
          </w:p>
        </w:tc>
        <w:tc>
          <w:tcPr>
            <w:tcW w:w="707" w:type="pct"/>
          </w:tcPr>
          <w:p w14:paraId="5588956D" w14:textId="77777777" w:rsidR="00016034" w:rsidRDefault="00016034" w:rsidP="00B35059">
            <w:pPr>
              <w:pStyle w:val="TableText"/>
            </w:pPr>
            <w:r>
              <w:t>100m, 1km</w:t>
            </w:r>
          </w:p>
        </w:tc>
        <w:tc>
          <w:tcPr>
            <w:tcW w:w="1623" w:type="pct"/>
          </w:tcPr>
          <w:p w14:paraId="73D9560E" w14:textId="77777777" w:rsidR="00016034" w:rsidRDefault="00016034" w:rsidP="00B35059">
            <w:pPr>
              <w:pStyle w:val="TableText"/>
            </w:pPr>
            <w:r>
              <w:t>Roads, Land cover, Built structures, Urban areas, Night-time lights, Infrastructure, Climate, Topography, Elevation, Water bodies</w:t>
            </w:r>
          </w:p>
        </w:tc>
      </w:tr>
      <w:tr w:rsidR="00016034" w14:paraId="5F351A40" w14:textId="77777777" w:rsidTr="00B35059">
        <w:tc>
          <w:tcPr>
            <w:tcW w:w="1178" w:type="pct"/>
          </w:tcPr>
          <w:p w14:paraId="3E086AB0" w14:textId="77777777" w:rsidR="00016034" w:rsidRDefault="00016034" w:rsidP="00B35059">
            <w:pPr>
              <w:pStyle w:val="TableText"/>
            </w:pPr>
            <w:r>
              <w:t>LandScan Global</w:t>
            </w:r>
          </w:p>
        </w:tc>
        <w:tc>
          <w:tcPr>
            <w:tcW w:w="786" w:type="pct"/>
          </w:tcPr>
          <w:p w14:paraId="63F1ACF0" w14:textId="77777777" w:rsidR="00016034" w:rsidRPr="009C1B12" w:rsidRDefault="00016034" w:rsidP="00B35059">
            <w:pPr>
              <w:pStyle w:val="TableText"/>
              <w:rPr>
                <w:vertAlign w:val="superscript"/>
              </w:rPr>
            </w:pPr>
            <w:proofErr w:type="spellStart"/>
            <w:r>
              <w:t>ORNL</w:t>
            </w:r>
            <w:r>
              <w:rPr>
                <w:vertAlign w:val="superscript"/>
              </w:rPr>
              <w:t>c</w:t>
            </w:r>
            <w:proofErr w:type="spellEnd"/>
          </w:p>
        </w:tc>
        <w:tc>
          <w:tcPr>
            <w:tcW w:w="706" w:type="pct"/>
          </w:tcPr>
          <w:p w14:paraId="49846C92" w14:textId="77777777" w:rsidR="00016034" w:rsidRDefault="00016034" w:rsidP="00B35059">
            <w:pPr>
              <w:pStyle w:val="TableText"/>
            </w:pPr>
            <w:r>
              <w:t>Smart interpolation</w:t>
            </w:r>
          </w:p>
        </w:tc>
        <w:tc>
          <w:tcPr>
            <w:tcW w:w="707" w:type="pct"/>
          </w:tcPr>
          <w:p w14:paraId="784600C4" w14:textId="77777777" w:rsidR="00016034" w:rsidRDefault="00016034" w:rsidP="00B35059">
            <w:pPr>
              <w:pStyle w:val="TableText"/>
            </w:pPr>
            <w:r>
              <w:t>30 arcsec</w:t>
            </w:r>
          </w:p>
        </w:tc>
        <w:tc>
          <w:tcPr>
            <w:tcW w:w="1623" w:type="pct"/>
          </w:tcPr>
          <w:p w14:paraId="30985657" w14:textId="77777777" w:rsidR="00016034" w:rsidRDefault="00016034" w:rsidP="00B35059">
            <w:pPr>
              <w:pStyle w:val="TableText"/>
            </w:pPr>
            <w:r>
              <w:t>Roads, Land cover, Built structures, Urban areas, Infrastructure, Climate, Topography, Elevation, Water bodies</w:t>
            </w:r>
          </w:p>
        </w:tc>
      </w:tr>
      <w:tr w:rsidR="00016034" w14:paraId="33A1DD8D" w14:textId="77777777" w:rsidTr="00B35059">
        <w:tc>
          <w:tcPr>
            <w:tcW w:w="1178" w:type="pct"/>
            <w:tcBorders>
              <w:bottom w:val="single" w:sz="8" w:space="0" w:color="auto"/>
            </w:tcBorders>
          </w:tcPr>
          <w:p w14:paraId="133CF081" w14:textId="77777777" w:rsidR="00016034" w:rsidRDefault="00016034" w:rsidP="00B35059">
            <w:pPr>
              <w:pStyle w:val="TableText"/>
            </w:pPr>
            <w:r>
              <w:t>World Population Estimate (WPE)</w:t>
            </w:r>
          </w:p>
        </w:tc>
        <w:tc>
          <w:tcPr>
            <w:tcW w:w="786" w:type="pct"/>
            <w:tcBorders>
              <w:bottom w:val="single" w:sz="8" w:space="0" w:color="auto"/>
            </w:tcBorders>
          </w:tcPr>
          <w:p w14:paraId="23E343E1" w14:textId="77777777" w:rsidR="00016034" w:rsidRPr="009C1B12" w:rsidRDefault="00016034" w:rsidP="00B35059">
            <w:pPr>
              <w:pStyle w:val="TableText"/>
              <w:rPr>
                <w:vertAlign w:val="superscript"/>
              </w:rPr>
            </w:pPr>
            <w:r>
              <w:t>Esri</w:t>
            </w:r>
          </w:p>
        </w:tc>
        <w:tc>
          <w:tcPr>
            <w:tcW w:w="706" w:type="pct"/>
            <w:tcBorders>
              <w:bottom w:val="single" w:sz="8" w:space="0" w:color="auto"/>
            </w:tcBorders>
          </w:tcPr>
          <w:p w14:paraId="60AFDF5C" w14:textId="38E4EAE9" w:rsidR="00016034" w:rsidRDefault="00016034" w:rsidP="00B35059">
            <w:pPr>
              <w:pStyle w:val="TableText"/>
            </w:pPr>
            <w:r>
              <w:t xml:space="preserve">Dasymetric </w:t>
            </w:r>
          </w:p>
        </w:tc>
        <w:tc>
          <w:tcPr>
            <w:tcW w:w="707" w:type="pct"/>
            <w:tcBorders>
              <w:bottom w:val="single" w:sz="8" w:space="0" w:color="auto"/>
            </w:tcBorders>
          </w:tcPr>
          <w:p w14:paraId="5618B758" w14:textId="77777777" w:rsidR="00016034" w:rsidRDefault="00016034" w:rsidP="00B35059">
            <w:pPr>
              <w:pStyle w:val="TableText"/>
            </w:pPr>
            <w:r>
              <w:t>150m</w:t>
            </w:r>
          </w:p>
        </w:tc>
        <w:tc>
          <w:tcPr>
            <w:tcW w:w="1623" w:type="pct"/>
            <w:tcBorders>
              <w:bottom w:val="single" w:sz="8" w:space="0" w:color="auto"/>
            </w:tcBorders>
          </w:tcPr>
          <w:p w14:paraId="0D3E8C87" w14:textId="77777777" w:rsidR="00016034" w:rsidRDefault="00016034" w:rsidP="00B35059">
            <w:pPr>
              <w:pStyle w:val="TableText"/>
            </w:pPr>
            <w:r>
              <w:t>Roads, Land cover, Urban areas, Water bodies</w:t>
            </w:r>
          </w:p>
        </w:tc>
      </w:tr>
    </w:tbl>
    <w:p w14:paraId="1F6D9775" w14:textId="6E78D087" w:rsidR="00016034" w:rsidRDefault="00016034" w:rsidP="00016034">
      <w:pPr>
        <w:pStyle w:val="TableNotes"/>
      </w:pPr>
      <w:r>
        <w:rPr>
          <w:vertAlign w:val="superscript"/>
        </w:rPr>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p>
    <w:p w14:paraId="7F590A19" w14:textId="0DE7A0DA" w:rsidR="00880B8E" w:rsidRDefault="00C10490" w:rsidP="00C61E47">
      <w:r>
        <w:t>Although there has been</w:t>
      </w:r>
      <w:r w:rsidR="002E6AB9">
        <w:t xml:space="preserve"> extensive research and methodological development in the field of population disaggregation</w:t>
      </w:r>
      <w:r w:rsidR="00BF2992">
        <w:t xml:space="preserve"> </w:t>
      </w:r>
      <w:r w:rsidR="00BF2992">
        <w:fldChar w:fldCharType="begin"/>
      </w:r>
      <w:r w:rsidR="00BF2992">
        <w:instrText xml:space="preserve"> ADDIN ZOTERO_ITEM CSL_CITATION {"citationID":"OyYe9LCb","properties":{"formattedCitation":"(Leyk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BF2992">
        <w:fldChar w:fldCharType="separate"/>
      </w:r>
      <w:r w:rsidR="00BF2992" w:rsidRPr="00BF2992">
        <w:rPr>
          <w:rFonts w:ascii="Arial" w:hAnsi="Arial" w:cs="Arial"/>
          <w:szCs w:val="24"/>
        </w:rPr>
        <w:t xml:space="preserve">(Leyk </w:t>
      </w:r>
      <w:r w:rsidR="00BF2992" w:rsidRPr="00BF2992">
        <w:rPr>
          <w:rFonts w:ascii="Arial" w:hAnsi="Arial" w:cs="Arial"/>
          <w:i/>
          <w:iCs/>
          <w:szCs w:val="24"/>
        </w:rPr>
        <w:t>et al.</w:t>
      </w:r>
      <w:r w:rsidR="00BF2992" w:rsidRPr="00BF2992">
        <w:rPr>
          <w:rFonts w:ascii="Arial" w:hAnsi="Arial" w:cs="Arial"/>
          <w:szCs w:val="24"/>
        </w:rPr>
        <w:t>, 2019)</w:t>
      </w:r>
      <w:r w:rsidR="00BF2992">
        <w:fldChar w:fldCharType="end"/>
      </w:r>
      <w:r w:rsidR="002E6AB9">
        <w:t>,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commentRangeStart w:id="34"/>
      <w:r w:rsidR="00D36FF4">
        <w:t xml:space="preserve">An early study by Eicher and Brewer </w:t>
      </w:r>
      <w:commentRangeEnd w:id="34"/>
      <w:r w:rsidR="00B867BF">
        <w:rPr>
          <w:rStyle w:val="CommentReference"/>
        </w:rPr>
        <w:commentReference w:id="34"/>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The WorldPop research unit regularly produce national and regional gridded maps across health and social indicators, such as vaccination coverage</w:t>
      </w:r>
      <w:r w:rsidR="002A2B57">
        <w:t xml:space="preserve"> and low birthweight</w:t>
      </w:r>
      <w:r w:rsidR="008905B5">
        <w:t xml:space="preserv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DB7EE00" w14:textId="15189FC7" w:rsidR="00D96ED1" w:rsidRDefault="00880D06" w:rsidP="00C61E47">
      <w:commentRangeStart w:id="35"/>
      <w:r>
        <w:t>In assessing agricultural populations</w:t>
      </w:r>
      <w:commentRangeEnd w:id="35"/>
      <w:r w:rsidR="00527E91">
        <w:rPr>
          <w:rStyle w:val="CommentReference"/>
        </w:rPr>
        <w:commentReference w:id="35"/>
      </w:r>
      <w:r>
        <w:t>,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r w:rsidR="00AB5E75">
        <w:t xml:space="preserve">No studies were found that attempt </w:t>
      </w:r>
      <w:r w:rsidR="00AB5E75">
        <w:lastRenderedPageBreak/>
        <w:t xml:space="preserve">to estimate the spatial distribution of the entire agriculture dependent population, inclusive of non-workers and families. </w:t>
      </w:r>
    </w:p>
    <w:p w14:paraId="16E3F7A0" w14:textId="59E96173" w:rsidR="00AD4F2B" w:rsidRPr="00AD4F2B" w:rsidRDefault="00AD4F2B" w:rsidP="00AD4F2B">
      <w:pPr>
        <w:pStyle w:val="Heading3"/>
        <w:numPr>
          <w:ilvl w:val="1"/>
          <w:numId w:val="22"/>
        </w:numPr>
      </w:pPr>
      <w:bookmarkStart w:id="36" w:name="_Toc143817238"/>
      <w:r>
        <w:t>Justification</w:t>
      </w:r>
      <w:bookmarkEnd w:id="36"/>
    </w:p>
    <w:p w14:paraId="19340FEB" w14:textId="08F3C157" w:rsidR="00CD0128"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1720B2E7" w14:textId="38450910" w:rsidR="00E14434" w:rsidRDefault="00E14434" w:rsidP="0016327D">
      <w:r>
        <w:t xml:space="preserve">The benefits of having access to disaggregated spatial data </w:t>
      </w:r>
      <w:r w:rsidR="003E11E2">
        <w:t xml:space="preserve">of the agricultural population </w:t>
      </w:r>
      <w:r>
        <w:t xml:space="preserve">include planning services, crisis response, and resource demand, and supporting the monitoring of development agendas – such as the United Nations Sustainable Development Goals (SDGs), which explicitly call for greater availability of “timely, high quality and disaggregated data” </w:t>
      </w:r>
      <w:r>
        <w:fldChar w:fldCharType="begin"/>
      </w:r>
      <w:r>
        <w:instrText xml:space="preserve"> ADDIN ZOTERO_ITEM CSL_CITATION {"citationID":"l1vJOfR0","properties":{"formattedCitation":"(United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fldChar w:fldCharType="separate"/>
      </w:r>
      <w:r w:rsidRPr="00E14434">
        <w:rPr>
          <w:rFonts w:ascii="Arial" w:hAnsi="Arial" w:cs="Arial"/>
        </w:rPr>
        <w:t>(United Nations, 2022, p. 3)</w:t>
      </w:r>
      <w:r>
        <w:fldChar w:fldCharType="end"/>
      </w:r>
      <w:r>
        <w:t xml:space="preserve">. </w:t>
      </w:r>
      <w:r w:rsidR="003E11E2">
        <w:t xml:space="preserve">There has been extensive development of spatial disaggregation methodologies in the literature, particularly in the last decade as access to high resolution, freely available earth observation data has improved, but none of these methods have yet been </w:t>
      </w:r>
      <w:r w:rsidR="00527E91">
        <w:t xml:space="preserve">applied to the estimation of agricultural dependent populations. Therefore, this study proposes a new methodology for this purpose, utilising components of dasymetric and pycnophylactic disaggregation. </w:t>
      </w:r>
    </w:p>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7" w:name="_Ref143283920"/>
      <w:bookmarkStart w:id="38" w:name="_Ref143283924"/>
      <w:bookmarkStart w:id="39" w:name="_Toc143817239"/>
      <w:r>
        <w:t>Data Sources</w:t>
      </w:r>
      <w:bookmarkEnd w:id="37"/>
      <w:bookmarkEnd w:id="38"/>
      <w:bookmarkEnd w:id="39"/>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 xml:space="preserve">the most frequently occurring class label for each pixel over the </w:t>
      </w:r>
      <w:r w:rsidR="00EF2DB8">
        <w:lastRenderedPageBreak/>
        <w:t>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r w:rsidR="00CD79A5">
        <w:t xml:space="preserve"> For this study, the three rural classes in addition to suburban/peri-urban areas were combined into a single class, labelled ‘rural’, for use as a mask for population data.</w:t>
      </w:r>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6E39CB01" w:rsidR="003B4347" w:rsidRDefault="003B4347" w:rsidP="003B4347">
      <w:pPr>
        <w:pStyle w:val="Caption"/>
        <w:keepNext/>
      </w:pPr>
      <w:bookmarkStart w:id="40" w:name="_Ref142986859"/>
      <w:bookmarkStart w:id="41" w:name="_Toc143811627"/>
      <w:r>
        <w:t>Table</w:t>
      </w:r>
      <w:r w:rsidR="00CF456F">
        <w:t xml:space="preserve"> </w:t>
      </w:r>
      <w:fldSimple w:instr=" SEQ Table \* ARABIC ">
        <w:r w:rsidR="00B200BF">
          <w:rPr>
            <w:noProof/>
          </w:rPr>
          <w:t>3</w:t>
        </w:r>
      </w:fldSimple>
      <w:bookmarkEnd w:id="40"/>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bookmarkEnd w:id="41"/>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w:t>
      </w:r>
      <w:r w:rsidR="00847C1E">
        <w:lastRenderedPageBreak/>
        <w:t xml:space="preserve">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22B20933" w14:textId="14C67713" w:rsidR="00BE142B" w:rsidRDefault="00A044AB" w:rsidP="00AD4F2B">
      <w:r>
        <w:t>Tables from the Indian Census</w:t>
      </w:r>
      <w:r w:rsidR="0002555D">
        <w:t xml:space="preserve"> 2011</w:t>
      </w:r>
      <w:r>
        <w:t xml:space="preserve"> were used </w:t>
      </w:r>
      <w:r w:rsidR="00921F8C">
        <w:t xml:space="preserve">to calculate total population and agricultural dependent population at the state and district level. </w:t>
      </w:r>
      <w:r w:rsidR="00BE142B">
        <w:t xml:space="preserve">This census-estimated value was used as the ‘ceiling’ to which aggregated estimates were adjusted to align with, ensuring that final estimates from the model are roughly equivalent to official population estimates at higher administrative levels. </w:t>
      </w:r>
    </w:p>
    <w:p w14:paraId="48D3CC62" w14:textId="77777777" w:rsidR="007A2697" w:rsidRPr="00E67DBD" w:rsidRDefault="007A2697" w:rsidP="007A2697">
      <w:pPr>
        <w:pStyle w:val="Heading3"/>
        <w:numPr>
          <w:ilvl w:val="1"/>
          <w:numId w:val="22"/>
        </w:numPr>
      </w:pPr>
      <w:bookmarkStart w:id="42" w:name="_Toc143817240"/>
      <w:r>
        <w:t>Study setting</w:t>
      </w:r>
      <w:bookmarkEnd w:id="42"/>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3"/>
      <w:r w:rsidR="003A30E0">
        <w:t>Objective II</w:t>
      </w:r>
      <w:commentRangeEnd w:id="43"/>
      <w:r w:rsidR="00EA3229">
        <w:rPr>
          <w:rStyle w:val="CommentReference"/>
        </w:rPr>
        <w:commentReference w:id="43"/>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14648A39" w14:textId="53617DD7" w:rsidR="00761736" w:rsidRDefault="003A30E0" w:rsidP="00873E3B">
      <w:r>
        <w:t xml:space="preserve">Karnataka is </w:t>
      </w:r>
      <w:r w:rsidR="00CF456F">
        <w:t>the 8</w:t>
      </w:r>
      <w:r w:rsidR="00CF456F" w:rsidRPr="00CF456F">
        <w:rPr>
          <w:vertAlign w:val="superscript"/>
        </w:rPr>
        <w:t>th</w:t>
      </w:r>
      <w:r w:rsidR="00CF456F">
        <w:t xml:space="preserve"> largest state</w:t>
      </w:r>
      <w:r>
        <w:t xml:space="preserve"> in India</w:t>
      </w:r>
      <w:r w:rsidR="00CF456F">
        <w:t xml:space="preserve"> by population</w:t>
      </w:r>
      <w:r>
        <w:t xml:space="preserve">, with a 2011 population </w:t>
      </w:r>
      <w:r w:rsidR="00B86715">
        <w:t>of more than</w:t>
      </w:r>
      <w:r>
        <w:t xml:space="preserve"> 60 million people</w:t>
      </w:r>
      <w:r w:rsidR="00CF456F">
        <w:t>,</w:t>
      </w:r>
      <w:r w:rsidR="00CF456F" w:rsidRPr="00CF456F">
        <w:t xml:space="preserve"> </w:t>
      </w:r>
      <w:r w:rsidR="00CF456F">
        <w:t>and 6</w:t>
      </w:r>
      <w:r w:rsidR="00CF456F" w:rsidRPr="00CF456F">
        <w:rPr>
          <w:vertAlign w:val="superscript"/>
        </w:rPr>
        <w:t>th</w:t>
      </w:r>
      <w:r w:rsidR="00CF456F">
        <w:t xml:space="preserve"> largest in area,</w:t>
      </w:r>
      <w:r>
        <w:t xml:space="preserve"> spread across 30 districts</w:t>
      </w:r>
      <w:r w:rsidR="004C1846">
        <w:t xml:space="preserve"> and 192,000 km</w:t>
      </w:r>
      <w:r w:rsidR="004C1846">
        <w:rPr>
          <w:vertAlign w:val="superscript"/>
        </w:rPr>
        <w:t>2</w:t>
      </w:r>
      <w:r w:rsidR="00CF456F">
        <w:t xml:space="preserve"> (</w:t>
      </w:r>
      <w:r w:rsidR="00CF456F">
        <w:fldChar w:fldCharType="begin"/>
      </w:r>
      <w:r w:rsidR="00CF456F">
        <w:instrText xml:space="preserve"> REF _Ref143771004 \h </w:instrText>
      </w:r>
      <w:r w:rsidR="00CF456F">
        <w:fldChar w:fldCharType="separate"/>
      </w:r>
      <w:r w:rsidR="00CF456F">
        <w:t xml:space="preserve">Figure </w:t>
      </w:r>
      <w:r w:rsidR="00CF456F">
        <w:rPr>
          <w:noProof/>
        </w:rPr>
        <w:t>2</w:t>
      </w:r>
      <w:r w:rsidR="00CF456F">
        <w:fldChar w:fldCharType="end"/>
      </w:r>
      <w:r w:rsidR="00CF456F">
        <w:t>)</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bookmarkStart w:id="44" w:name="_Ref143263004"/>
    </w:p>
    <w:p w14:paraId="421F04E5" w14:textId="77777777" w:rsidR="00761736" w:rsidRDefault="00761736" w:rsidP="00761736">
      <w:pPr>
        <w:keepNext/>
      </w:pPr>
      <w:r>
        <w:rPr>
          <w:noProof/>
        </w:rPr>
        <w:lastRenderedPageBreak/>
        <w:drawing>
          <wp:inline distT="0" distB="0" distL="0" distR="0" wp14:anchorId="00836F6D" wp14:editId="1F000408">
            <wp:extent cx="5731510" cy="3755390"/>
            <wp:effectExtent l="0" t="0" r="0" b="0"/>
            <wp:docPr id="746715834" name="Picture 6"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5834" name="Picture 6" descr="A map of india and indi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EC6B570" w14:textId="26785F38" w:rsidR="00C40C99" w:rsidRDefault="00761736" w:rsidP="00761736">
      <w:pPr>
        <w:pStyle w:val="Caption"/>
      </w:pPr>
      <w:bookmarkStart w:id="45" w:name="_Ref143771004"/>
      <w:bookmarkStart w:id="46" w:name="_Toc143727394"/>
      <w:r>
        <w:t xml:space="preserve">Figure </w:t>
      </w:r>
      <w:fldSimple w:instr=" SEQ Figure \* ARABIC ">
        <w:r w:rsidR="00387FF5">
          <w:rPr>
            <w:noProof/>
          </w:rPr>
          <w:t>2</w:t>
        </w:r>
      </w:fldSimple>
      <w:bookmarkEnd w:id="45"/>
      <w:r>
        <w:t>: Reference maps of study setting.</w:t>
      </w:r>
      <w:bookmarkEnd w:id="46"/>
      <w:r>
        <w:t xml:space="preserve"> </w:t>
      </w:r>
    </w:p>
    <w:p w14:paraId="6D304FC3" w14:textId="2A5A1196" w:rsidR="00E847CD" w:rsidRPr="008A6E85" w:rsidRDefault="00761736" w:rsidP="00C40C99">
      <w:pPr>
        <w:pStyle w:val="FigCaptionNotes"/>
      </w:pPr>
      <w:r>
        <w:t xml:space="preserve">(a) India, by State and Union Territories. The test state Karnataka is highlighted in green. (b) Karnataka, by District. Inset of the state in map (a). </w:t>
      </w:r>
      <w:r w:rsidR="008A6E85">
        <w:t xml:space="preserve">Maps </w:t>
      </w:r>
      <w:r w:rsidR="00CF456F">
        <w:t xml:space="preserve">have been </w:t>
      </w:r>
      <w:r w:rsidR="008A6E85">
        <w:t xml:space="preserve">generated using python </w:t>
      </w:r>
      <w:r w:rsidR="008A6E85">
        <w:rPr>
          <w:i/>
          <w:iCs/>
        </w:rPr>
        <w:t>contextily</w:t>
      </w:r>
      <w:r w:rsidR="008A6E85">
        <w:t xml:space="preserve"> package. </w:t>
      </w:r>
    </w:p>
    <w:p w14:paraId="01366BBC" w14:textId="1B219E91" w:rsidR="00342554" w:rsidRDefault="00AD4F2B" w:rsidP="00873E3B">
      <w:pPr>
        <w:pStyle w:val="Heading3"/>
        <w:numPr>
          <w:ilvl w:val="1"/>
          <w:numId w:val="19"/>
        </w:numPr>
      </w:pPr>
      <w:bookmarkStart w:id="47" w:name="_Toc143817241"/>
      <w:r>
        <w:t>Computing Agricultural Dependent Population</w:t>
      </w:r>
      <w:bookmarkEnd w:id="44"/>
      <w:bookmarkEnd w:id="47"/>
      <w:r w:rsidR="00CF1A5B">
        <w:t xml:space="preserve"> </w:t>
      </w:r>
    </w:p>
    <w:p w14:paraId="01A296CF" w14:textId="23D97FC5"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w:t>
      </w:r>
      <w:r w:rsidR="004846D7">
        <w:t>dasymetric</w:t>
      </w:r>
      <w:r>
        <w:t xml:space="preserve"> mask of cropland for each district in India. Gridded population estimates from WorldPop were then joined to cropland areas</w:t>
      </w:r>
      <w:r w:rsidR="00880B8E">
        <w:t xml:space="preserve"> by intersection</w:t>
      </w:r>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D36DE5D" w:rsidR="00AD4F2B" w:rsidRDefault="0000599F" w:rsidP="00AD4F2B">
      <w:pPr>
        <w:jc w:val="left"/>
      </w:pPr>
      <w:r>
        <w:t>Lastly,</w:t>
      </w:r>
      <w:commentRangeStart w:id="48"/>
      <w:r>
        <w:t xml:space="preserve"> ADP</w:t>
      </w:r>
      <w:r>
        <w:rPr>
          <w:vertAlign w:val="subscript"/>
        </w:rPr>
        <w:t>C5</w:t>
      </w:r>
      <w:r>
        <w:t xml:space="preserve"> </w:t>
      </w:r>
      <w:commentRangeEnd w:id="48"/>
      <w:r w:rsidR="006E3077">
        <w:rPr>
          <w:rStyle w:val="CommentReference"/>
        </w:rPr>
        <w:commentReference w:id="48"/>
      </w:r>
      <w:r>
        <w:t xml:space="preserve">is designed to account for the significant non-working population who are not captured in the other estimates. </w:t>
      </w:r>
      <w:r w:rsidR="001E0324">
        <w:t>The count of main and marginal cropland workers is multiplied by the</w:t>
      </w:r>
      <w:r w:rsidR="00907FF8">
        <w:t xml:space="preserve"> labour force dependency ratio </w:t>
      </w:r>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r w:rsidR="00907FF8">
        <w:t>, which is the</w:t>
      </w:r>
      <w:r w:rsidR="001E0324">
        <w:t xml:space="preserve"> ratio of</w:t>
      </w:r>
      <w:r w:rsidR="00907FF8">
        <w:t xml:space="preserve"> workers to non-workers</w:t>
      </w:r>
      <w:r w:rsidR="001E5990">
        <w:t xml:space="preserve"> (dependents)</w:t>
      </w:r>
      <w:r w:rsidR="00907FF8">
        <w:t>, calculated as</w:t>
      </w:r>
      <w:r w:rsidR="001E0324">
        <w:t xml:space="preserve"> </w:t>
      </w:r>
      <w:r w:rsidR="00907FF8">
        <w:t xml:space="preserve">the </w:t>
      </w:r>
      <w:r w:rsidR="001E0324">
        <w:t>total population</w:t>
      </w:r>
      <w:r w:rsidR="00907FF8">
        <w:t xml:space="preserve"> divided by total workers</w:t>
      </w:r>
      <w:r w:rsidR="005E1D78">
        <w:t xml:space="preserve">, under the assumption that the ratio of workers </w:t>
      </w:r>
      <w:r w:rsidR="001E5990">
        <w:t xml:space="preserve">to dependents </w:t>
      </w:r>
      <w:r w:rsidR="005E1D78">
        <w:t xml:space="preserve">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49" w:name="_Toc143817242"/>
      <w:r>
        <w:t>Validation of population estimates</w:t>
      </w:r>
      <w:bookmarkEnd w:id="49"/>
    </w:p>
    <w:p w14:paraId="4734C8E0" w14:textId="26EA705D"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 xml:space="preserve">5%, an iterative buffer process was implemented to </w:t>
      </w:r>
      <w:r>
        <w:lastRenderedPageBreak/>
        <w:t>enlarge or reduce the size of the mask area containing the agricultural population</w:t>
      </w:r>
      <w:r w:rsidR="004846D7">
        <w:t xml:space="preserve"> – adjusting the results </w:t>
      </w:r>
      <w:r w:rsidR="004846D7">
        <w:t>to satisfy the pycnophylactic ‘mass-preserving’ property</w:t>
      </w:r>
      <w:r>
        <w:t>. This process assumes that, where an agricultural population is not entirely captured within the cropland area, the rural population in adjacent non-cropland areas are the most likely source of agricultural labour.</w:t>
      </w:r>
      <w:r w:rsidR="004155E0">
        <w:t xml:space="preserve"> </w:t>
      </w:r>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w:t>
      </w:r>
      <w:r w:rsidR="000C06BD">
        <w:t xml:space="preserve">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rsidRPr="00CD224D">
        <w:t>Equations [</w:t>
      </w:r>
      <w:r w:rsidR="004D1798" w:rsidRPr="00CD224D">
        <w:t>5</w:t>
      </w:r>
      <w:r w:rsidR="006B1AB8" w:rsidRPr="00CD224D">
        <w:t>] and [</w:t>
      </w:r>
      <w:r w:rsidR="004D1798" w:rsidRPr="00CD224D">
        <w:t>6</w:t>
      </w:r>
      <w:r w:rsidR="006B1AB8" w:rsidRPr="00CD224D">
        <w:t>] show</w:t>
      </w:r>
      <w:r w:rsidR="006B1AB8">
        <w:t xml:space="preserve">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26E0AE2C"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B85BAE">
        <w:t xml:space="preserve">Figure </w:t>
      </w:r>
      <w:r w:rsidR="00B85BAE">
        <w:rPr>
          <w:noProof/>
        </w:rPr>
        <w:t>3</w:t>
      </w:r>
      <w:r w:rsidR="00B85BAE">
        <w:fldChar w:fldCharType="end"/>
      </w:r>
      <w:r w:rsidR="00B85BAE">
        <w:t>.</w:t>
      </w:r>
    </w:p>
    <w:p w14:paraId="0DC5B6BA" w14:textId="790204EA" w:rsidR="00987A35"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p>
    <w:p w14:paraId="5B4D92D7" w14:textId="43A002F2" w:rsidR="00A06AE1" w:rsidRPr="00DC0FC5" w:rsidRDefault="00A06AE1" w:rsidP="00B25715">
      <w:pPr>
        <w:rPr>
          <w:color w:val="FF0000"/>
        </w:rPr>
      </w:pPr>
      <w:r>
        <w:t>Buffer results were then analysed as a measure of model performance</w:t>
      </w:r>
      <w:r w:rsidR="00CA0A13">
        <w:t xml:space="preserve">, and results assessed for factors that may systematically affect the buffer radius. </w:t>
      </w:r>
      <w:r w:rsidR="00DC0FC5">
        <w:rPr>
          <w:color w:val="FF0000"/>
        </w:rPr>
        <w:t>[Elaborate…]</w:t>
      </w:r>
    </w:p>
    <w:p w14:paraId="150E187A" w14:textId="6EEFFBD5" w:rsidR="0071442B" w:rsidRDefault="006E3077" w:rsidP="00481C0B">
      <w:pPr>
        <w:keepNext/>
        <w:jc w:val="left"/>
      </w:pPr>
      <w:r>
        <w:rPr>
          <w:noProof/>
          <w:sz w:val="16"/>
          <w:szCs w:val="16"/>
        </w:rPr>
        <w:lastRenderedPageBreak/>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2832E55E" w14:textId="323E9BBB" w:rsidR="00C40C99" w:rsidRDefault="00481C0B" w:rsidP="00481C0B">
      <w:pPr>
        <w:pStyle w:val="Caption"/>
        <w:jc w:val="left"/>
      </w:pPr>
      <w:bookmarkStart w:id="50" w:name="_Ref143586645"/>
      <w:bookmarkStart w:id="51" w:name="_Toc143727395"/>
      <w:r>
        <w:t xml:space="preserve">Figure </w:t>
      </w:r>
      <w:fldSimple w:instr=" SEQ Figure \* ARABIC ">
        <w:r w:rsidR="00387FF5">
          <w:rPr>
            <w:noProof/>
          </w:rPr>
          <w:t>3</w:t>
        </w:r>
      </w:fldSimple>
      <w:bookmarkEnd w:id="50"/>
      <w:r>
        <w:t xml:space="preserve">: </w:t>
      </w:r>
      <w:r w:rsidR="003008D2">
        <w:t>Overview of b</w:t>
      </w:r>
      <w:r>
        <w:t>uffer iteration process.</w:t>
      </w:r>
      <w:bookmarkEnd w:id="51"/>
      <w:r>
        <w:t xml:space="preserve"> </w:t>
      </w:r>
    </w:p>
    <w:p w14:paraId="695A735B" w14:textId="30C24737" w:rsidR="00B25715" w:rsidRPr="00A95A84" w:rsidRDefault="006E3077" w:rsidP="00C40C99">
      <w:pPr>
        <w:pStyle w:val="FigCaptionNotes"/>
        <w:rPr>
          <w:b/>
          <w:bCs/>
        </w:rPr>
      </w:pPr>
      <w:r w:rsidRPr="006E3077">
        <w:rPr>
          <w:i/>
          <w:iCs/>
        </w:rPr>
        <w:t>Initial district ADP</w:t>
      </w:r>
      <w:r w:rsidRPr="006E3077">
        <w:rPr>
          <w:i/>
          <w:iCs/>
          <w:vertAlign w:val="subscript"/>
        </w:rPr>
        <w:t>A</w:t>
      </w:r>
      <w:r w:rsidR="00481C0B">
        <w:t xml:space="preserve"> represents the output from the first component of the method, described in Section 2.5. Each district continues through the iterative loop until the revised ADP</w:t>
      </w:r>
      <w:r w:rsidR="00481C0B">
        <w:rPr>
          <w:vertAlign w:val="subscript"/>
        </w:rPr>
        <w:t>A</w:t>
      </w:r>
      <w:r w:rsidR="00481C0B">
        <w:t xml:space="preserve"> falls within the </w:t>
      </w:r>
      <w:r w:rsidR="00481C0B">
        <w:rPr>
          <w:rFonts w:cstheme="minorHAnsi"/>
        </w:rPr>
        <w:t>±</w:t>
      </w:r>
      <w:r w:rsidR="00481C0B">
        <w:t xml:space="preserve">5% threshold. </w:t>
      </w:r>
      <w:r w:rsidR="00A95A84">
        <w:t>ADP</w:t>
      </w:r>
      <w:r w:rsidR="00A95A84">
        <w:rPr>
          <w:vertAlign w:val="subscript"/>
        </w:rPr>
        <w:t>A</w:t>
      </w:r>
      <w:r w:rsidR="00A95A84">
        <w:t xml:space="preserve"> = aggregated agricultural dependent population; ADP</w:t>
      </w:r>
      <w:r w:rsidR="00A95A84">
        <w:rPr>
          <w:vertAlign w:val="subscript"/>
        </w:rPr>
        <w:t>C</w:t>
      </w:r>
      <w:r w:rsidR="00A95A84">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52" w:name="_Toc143817243"/>
      <w:r>
        <w:lastRenderedPageBreak/>
        <w:t>Results</w:t>
      </w:r>
      <w:bookmarkEnd w:id="52"/>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53" w:name="_Toc143817244"/>
      <w:r>
        <w:t>Comparison of methods</w:t>
      </w:r>
      <w:bookmarkEnd w:id="53"/>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07BE88E7"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500881">
        <w:t xml:space="preserve">Figure </w:t>
      </w:r>
      <w:r w:rsidR="00500881">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w:t>
      </w:r>
      <w:commentRangeStart w:id="54"/>
      <w:r w:rsidR="00D23CE3">
        <w:t xml:space="preserve">absolute mean </w:t>
      </w:r>
      <w:commentRangeEnd w:id="54"/>
      <w:r w:rsidR="007A679E">
        <w:rPr>
          <w:rStyle w:val="CommentReference"/>
        </w:rPr>
        <w:commentReference w:id="54"/>
      </w:r>
      <w:r w:rsidR="00D23CE3">
        <w:t xml:space="preserve">(mean =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21">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7E3B1CC5" w14:textId="042D14A0" w:rsidR="00C40C99" w:rsidRDefault="00674B42" w:rsidP="00984C36">
      <w:pPr>
        <w:pStyle w:val="Caption"/>
      </w:pPr>
      <w:bookmarkStart w:id="55" w:name="_Ref143114262"/>
      <w:bookmarkStart w:id="56" w:name="_Toc143727396"/>
      <w:r>
        <w:t xml:space="preserve">Figure </w:t>
      </w:r>
      <w:fldSimple w:instr=" SEQ Figure \* ARABIC ">
        <w:r w:rsidR="00387FF5">
          <w:rPr>
            <w:noProof/>
          </w:rPr>
          <w:t>4</w:t>
        </w:r>
      </w:fldSimple>
      <w:bookmarkEnd w:id="55"/>
      <w:r>
        <w:t>: Distribution of ADP</w:t>
      </w:r>
      <w:r>
        <w:rPr>
          <w:vertAlign w:val="subscript"/>
        </w:rPr>
        <w:t>A</w:t>
      </w:r>
      <w:r>
        <w:t xml:space="preserve"> district estimates against census results, by ADP</w:t>
      </w:r>
      <w:r>
        <w:rPr>
          <w:vertAlign w:val="subscript"/>
        </w:rPr>
        <w:t>C</w:t>
      </w:r>
      <w:r>
        <w:t xml:space="preserve"> method, Karnataka.</w:t>
      </w:r>
      <w:bookmarkEnd w:id="56"/>
      <w:r>
        <w:t xml:space="preserve"> </w:t>
      </w:r>
    </w:p>
    <w:p w14:paraId="00A4094B" w14:textId="332A70EE" w:rsidR="00B200BF" w:rsidRDefault="00674B42" w:rsidP="00C40C99">
      <w:pPr>
        <w:pStyle w:val="FigCaptionNotes"/>
        <w:rPr>
          <w:b/>
          <w:bCs/>
          <w:i/>
          <w:iCs/>
        </w:rPr>
      </w:pPr>
      <w:r w:rsidRPr="00414279">
        <w:t>Percentage difference is calculated the difference</w:t>
      </w:r>
      <w:r w:rsidR="00E80509" w:rsidRPr="00414279">
        <w:t xml:space="preserve"> in percentage points</w:t>
      </w:r>
      <w:r w:rsidRPr="00414279">
        <w:t xml:space="preserve"> between ADP</w:t>
      </w:r>
      <w:r w:rsidRPr="00414279">
        <w:rPr>
          <w:vertAlign w:val="subscript"/>
        </w:rPr>
        <w:t>C</w:t>
      </w:r>
      <w:r w:rsidRPr="00414279">
        <w:t xml:space="preserve"> </w:t>
      </w:r>
      <w:r w:rsidR="00365BD0">
        <w:t>(</w:t>
      </w:r>
      <w:r w:rsidR="00365BD0" w:rsidRPr="00365BD0">
        <w:t>census-estimated agricultural dependent population</w:t>
      </w:r>
      <w:r w:rsidR="00365BD0">
        <w:t xml:space="preserve">) </w:t>
      </w:r>
      <w:r w:rsidRPr="00414279">
        <w:t>as a proportion of total population</w:t>
      </w:r>
      <w:r w:rsidR="00847AA7">
        <w:t xml:space="preserve"> and </w:t>
      </w:r>
      <w:r w:rsidR="00847AA7" w:rsidRPr="00414279">
        <w:t>ADP</w:t>
      </w:r>
      <w:r w:rsidR="00847AA7" w:rsidRPr="00414279">
        <w:rPr>
          <w:vertAlign w:val="subscript"/>
        </w:rPr>
        <w:t>A</w:t>
      </w:r>
      <w:r w:rsidR="00847AA7" w:rsidRPr="00414279">
        <w:t xml:space="preserve"> </w:t>
      </w:r>
      <w:r w:rsidR="00847AA7">
        <w:t>(</w:t>
      </w:r>
      <w:r w:rsidR="00847AA7" w:rsidRPr="00365BD0">
        <w:t>aggregated agricultural dependent population</w:t>
      </w:r>
      <w:r w:rsidR="00847AA7">
        <w:t xml:space="preserve">) </w:t>
      </w:r>
      <w:r w:rsidR="00847AA7" w:rsidRPr="00414279">
        <w:t>as a proportion of total population</w:t>
      </w:r>
      <w:r w:rsidR="00365BD0">
        <w:t>.</w:t>
      </w:r>
      <w:r w:rsidR="006F7D62">
        <w:t xml:space="preserve"> Each point represents a single district. </w:t>
      </w:r>
      <w:r w:rsidR="00365BD0">
        <w:rPr>
          <w:i/>
          <w:iCs/>
        </w:rPr>
        <w:t xml:space="preserve"> </w:t>
      </w:r>
    </w:p>
    <w:p w14:paraId="4D92EE6D" w14:textId="73FBAE5F" w:rsidR="00EE7D5F" w:rsidRDefault="00EE7D5F" w:rsidP="00EE7D5F">
      <w:pPr>
        <w:jc w:val="left"/>
      </w:pPr>
      <w:r>
        <w:lastRenderedPageBreak/>
        <w:t xml:space="preserve">Of the three raster input datasets, </w:t>
      </w:r>
      <w:r w:rsidR="0060022D">
        <w:t>Dynamic World</w:t>
      </w:r>
      <w:r>
        <w:t xml:space="preserve"> is available at 10m, 100m, and 1km; WorldPop is available at 100m and 1km; and GHS-SMOD is available at 1km resolution. Computation time was tested across combinations of 1km and 100m input for </w:t>
      </w:r>
      <w:r w:rsidR="0060022D">
        <w:t>Dynamic World</w:t>
      </w:r>
      <w:r>
        <w:t xml:space="preserve"> and WorldPop.</w:t>
      </w:r>
      <w:r w:rsidR="00001550">
        <w:t xml:space="preserve"> All analysis has been performed on a single Windows Computer 64-bit operating system with 16.0 GB RAM.</w:t>
      </w:r>
      <w:r>
        <w:t xml:space="preserve"> As expected, 1km:1km (</w:t>
      </w:r>
      <w:r w:rsidR="0060022D">
        <w:t xml:space="preserve">Dynamic </w:t>
      </w:r>
      <w:proofErr w:type="gramStart"/>
      <w:r w:rsidR="0060022D">
        <w:t>World</w:t>
      </w:r>
      <w:r>
        <w:t>:WorldPop</w:t>
      </w:r>
      <w:proofErr w:type="gramEnd"/>
      <w:r>
        <w:t xml:space="preserve">) performed the fastest (2.2 minutes), followed by 100m:1km (115 minutes), and </w:t>
      </w:r>
      <w:commentRangeStart w:id="57"/>
      <w:r>
        <w:t>1km:100m (134 minutes)</w:t>
      </w:r>
      <w:commentRangeEnd w:id="57"/>
      <w:r w:rsidR="00001550">
        <w:rPr>
          <w:rStyle w:val="CommentReference"/>
        </w:rPr>
        <w:commentReference w:id="57"/>
      </w:r>
      <w:r>
        <w:t xml:space="preserve">. Although 100m:100m would </w:t>
      </w:r>
      <w:r w:rsidR="000B78D2">
        <w:t xml:space="preserve">be </w:t>
      </w:r>
      <w:r w:rsidR="00001550">
        <w:t xml:space="preserve">expected to </w:t>
      </w:r>
      <w:r>
        <w:t xml:space="preserve">have the highest accuracy, the exponential increase in computation load rendered it infeasible, within the bounds of this study, for scaling to the national level. </w:t>
      </w:r>
    </w:p>
    <w:p w14:paraId="1429DE12" w14:textId="77777777" w:rsidR="00D42941" w:rsidRDefault="00D42941" w:rsidP="00D42941">
      <w:pPr>
        <w:pStyle w:val="Heading3"/>
        <w:numPr>
          <w:ilvl w:val="1"/>
          <w:numId w:val="22"/>
        </w:numPr>
      </w:pPr>
      <w:bookmarkStart w:id="58" w:name="_Toc143817245"/>
      <w:r>
        <w:t>Buffer iteration</w:t>
      </w:r>
      <w:bookmarkEnd w:id="58"/>
    </w:p>
    <w:p w14:paraId="5AC74972" w14:textId="66669761"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E21C67">
        <w:t xml:space="preserve">Figure </w:t>
      </w:r>
      <w:r w:rsidR="00E21C67">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D42941">
      <w:pPr>
        <w:keepNext/>
        <w:jc w:val="left"/>
      </w:pPr>
      <w:r>
        <w:rPr>
          <w:noProof/>
        </w:rPr>
        <w:drawing>
          <wp:inline distT="0" distB="0" distL="0" distR="0" wp14:anchorId="6ED3B07F" wp14:editId="5DD55365">
            <wp:extent cx="5731510" cy="2608580"/>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22">
                      <a:extLst>
                        <a:ext uri="{28A0092B-C50C-407E-A947-70E740481C1C}">
                          <a14:useLocalDpi xmlns:a14="http://schemas.microsoft.com/office/drawing/2010/main" val="0"/>
                        </a:ext>
                      </a:extLst>
                    </a:blip>
                    <a:srcRect t="8974"/>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inline>
        </w:drawing>
      </w:r>
    </w:p>
    <w:p w14:paraId="1C3A9CD4" w14:textId="0F77C06A" w:rsidR="00C40C99" w:rsidRDefault="00D42941" w:rsidP="00D42941">
      <w:pPr>
        <w:pStyle w:val="Caption"/>
        <w:jc w:val="left"/>
      </w:pPr>
      <w:bookmarkStart w:id="59" w:name="_Ref143428657"/>
      <w:bookmarkStart w:id="60" w:name="_Toc143727397"/>
      <w:r>
        <w:t xml:space="preserve">Figure </w:t>
      </w:r>
      <w:fldSimple w:instr=" SEQ Figure \* ARABIC ">
        <w:r w:rsidR="006616F1">
          <w:rPr>
            <w:noProof/>
          </w:rPr>
          <w:t>6</w:t>
        </w:r>
      </w:fldSimple>
      <w:bookmarkEnd w:id="59"/>
      <w:r>
        <w:t xml:space="preserve">: </w:t>
      </w:r>
      <w:r w:rsidRPr="005861E7">
        <w:t xml:space="preserve">Distribution of </w:t>
      </w:r>
      <w:r>
        <w:t>buffer radius</w:t>
      </w:r>
      <w:r w:rsidRPr="005861E7">
        <w:t xml:space="preserve"> estimates </w:t>
      </w:r>
      <w:r>
        <w:t>by spatial resolution of input cropland data</w:t>
      </w:r>
      <w:r w:rsidRPr="005861E7">
        <w:t>, Karnataka.</w:t>
      </w:r>
      <w:bookmarkEnd w:id="60"/>
    </w:p>
    <w:p w14:paraId="051C90EE" w14:textId="356C7112" w:rsidR="00D42941" w:rsidRPr="00C40C99" w:rsidRDefault="00D42941" w:rsidP="00C40C99">
      <w:pPr>
        <w:pStyle w:val="FigCaptionNotes"/>
        <w:rPr>
          <w:b/>
          <w:bCs/>
        </w:rPr>
      </w:pPr>
      <w:r>
        <w:t>Spatial resolution of WorldPop and GHS-SMOD data stable at 1km for both analyses. Each point represents a single district.</w:t>
      </w:r>
    </w:p>
    <w:p w14:paraId="4D1E7BBD" w14:textId="795600F8" w:rsidR="00783610" w:rsidRDefault="00DB0396" w:rsidP="00187E60">
      <w:r>
        <w:t xml:space="preserve">As shown in </w:t>
      </w:r>
      <w:r w:rsidR="00D51623">
        <w:fldChar w:fldCharType="begin"/>
      </w:r>
      <w:r w:rsidR="00D51623">
        <w:instrText xml:space="preserve"> REF _Ref143558849 \h </w:instrText>
      </w:r>
      <w:r w:rsidR="00D51623">
        <w:fldChar w:fldCharType="separate"/>
      </w:r>
      <w:r w:rsidR="00D51623">
        <w:t xml:space="preserve">Figure </w:t>
      </w:r>
      <w:r w:rsidR="00D51623">
        <w:rPr>
          <w:noProof/>
        </w:rPr>
        <w:t>6</w:t>
      </w:r>
      <w:r w:rsidR="00D51623">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w:t>
      </w:r>
      <w:r>
        <w:lastRenderedPageBreak/>
        <w:t xml:space="preserve">identified in the hinterland of major urban centres, such as Bengaluru in the southeast, Mysuru (Mysore) in the south, and along the corridor between Hubballi and Belagavi in the northwest. </w:t>
      </w:r>
    </w:p>
    <w:p w14:paraId="11248CD0" w14:textId="77777777" w:rsidR="00187E60" w:rsidRDefault="00187E60" w:rsidP="00187E60">
      <w:pPr>
        <w:keepNext/>
        <w:spacing w:before="240"/>
        <w:jc w:val="center"/>
      </w:pPr>
      <w:r>
        <w:rPr>
          <w:noProof/>
        </w:rPr>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23"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5B3B37E8" w14:textId="33628C89" w:rsidR="00C40C99" w:rsidRDefault="00187E60" w:rsidP="00187E60">
      <w:pPr>
        <w:pStyle w:val="Caption"/>
      </w:pPr>
      <w:bookmarkStart w:id="61" w:name="_Toc143727398"/>
      <w:r>
        <w:t xml:space="preserve">Figure </w:t>
      </w:r>
      <w:fldSimple w:instr=" SEQ Figure \* ARABIC ">
        <w:r w:rsidR="006616F1">
          <w:rPr>
            <w:noProof/>
          </w:rPr>
          <w:t>7</w:t>
        </w:r>
      </w:fldSimple>
      <w:r>
        <w:t xml:space="preserve">: </w:t>
      </w:r>
      <w:r w:rsidR="007A679E">
        <w:t>Spatial distribution of inputs and results</w:t>
      </w:r>
      <w:r w:rsidRPr="00187E60">
        <w:t>, Karnataka.</w:t>
      </w:r>
      <w:bookmarkEnd w:id="61"/>
      <w:r w:rsidRPr="00187E60">
        <w:t xml:space="preserve"> </w:t>
      </w:r>
    </w:p>
    <w:p w14:paraId="2188774F" w14:textId="51CDB23A" w:rsidR="00187E60" w:rsidRDefault="00187E60" w:rsidP="00C40C99">
      <w:pPr>
        <w:pStyle w:val="FigCaptionNotes"/>
      </w:pPr>
      <w:r w:rsidRPr="00C7448C">
        <w:lastRenderedPageBreak/>
        <w:t xml:space="preserve">(a) Population, derived from WorldPop Gridded Population Dataset 2011 at 1km resolution. (b) </w:t>
      </w:r>
      <w:r w:rsidR="00C7448C" w:rsidRPr="00C7448C">
        <w:t>Rural areas, derived from the Global Human Settlement Layer – Settlement Model Grid Dataset 2010 at 1km resolution</w:t>
      </w:r>
      <w:r w:rsidRPr="00C7448C">
        <w:t>.</w:t>
      </w:r>
      <w:r w:rsidR="00A54FC4">
        <w:t xml:space="preserve"> </w:t>
      </w:r>
      <w:r w:rsidR="00A54FC4">
        <w:rPr>
          <w:i/>
          <w:iCs/>
        </w:rPr>
        <w:t xml:space="preserve">Urban/Other </w:t>
      </w:r>
      <w:r w:rsidR="00A54FC4">
        <w:t>includes water bodies and other non-inhabitable areas.</w:t>
      </w:r>
      <w:r w:rsidRPr="00C7448C">
        <w:t xml:space="preserve"> (c) </w:t>
      </w:r>
      <w:r w:rsidR="00C7448C" w:rsidRPr="00C7448C">
        <w:t>Cropland, derived from DynamicWorld Land Cover Dataset 2015 at 100m resolution</w:t>
      </w:r>
      <w:r w:rsidRPr="00C7448C">
        <w:t xml:space="preserve">. </w:t>
      </w:r>
      <w:r w:rsidR="00C7448C" w:rsidRPr="00C7448C">
        <w:t>(d) Spatial distribution of agricultural dependent population. Buffers validated against ADP</w:t>
      </w:r>
      <w:r w:rsidR="00C7448C" w:rsidRPr="007A679E">
        <w:rPr>
          <w:vertAlign w:val="subscript"/>
        </w:rPr>
        <w:t>C5</w:t>
      </w:r>
      <w:r w:rsidR="00C7448C" w:rsidRPr="00C7448C">
        <w:t xml:space="preserve"> (census-estimated agricultural dependent population).</w:t>
      </w:r>
    </w:p>
    <w:p w14:paraId="6B02960E" w14:textId="32D231C9" w:rsidR="00252229" w:rsidRDefault="00252229" w:rsidP="00252229">
      <w:pPr>
        <w:spacing w:before="240"/>
      </w:pPr>
      <w:r>
        <w:t>Buffer results, when assessed spatially, show a clustering pattern of low and negative radii in the north of the state, and higher radii in a band of districts running from west to southeast (</w:t>
      </w:r>
      <w:r>
        <w:fldChar w:fldCharType="begin"/>
      </w:r>
      <w:r>
        <w:instrText xml:space="preserve"> REF _Ref143557652 \h </w:instrText>
      </w:r>
      <w:r>
        <w:fldChar w:fldCharType="separate"/>
      </w:r>
      <w:r w:rsidR="006616F1">
        <w:t xml:space="preserve">Figure </w:t>
      </w:r>
      <w:r w:rsidR="006616F1">
        <w:rPr>
          <w:noProof/>
        </w:rPr>
        <w:t>8</w:t>
      </w:r>
      <w:r>
        <w:fldChar w:fldCharType="end"/>
      </w:r>
      <w:r>
        <w:t xml:space="preserve">a).  When tested for the </w:t>
      </w:r>
      <w:commentRangeStart w:id="62"/>
      <w:r>
        <w:t xml:space="preserve">presence of spatial autocorrelation, </w:t>
      </w:r>
      <w:commentRangeEnd w:id="62"/>
      <w:r>
        <w:rPr>
          <w:rStyle w:val="CommentReference"/>
        </w:rPr>
        <w:commentReference w:id="62"/>
      </w:r>
      <w:r>
        <w:t>the map produced a Moran’s I of 0.4 (</w:t>
      </w:r>
      <m:oMath>
        <m:r>
          <w:rPr>
            <w:rFonts w:ascii="Cambria Math" w:hAnsi="Cambria Math"/>
          </w:rPr>
          <m:t>p</m:t>
        </m:r>
      </m:oMath>
      <w:r>
        <w:t xml:space="preserve">-value &lt; 0.001), indicating that the radius values cluster together more than would be expected under the null hypothesis of random spatial distribution. Local Moran’s I was then calculated by district, identifying ‘hot spots’ and ‘cold spots’ of high and low buffer radii, respectively. In </w:t>
      </w:r>
      <w:r>
        <w:fldChar w:fldCharType="begin"/>
      </w:r>
      <w:r>
        <w:instrText xml:space="preserve"> REF _Ref143557652 \h </w:instrText>
      </w:r>
      <w:r>
        <w:fldChar w:fldCharType="separate"/>
      </w:r>
      <w:r>
        <w:t xml:space="preserve">Figure </w:t>
      </w:r>
      <w:r>
        <w:rPr>
          <w:noProof/>
        </w:rPr>
        <w:t>7</w:t>
      </w:r>
      <w:r>
        <w:fldChar w:fldCharType="end"/>
      </w:r>
      <w:r>
        <w:t xml:space="preserve">b, </w:t>
      </w:r>
      <w:r>
        <w:rPr>
          <w:i/>
          <w:iCs/>
        </w:rPr>
        <w:t>High-High</w:t>
      </w:r>
      <w:r>
        <w:t xml:space="preserve"> indicates high-radius districts surrounded by other high-radius districts, that are more similar than would be expected from random spatial distribution. </w:t>
      </w:r>
      <w:r>
        <w:rPr>
          <w:i/>
          <w:iCs/>
        </w:rPr>
        <w:t>Low-High</w:t>
      </w:r>
      <w:r>
        <w:t xml:space="preserve"> indicates the inverse; a low-radius district surrounded by high-radius districts, that are more dissimilar than expected. Significance is calculated as </w:t>
      </w:r>
      <m:oMath>
        <m:r>
          <w:rPr>
            <w:rFonts w:ascii="Cambria Math" w:hAnsi="Cambria Math"/>
          </w:rPr>
          <m:t>p</m:t>
        </m:r>
      </m:oMath>
      <w:r>
        <w:t xml:space="preserve"> &lt; 0.05. </w:t>
      </w:r>
    </w:p>
    <w:p w14:paraId="63DA903C" w14:textId="77777777" w:rsidR="00500881" w:rsidRDefault="00500881" w:rsidP="00500881">
      <w:pPr>
        <w:keepNext/>
      </w:pPr>
      <w:r>
        <w:rPr>
          <w:noProof/>
        </w:rPr>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3617AF00" w14:textId="7CD02BFD" w:rsidR="00464FC4" w:rsidRDefault="00500881" w:rsidP="00252229">
      <w:pPr>
        <w:pStyle w:val="Caption"/>
      </w:pPr>
      <w:bookmarkStart w:id="63" w:name="_Ref143557652"/>
      <w:bookmarkStart w:id="64" w:name="_Toc143727399"/>
      <w:bookmarkStart w:id="65" w:name="_Ref143816961"/>
      <w:bookmarkStart w:id="66" w:name="_Ref143557645"/>
      <w:r>
        <w:t xml:space="preserve">Figure </w:t>
      </w:r>
      <w:fldSimple w:instr=" SEQ Figure \* ARABIC ">
        <w:r w:rsidR="006616F1">
          <w:rPr>
            <w:noProof/>
          </w:rPr>
          <w:t>8</w:t>
        </w:r>
      </w:fldSimple>
      <w:bookmarkEnd w:id="63"/>
      <w:r>
        <w:t xml:space="preserve">: </w:t>
      </w:r>
      <w:r w:rsidR="00464FC4">
        <w:t>Spatial distribution maps of buffer radius</w:t>
      </w:r>
      <w:r w:rsidR="005C1F79">
        <w:t>, Karnataka</w:t>
      </w:r>
      <w:r w:rsidR="00464FC4">
        <w:t>.</w:t>
      </w:r>
      <w:bookmarkEnd w:id="64"/>
      <w:bookmarkEnd w:id="65"/>
      <w:r w:rsidR="00464FC4">
        <w:t xml:space="preserve"> </w:t>
      </w:r>
    </w:p>
    <w:p w14:paraId="5D92CD4B" w14:textId="7A44A26A" w:rsidR="00500881" w:rsidRPr="00252229" w:rsidRDefault="00500881" w:rsidP="00464FC4">
      <w:pPr>
        <w:pStyle w:val="FigCaptionNotes"/>
      </w:pPr>
      <w:r>
        <w:t>(a) Buffer radius by district, Karnataka. Based upon ADP</w:t>
      </w:r>
      <w:r>
        <w:rPr>
          <w:vertAlign w:val="subscript"/>
        </w:rPr>
        <w:t>C5</w:t>
      </w:r>
      <w:r>
        <w:t xml:space="preserve"> as validation threshold. (b) Spatial autocorrelation of buffer radius by district. Calculated by Local Moran’s I</w:t>
      </w:r>
      <w:bookmarkEnd w:id="66"/>
      <w:r w:rsidR="00FA1428">
        <w:t>, at significance</w:t>
      </w:r>
      <w:r w:rsidR="00FA1428" w:rsidRPr="00FA1428">
        <w:rPr>
          <w:i/>
          <w:iCs/>
        </w:rPr>
        <w:t xml:space="preserve"> p</w:t>
      </w:r>
      <w:r w:rsidR="00FA1428">
        <w:t xml:space="preserve">&lt;0.05. </w:t>
      </w:r>
    </w:p>
    <w:p w14:paraId="649A6F34" w14:textId="1B4A60E0" w:rsidR="00DF3FF5" w:rsidRDefault="00DF3FF5" w:rsidP="00D42941">
      <w:pPr>
        <w:pStyle w:val="Heading3"/>
        <w:numPr>
          <w:ilvl w:val="1"/>
          <w:numId w:val="22"/>
        </w:numPr>
      </w:pPr>
      <w:bookmarkStart w:id="67" w:name="_Toc143817246"/>
      <w:r>
        <w:lastRenderedPageBreak/>
        <w:t>Scale method to India</w:t>
      </w:r>
      <w:bookmarkEnd w:id="67"/>
    </w:p>
    <w:p w14:paraId="551B3F08" w14:textId="77777777" w:rsidR="001E5ADC" w:rsidRDefault="00BA1603" w:rsidP="00DF3FF5">
      <w:r>
        <w:t>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5E317F06" w14:textId="3BF2D141" w:rsidR="005116D9" w:rsidRDefault="005116D9" w:rsidP="002073D0">
      <w:r>
        <w:t xml:space="preserve">Computation time at 100m cropland resolution varied widely by state, depending on area, </w:t>
      </w:r>
      <w:commentRangeStart w:id="68"/>
      <w:r>
        <w:t xml:space="preserve">from less than a minute for Goa to </w:t>
      </w:r>
      <w:r w:rsidR="00E90A7C">
        <w:t>1,731</w:t>
      </w:r>
      <w:r>
        <w:t xml:space="preserve"> minutes (</w:t>
      </w:r>
      <w:r w:rsidR="00E90A7C">
        <w:t xml:space="preserve">28.8 </w:t>
      </w:r>
      <w:r>
        <w:t>hours)</w:t>
      </w:r>
      <w:commentRangeEnd w:id="68"/>
      <w:r>
        <w:rPr>
          <w:rStyle w:val="CommentReference"/>
        </w:rPr>
        <w:commentReference w:id="68"/>
      </w:r>
      <w:r>
        <w:t xml:space="preserve"> for analysis of Rajasthan. At the 1km resolution,</w:t>
      </w:r>
      <w:r w:rsidR="008A1A68">
        <w:t xml:space="preserve"> for comparison,</w:t>
      </w:r>
      <w:r>
        <w:t xml:space="preserve"> time difference was negligible</w:t>
      </w:r>
      <w:r w:rsidR="008A1A68">
        <w:t xml:space="preserve"> </w:t>
      </w:r>
      <w:r>
        <w:t xml:space="preserve">with no state taking longer than 6 minutes to complete the analysis. </w:t>
      </w:r>
      <w:r w:rsidR="002073D0">
        <w:fldChar w:fldCharType="begin"/>
      </w:r>
      <w:r w:rsidR="002073D0">
        <w:instrText xml:space="preserve"> REF _Ref143852386 \h </w:instrText>
      </w:r>
      <w:r w:rsidR="002073D0">
        <w:fldChar w:fldCharType="separate"/>
      </w:r>
      <w:r w:rsidR="002073D0">
        <w:t xml:space="preserve">Figure </w:t>
      </w:r>
      <w:r w:rsidR="002073D0">
        <w:rPr>
          <w:noProof/>
        </w:rPr>
        <w:t>8</w:t>
      </w:r>
      <w:r w:rsidR="002073D0">
        <w:fldChar w:fldCharType="end"/>
      </w:r>
      <w:r w:rsidR="002073D0">
        <w:t xml:space="preserve"> below compares the runtime for a selection of states – note that the x-axis (Runtime) is presented on a log scale. </w:t>
      </w:r>
    </w:p>
    <w:p w14:paraId="398854B7" w14:textId="6FB3EE66" w:rsidR="00E90A7C" w:rsidRDefault="00E90A7C" w:rsidP="005116D9">
      <w:pPr>
        <w:keepNext/>
      </w:pPr>
      <w:r>
        <w:rPr>
          <w:noProof/>
        </w:rPr>
        <w:drawing>
          <wp:inline distT="0" distB="0" distL="0" distR="0" wp14:anchorId="64CDC194" wp14:editId="09CE11F6">
            <wp:extent cx="5731510" cy="2865755"/>
            <wp:effectExtent l="0" t="0" r="0" b="0"/>
            <wp:docPr id="606329832"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9832" name="Picture 1" descr="A graph with blue dots and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E303EA" w14:textId="3E265FE4" w:rsidR="005116D9" w:rsidRDefault="005116D9" w:rsidP="005116D9">
      <w:pPr>
        <w:pStyle w:val="Caption"/>
      </w:pPr>
      <w:bookmarkStart w:id="69" w:name="_Ref143852386"/>
      <w:bookmarkStart w:id="70" w:name="_Ref143852362"/>
      <w:r>
        <w:t xml:space="preserve">Figure </w:t>
      </w:r>
      <w:fldSimple w:instr=" SEQ Figure \* ARABIC ">
        <w:r w:rsidR="002073D0">
          <w:rPr>
            <w:noProof/>
          </w:rPr>
          <w:t>8</w:t>
        </w:r>
      </w:fldSimple>
      <w:bookmarkEnd w:id="69"/>
      <w:r>
        <w:t>: Computation time by state area and spatial resolution.</w:t>
      </w:r>
      <w:bookmarkEnd w:id="70"/>
    </w:p>
    <w:p w14:paraId="3457017C" w14:textId="70D49499" w:rsidR="005116D9" w:rsidRDefault="005116D9" w:rsidP="005116D9">
      <w:pPr>
        <w:pStyle w:val="FigCaptionNotes"/>
      </w:pPr>
      <w:r>
        <w:t xml:space="preserve">Sample of </w:t>
      </w:r>
      <w:r w:rsidR="002073D0">
        <w:t>total</w:t>
      </w:r>
      <w:r>
        <w:t xml:space="preserve"> states. Spatial resolution refers to cropland (Dynamic World) data. </w:t>
      </w:r>
      <w:r w:rsidR="002073D0">
        <w:t xml:space="preserve">Runtime is presented on a log scale. </w:t>
      </w:r>
      <w:r>
        <w:t>Resolution of WorldPop and GHS-SMOD data stable at 1km for both analyses.</w:t>
      </w:r>
    </w:p>
    <w:p w14:paraId="351DC71D" w14:textId="54D2102B" w:rsidR="0087388B" w:rsidRDefault="008A1A68" w:rsidP="0087388B">
      <w:r>
        <w:t xml:space="preserve">Once all the states were completed at the 100m level, </w:t>
      </w:r>
      <w:r w:rsidR="001E5ADC">
        <w:t xml:space="preserve">buffer radius results </w:t>
      </w:r>
      <w:r>
        <w:t xml:space="preserve">for the full sample size of districts </w:t>
      </w:r>
      <w:r w:rsidR="001E5ADC">
        <w:t>were compared against four key characteristics: (a) total population, (b) ADP</w:t>
      </w:r>
      <w:r w:rsidR="001E5ADC">
        <w:rPr>
          <w:vertAlign w:val="subscript"/>
        </w:rPr>
        <w:t>C5</w:t>
      </w:r>
      <w:r w:rsidR="001E5ADC">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6616F1">
        <w:t xml:space="preserve">Figure </w:t>
      </w:r>
      <w:r w:rsidR="006616F1">
        <w:rPr>
          <w:noProof/>
        </w:rPr>
        <w:t>9</w:t>
      </w:r>
      <w:r w:rsidR="004D4BD1">
        <w:fldChar w:fldCharType="end"/>
      </w:r>
      <w:r w:rsidR="004D4BD1">
        <w:t>)</w:t>
      </w:r>
      <w:r w:rsidR="001E5ADC">
        <w:t xml:space="preserve">. </w:t>
      </w:r>
      <w:r w:rsidR="0087388B">
        <w:t xml:space="preserve">The results suggest a trend of decreasing buffer radius with increasing total population and cropland </w:t>
      </w:r>
      <w:r w:rsidR="005116D9">
        <w:t>area and</w:t>
      </w:r>
      <w:r w:rsidR="0087388B">
        <w:t xml:space="preserve"> increasing buffer radius with increasing proportions of ADP</w:t>
      </w:r>
      <w:r w:rsidR="0087388B">
        <w:rPr>
          <w:vertAlign w:val="subscript"/>
        </w:rPr>
        <w:t>C</w:t>
      </w:r>
      <w:r w:rsidR="0087388B">
        <w:t xml:space="preserve"> and rural area. </w:t>
      </w:r>
    </w:p>
    <w:p w14:paraId="546C99D0" w14:textId="67F174E1" w:rsidR="003B2578" w:rsidRDefault="003B2578" w:rsidP="0087388B">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A0EE7F" w14:textId="3ABF391F" w:rsidR="008C1017" w:rsidRDefault="003B2578" w:rsidP="003B2578">
      <w:pPr>
        <w:pStyle w:val="Caption"/>
      </w:pPr>
      <w:bookmarkStart w:id="71" w:name="_Ref143560146"/>
      <w:bookmarkStart w:id="72" w:name="_Toc143727400"/>
      <w:r>
        <w:t xml:space="preserve">Figure </w:t>
      </w:r>
      <w:fldSimple w:instr=" SEQ Figure \* ARABIC ">
        <w:r w:rsidR="00387FF5">
          <w:rPr>
            <w:noProof/>
          </w:rPr>
          <w:t>9</w:t>
        </w:r>
      </w:fldSimple>
      <w:bookmarkEnd w:id="71"/>
      <w:r>
        <w:t xml:space="preserve">: </w:t>
      </w:r>
      <w:commentRangeStart w:id="73"/>
      <w:commentRangeStart w:id="74"/>
      <w:r>
        <w:t>Buffer radius by selected district characteristics</w:t>
      </w:r>
      <w:commentRangeEnd w:id="73"/>
      <w:r w:rsidR="001E5ADC">
        <w:rPr>
          <w:rStyle w:val="CommentReference"/>
          <w:b w:val="0"/>
          <w:bCs w:val="0"/>
        </w:rPr>
        <w:commentReference w:id="73"/>
      </w:r>
      <w:commentRangeEnd w:id="74"/>
      <w:r w:rsidR="009E0F8D">
        <w:rPr>
          <w:rStyle w:val="CommentReference"/>
          <w:b w:val="0"/>
          <w:bCs w:val="0"/>
        </w:rPr>
        <w:commentReference w:id="74"/>
      </w:r>
      <w:r w:rsidR="004955A0">
        <w:t>, India</w:t>
      </w:r>
      <w:r>
        <w:t>.</w:t>
      </w:r>
      <w:bookmarkEnd w:id="72"/>
      <w:r>
        <w:t xml:space="preserve"> </w:t>
      </w:r>
    </w:p>
    <w:p w14:paraId="7FA4A90B" w14:textId="3431D1D8" w:rsidR="00EA6C56" w:rsidRPr="008C1017" w:rsidRDefault="003B2578" w:rsidP="008C1017">
      <w:pPr>
        <w:pStyle w:val="FigCaptionNotes"/>
        <w:rPr>
          <w:b/>
          <w:bCs/>
        </w:rPr>
      </w:pPr>
      <w:r>
        <w:t>(a) Total population of district (in millions). (b) ADP</w:t>
      </w:r>
      <w:r>
        <w:rPr>
          <w:vertAlign w:val="subscript"/>
        </w:rPr>
        <w:t>C5</w:t>
      </w:r>
      <w:r>
        <w:t xml:space="preserve"> (census-estimated agricultural dependent population) as a percentage of total population. (c) Rural area as a percentage of total district area. (d) Cropland area as a percentage of total district area. </w:t>
      </w:r>
      <w:r w:rsidR="004955A0">
        <w:t xml:space="preserve">Each point represents a single district. </w:t>
      </w:r>
    </w:p>
    <w:p w14:paraId="75A03855" w14:textId="77777777" w:rsidR="00984C36" w:rsidRDefault="00984C36" w:rsidP="00984C36">
      <w:pPr>
        <w:pStyle w:val="Heading3"/>
        <w:numPr>
          <w:ilvl w:val="1"/>
          <w:numId w:val="22"/>
        </w:numPr>
      </w:pPr>
      <w:bookmarkStart w:id="75" w:name="_Toc143817247"/>
      <w:r>
        <w:t>Ineligible districts</w:t>
      </w:r>
      <w:bookmarkEnd w:id="75"/>
    </w:p>
    <w:p w14:paraId="1E9E0437" w14:textId="1EAB5DB4"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xml:space="preserve">) </w:t>
      </w:r>
      <w:r w:rsidR="002F460B">
        <w:t>minimal</w:t>
      </w:r>
      <w:r>
        <w:t xml:space="preserve">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rsidR="0017386A">
        <w:t xml:space="preserve">Table </w:t>
      </w:r>
      <w:r w:rsidR="0017386A">
        <w:rPr>
          <w:noProof/>
        </w:rPr>
        <w:t>4</w:t>
      </w:r>
      <w:r>
        <w:fldChar w:fldCharType="end"/>
      </w:r>
      <w:r>
        <w:t xml:space="preserve">). </w:t>
      </w:r>
    </w:p>
    <w:p w14:paraId="2F14798A" w14:textId="4140FE1D" w:rsidR="00984C36" w:rsidRPr="00792DB2"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w:t>
      </w:r>
      <w:r w:rsidR="0087388B">
        <w:t xml:space="preserve"> rural</w:t>
      </w:r>
      <w:r>
        <w:t xml:space="preserve"> population. </w:t>
      </w:r>
    </w:p>
    <w:p w14:paraId="3F876884" w14:textId="42D8E82E" w:rsidR="00984C36" w:rsidRPr="006E44A0" w:rsidRDefault="00984C36" w:rsidP="00984C36">
      <w:pPr>
        <w:pStyle w:val="Caption"/>
        <w:keepNext/>
        <w:rPr>
          <w:b w:val="0"/>
          <w:bCs w:val="0"/>
        </w:rPr>
      </w:pPr>
      <w:bookmarkStart w:id="76" w:name="_Ref143519570"/>
      <w:bookmarkStart w:id="77" w:name="_Toc143811628"/>
      <w:r>
        <w:t xml:space="preserve">Table </w:t>
      </w:r>
      <w:fldSimple w:instr=" SEQ Table \* ARABIC ">
        <w:r w:rsidR="0017386A">
          <w:rPr>
            <w:noProof/>
          </w:rPr>
          <w:t>4</w:t>
        </w:r>
      </w:fldSimple>
      <w:bookmarkEnd w:id="76"/>
      <w:r>
        <w:t>: Demographic and land use characteristics of ineligible districts.</w:t>
      </w:r>
      <w:bookmarkEnd w:id="77"/>
      <w:r>
        <w:t xml:space="preserve">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lastRenderedPageBreak/>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382" w:type="pct"/>
            <w:noWrap/>
            <w:vAlign w:val="center"/>
            <w:hideMark/>
          </w:tcPr>
          <w:p w14:paraId="1A6454DF" w14:textId="77777777" w:rsidR="00984C36" w:rsidRPr="00A925BC" w:rsidRDefault="00984C36" w:rsidP="00680FE5">
            <w:pPr>
              <w:pStyle w:val="TableText"/>
            </w:pPr>
            <w:r w:rsidRPr="00A925BC">
              <w:t>1.4</w:t>
            </w:r>
          </w:p>
        </w:tc>
        <w:tc>
          <w:tcPr>
            <w:tcW w:w="461"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382" w:type="pct"/>
            <w:noWrap/>
            <w:vAlign w:val="center"/>
            <w:hideMark/>
          </w:tcPr>
          <w:p w14:paraId="647A7BA6" w14:textId="77777777" w:rsidR="00984C36" w:rsidRPr="00A925BC" w:rsidRDefault="00984C36" w:rsidP="00680FE5">
            <w:pPr>
              <w:pStyle w:val="TableText"/>
            </w:pPr>
            <w:r w:rsidRPr="00A925BC">
              <w:t>41.8</w:t>
            </w:r>
          </w:p>
        </w:tc>
        <w:tc>
          <w:tcPr>
            <w:tcW w:w="461"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382" w:type="pct"/>
            <w:noWrap/>
            <w:vAlign w:val="center"/>
            <w:hideMark/>
          </w:tcPr>
          <w:p w14:paraId="621AA442" w14:textId="77777777" w:rsidR="00984C36" w:rsidRPr="00A925BC" w:rsidRDefault="00984C36" w:rsidP="00680FE5">
            <w:pPr>
              <w:pStyle w:val="TableText"/>
            </w:pPr>
            <w:r w:rsidRPr="00A925BC">
              <w:t>36.1</w:t>
            </w:r>
          </w:p>
        </w:tc>
        <w:tc>
          <w:tcPr>
            <w:tcW w:w="461"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382" w:type="pct"/>
            <w:noWrap/>
            <w:vAlign w:val="center"/>
            <w:hideMark/>
          </w:tcPr>
          <w:p w14:paraId="52EB54F9" w14:textId="77777777" w:rsidR="00984C36" w:rsidRPr="00A925BC" w:rsidRDefault="00984C36" w:rsidP="00680FE5">
            <w:pPr>
              <w:pStyle w:val="TableText"/>
            </w:pPr>
            <w:r>
              <w:t>-</w:t>
            </w:r>
          </w:p>
        </w:tc>
        <w:tc>
          <w:tcPr>
            <w:tcW w:w="461"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commentRangeStart w:id="78"/>
            <w:r w:rsidRPr="00A925BC">
              <w:t>615,687</w:t>
            </w:r>
          </w:p>
        </w:tc>
        <w:tc>
          <w:tcPr>
            <w:tcW w:w="614" w:type="pct"/>
            <w:vAlign w:val="center"/>
          </w:tcPr>
          <w:p w14:paraId="18B5EDA1" w14:textId="77777777" w:rsidR="00984C36" w:rsidRPr="00A925BC" w:rsidRDefault="00984C36" w:rsidP="00680FE5">
            <w:pPr>
              <w:pStyle w:val="TableText"/>
            </w:pPr>
            <w:r w:rsidRPr="00A925BC">
              <w:t>698,162</w:t>
            </w:r>
            <w:commentRangeEnd w:id="78"/>
            <w:r>
              <w:rPr>
                <w:rStyle w:val="CommentReference"/>
                <w:rFonts w:cstheme="minorBidi"/>
                <w:bCs w:val="0"/>
              </w:rPr>
              <w:commentReference w:id="78"/>
            </w:r>
          </w:p>
        </w:tc>
        <w:tc>
          <w:tcPr>
            <w:tcW w:w="382" w:type="pct"/>
            <w:noWrap/>
            <w:vAlign w:val="center"/>
            <w:hideMark/>
          </w:tcPr>
          <w:p w14:paraId="1669ED7E" w14:textId="77777777" w:rsidR="00984C36" w:rsidRPr="00A925BC" w:rsidRDefault="00984C36" w:rsidP="00680FE5">
            <w:pPr>
              <w:pStyle w:val="TableText"/>
            </w:pPr>
            <w:r w:rsidRPr="00A925BC">
              <w:t>34.9</w:t>
            </w:r>
          </w:p>
        </w:tc>
        <w:tc>
          <w:tcPr>
            <w:tcW w:w="461"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382" w:type="pct"/>
            <w:noWrap/>
            <w:vAlign w:val="center"/>
            <w:hideMark/>
          </w:tcPr>
          <w:p w14:paraId="5AED76EF" w14:textId="77777777" w:rsidR="00984C36" w:rsidRPr="00A925BC" w:rsidRDefault="00984C36" w:rsidP="00680FE5">
            <w:pPr>
              <w:pStyle w:val="TableText"/>
            </w:pPr>
            <w:r w:rsidRPr="00A925BC">
              <w:t>1.9</w:t>
            </w:r>
          </w:p>
        </w:tc>
        <w:tc>
          <w:tcPr>
            <w:tcW w:w="461"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r w:rsidRPr="00A925BC">
              <w:t>Purba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382" w:type="pct"/>
            <w:noWrap/>
            <w:vAlign w:val="center"/>
            <w:hideMark/>
          </w:tcPr>
          <w:p w14:paraId="797C8491" w14:textId="77777777" w:rsidR="00984C36" w:rsidRPr="00A925BC" w:rsidRDefault="00984C36" w:rsidP="00680FE5">
            <w:pPr>
              <w:pStyle w:val="TableText"/>
            </w:pPr>
            <w:r w:rsidRPr="00A925BC">
              <w:t>45.9</w:t>
            </w:r>
          </w:p>
        </w:tc>
        <w:tc>
          <w:tcPr>
            <w:tcW w:w="461"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382" w:type="pct"/>
            <w:noWrap/>
            <w:vAlign w:val="center"/>
            <w:hideMark/>
          </w:tcPr>
          <w:p w14:paraId="42A6249E" w14:textId="77777777" w:rsidR="00984C36" w:rsidRPr="00A925BC" w:rsidRDefault="00984C36" w:rsidP="00680FE5">
            <w:pPr>
              <w:pStyle w:val="TableText"/>
            </w:pPr>
            <w:r w:rsidRPr="00A925BC">
              <w:t>1.2</w:t>
            </w:r>
          </w:p>
        </w:tc>
        <w:tc>
          <w:tcPr>
            <w:tcW w:w="461"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382" w:type="pct"/>
            <w:noWrap/>
            <w:vAlign w:val="center"/>
            <w:hideMark/>
          </w:tcPr>
          <w:p w14:paraId="07C3CAA2" w14:textId="77777777" w:rsidR="00984C36" w:rsidRPr="00A925BC" w:rsidRDefault="00984C36" w:rsidP="00680FE5">
            <w:pPr>
              <w:pStyle w:val="TableText"/>
            </w:pPr>
            <w:r w:rsidRPr="00A925BC">
              <w:t>0.08</w:t>
            </w:r>
          </w:p>
        </w:tc>
        <w:tc>
          <w:tcPr>
            <w:tcW w:w="461"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382" w:type="pct"/>
            <w:noWrap/>
            <w:vAlign w:val="center"/>
            <w:hideMark/>
          </w:tcPr>
          <w:p w14:paraId="6524496D" w14:textId="77777777" w:rsidR="00984C36" w:rsidRPr="00A925BC" w:rsidRDefault="00984C36" w:rsidP="00680FE5">
            <w:pPr>
              <w:pStyle w:val="TableText"/>
            </w:pPr>
            <w:r w:rsidRPr="00A925BC">
              <w:t>0.02</w:t>
            </w:r>
          </w:p>
        </w:tc>
        <w:tc>
          <w:tcPr>
            <w:tcW w:w="461"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79" w:name="_Toc143817248"/>
      <w:r w:rsidR="0035648D">
        <w:rPr>
          <w:noProof/>
        </w:rPr>
        <w:lastRenderedPageBreak/>
        <w:t>Discussion</w:t>
      </w:r>
      <w:bookmarkEnd w:id="79"/>
    </w:p>
    <w:p w14:paraId="60CA773E" w14:textId="6BA0230D"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w:t>
      </w:r>
      <w:r w:rsidR="003D1F87">
        <w:rPr>
          <w:noProof/>
        </w:rPr>
        <w:t xml:space="preserve"> Results show that this method is feasible to scale to large geographic areas (the Indian subcontinent), depending on time and resource context, providing a valuable first step in the literature in the spatial disaggregation of agricultural populations. </w:t>
      </w:r>
    </w:p>
    <w:p w14:paraId="5A921DBD" w14:textId="29344485" w:rsidR="00273FC1" w:rsidRDefault="00273FC1" w:rsidP="0060022D">
      <w:pPr>
        <w:pStyle w:val="Heading3"/>
        <w:numPr>
          <w:ilvl w:val="1"/>
          <w:numId w:val="22"/>
        </w:numPr>
        <w:rPr>
          <w:noProof/>
        </w:rPr>
      </w:pPr>
      <w:bookmarkStart w:id="80" w:name="_Toc143817249"/>
      <w:r>
        <w:rPr>
          <w:noProof/>
        </w:rPr>
        <w:t>Establishing method parameters</w:t>
      </w:r>
      <w:bookmarkEnd w:id="80"/>
    </w:p>
    <w:p w14:paraId="41771CCA" w14:textId="2F332CD2"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predominantly for two reasons. Firstly, ADP</w:t>
      </w:r>
      <w:r w:rsidR="00AA3AFA" w:rsidRPr="00EF27C8">
        <w:rPr>
          <w:vertAlign w:val="subscript"/>
        </w:rPr>
        <w:t>C5</w:t>
      </w:r>
      <w:r w:rsidR="00AA3AFA">
        <w:t xml:space="preserve"> 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initial 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xml:space="preserve">, and that there were fewer districts with extreme differences (positive or negative). </w:t>
      </w:r>
      <w:del w:id="81" w:author="Joe P" w:date="2023-08-24T16:07:00Z">
        <w:r w:rsidR="00C379F3" w:rsidDel="00371FFF">
          <w:delText>Absolute mean has been used here instead of the mean to assess the magnitude of difference between ADP</w:delText>
        </w:r>
        <w:r w:rsidR="00C379F3" w:rsidDel="00371FFF">
          <w:rPr>
            <w:vertAlign w:val="subscript"/>
          </w:rPr>
          <w:delText>A</w:delText>
        </w:r>
        <w:r w:rsidR="00C379F3" w:rsidDel="00371FFF">
          <w:delText xml:space="preserve"> and ADP</w:delText>
        </w:r>
        <w:r w:rsidR="00C379F3" w:rsidDel="00371FFF">
          <w:rPr>
            <w:vertAlign w:val="subscript"/>
          </w:rPr>
          <w:delText>C</w:delText>
        </w:r>
        <w:r w:rsidR="00C379F3" w:rsidDel="00371FFF">
          <w:delText xml:space="preserve"> initial estimates, without </w:delText>
        </w:r>
        <w:r w:rsidDel="00371FFF">
          <w:delText>being impacted by</w:delText>
        </w:r>
        <w:r w:rsidR="00C379F3" w:rsidDel="00371FFF">
          <w:delText xml:space="preserve"> the ‘direction’ of that difference. </w:delText>
        </w:r>
        <w:r w:rsidR="007A679E" w:rsidDel="00371FFF">
          <w:delText xml:space="preserve">This is intended to account for </w:delText>
        </w:r>
        <w:r w:rsidR="00C379F3" w:rsidDel="00371FFF">
          <w:delText>case</w:delText>
        </w:r>
        <w:r w:rsidR="007A679E" w:rsidDel="00371FFF">
          <w:delText>s</w:delText>
        </w:r>
        <w:r w:rsidR="00C379F3" w:rsidDel="00371FFF">
          <w:delText xml:space="preserve"> with very large positive and negative differences, </w:delText>
        </w:r>
        <w:r w:rsidR="007A679E" w:rsidDel="00371FFF">
          <w:delText xml:space="preserve">which </w:delText>
        </w:r>
        <w:r w:rsidR="00C379F3" w:rsidDel="00371FFF">
          <w:delText xml:space="preserve">would balance each other out and could result in a mean close to zero that masks the magnitude of difference. </w:delText>
        </w:r>
      </w:del>
    </w:p>
    <w:p w14:paraId="36A6DCA2" w14:textId="73CA0DE2" w:rsidR="00D23CE3" w:rsidRDefault="0016217C" w:rsidP="00EF27C8">
      <w:r>
        <w:t>Secondly, ADP</w:t>
      </w:r>
      <w:r>
        <w:rPr>
          <w:vertAlign w:val="subscript"/>
        </w:rPr>
        <w:t>C5</w:t>
      </w:r>
      <w:r>
        <w:t xml:space="preserve"> is </w:t>
      </w:r>
      <w:r w:rsidR="00D80154">
        <w:t xml:space="preserve">conceptually </w:t>
      </w:r>
      <w:r>
        <w:t>the most appropriate</w:t>
      </w:r>
      <w:r w:rsidR="00D80154">
        <w:t xml:space="preserve"> given the research </w:t>
      </w:r>
      <w:r w:rsidR="001A7BA6">
        <w:t>question</w:t>
      </w:r>
      <w:r>
        <w:t xml:space="preserve">, as it accounts for the broader population who may be agriculture dependent, not only the working population. </w:t>
      </w:r>
      <w:r w:rsidR="00D23CE3">
        <w:t>The results</w:t>
      </w:r>
      <w:r>
        <w:t xml:space="preserve"> reflect this, in </w:t>
      </w:r>
      <w:r w:rsidR="00D23CE3">
        <w:t>that ADP</w:t>
      </w:r>
      <w:r w:rsidR="00D23CE3" w:rsidRPr="00EF27C8">
        <w:rPr>
          <w:vertAlign w:val="subscript"/>
        </w:rPr>
        <w:t>C5</w:t>
      </w:r>
      <w:r w:rsidR="00D23CE3">
        <w:t xml:space="preserve"> 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r w:rsidR="001A7BA6">
        <w:t>reasonable</w:t>
      </w:r>
      <w:r w:rsidR="00990BF2">
        <w:t>, and accounting strictly the labour force in this way has long been criticised for the significant population</w:t>
      </w:r>
      <w:r w:rsidR="00D955C3">
        <w:t xml:space="preserve"> </w:t>
      </w:r>
      <w:r w:rsidR="00990BF2">
        <w:t xml:space="preserve">that it leaves out </w:t>
      </w:r>
      <w:r w:rsidR="00BC6DAC">
        <w:fldChar w:fldCharType="begin"/>
      </w:r>
      <w:r w:rsidR="00BC6DAC">
        <w:instrText xml:space="preserve"> ADDIN ZOTERO_ITEM CSL_CITATION {"citationID":"UXOq7rMC","properties":{"formattedCitation":"(Zarkovich,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S."},{"family":"Bosnich","given":"S."},{"family":"Anichich","given":"Z."}],"issued":{"date-parts":[["1976"]]},"citation-key":"zarkovichAgriculturalPopulation1976"}}],"schema":"https://github.com/citation-style-language/schema/raw/master/csl-citation.json"} </w:instrText>
      </w:r>
      <w:r w:rsidR="00BC6DAC">
        <w:fldChar w:fldCharType="separate"/>
      </w:r>
      <w:r w:rsidR="00BC6DAC" w:rsidRPr="00BC6DAC">
        <w:rPr>
          <w:rFonts w:ascii="Arial" w:hAnsi="Arial" w:cs="Arial"/>
        </w:rPr>
        <w:t>(</w:t>
      </w:r>
      <w:proofErr w:type="spellStart"/>
      <w:r w:rsidR="00BC6DAC" w:rsidRPr="00BC6DAC">
        <w:rPr>
          <w:rFonts w:ascii="Arial" w:hAnsi="Arial" w:cs="Arial"/>
        </w:rPr>
        <w:t>Zarkovich</w:t>
      </w:r>
      <w:proofErr w:type="spellEnd"/>
      <w:r w:rsidR="00BC6DAC" w:rsidRPr="00BC6DAC">
        <w:rPr>
          <w:rFonts w:ascii="Arial" w:hAnsi="Arial" w:cs="Arial"/>
        </w:rPr>
        <w:t xml:space="preserve">, Bosnich and </w:t>
      </w:r>
      <w:proofErr w:type="spellStart"/>
      <w:r w:rsidR="00BC6DAC" w:rsidRPr="00BC6DAC">
        <w:rPr>
          <w:rFonts w:ascii="Arial" w:hAnsi="Arial" w:cs="Arial"/>
        </w:rPr>
        <w:t>Anichich</w:t>
      </w:r>
      <w:proofErr w:type="spellEnd"/>
      <w:r w:rsidR="00BC6DAC" w:rsidRPr="00BC6DAC">
        <w:rPr>
          <w:rFonts w:ascii="Arial" w:hAnsi="Arial" w:cs="Arial"/>
        </w:rPr>
        <w:t>, 1976)</w:t>
      </w:r>
      <w:r w:rsidR="00BC6DAC">
        <w:fldChar w:fldCharType="end"/>
      </w:r>
      <w:r w:rsidR="00D80154">
        <w:t xml:space="preserve">. </w:t>
      </w:r>
      <w:r w:rsidR="001A7BA6">
        <w:t xml:space="preserve">However, </w:t>
      </w:r>
      <w:r w:rsidR="00A33CEC">
        <w:t>various</w:t>
      </w:r>
      <w:r w:rsidR="00BC6DAC">
        <w:t xml:space="preserve"> </w:t>
      </w:r>
      <w:r w:rsidR="001A7BA6">
        <w:t xml:space="preserve">models </w:t>
      </w:r>
      <w:r w:rsidR="00BC6DAC">
        <w:t>have been</w:t>
      </w:r>
      <w:r w:rsidR="001A7BA6">
        <w:t xml:space="preserve"> included in the analysis to assess</w:t>
      </w:r>
      <w:r w:rsidR="00BF564B">
        <w:t xml:space="preserve"> how the change in definition </w:t>
      </w:r>
      <w:r w:rsidR="00BC6DAC">
        <w:t>impacts</w:t>
      </w:r>
      <w:r w:rsidR="00BF564B">
        <w:t xml:space="preserve"> the results outcome</w:t>
      </w:r>
      <w:r w:rsidR="00BC6DAC">
        <w:t>.</w:t>
      </w:r>
      <w:r w:rsidR="00BF564B">
        <w:t xml:space="preserve"> </w:t>
      </w:r>
    </w:p>
    <w:p w14:paraId="79CD92DA" w14:textId="77777777" w:rsidR="00513D2F" w:rsidRDefault="00513D2F" w:rsidP="0060022D">
      <w:pPr>
        <w:pStyle w:val="Heading3"/>
        <w:numPr>
          <w:ilvl w:val="1"/>
          <w:numId w:val="22"/>
        </w:numPr>
      </w:pPr>
      <w:bookmarkStart w:id="82" w:name="_Toc143817250"/>
      <w:r>
        <w:t>Computation load</w:t>
      </w:r>
      <w:bookmarkEnd w:id="82"/>
    </w:p>
    <w:p w14:paraId="0DAA791E" w14:textId="6824702A" w:rsidR="00F758E8" w:rsidRDefault="00513D2F" w:rsidP="00513D2F">
      <w:r>
        <w:t xml:space="preserve">In addition to testing a methodology, </w:t>
      </w:r>
      <w:r w:rsidR="00FD0D0B">
        <w:t>Objective III</w:t>
      </w:r>
      <w:r>
        <w:t xml:space="preserve"> of this study involved scaling the method to assess feasibility across a large spatial scale. </w:t>
      </w:r>
      <w:r w:rsidR="00F758E8">
        <w:t xml:space="preserve">The results highlight an important cost-benefit </w:t>
      </w:r>
      <w:r w:rsidR="00F758E8">
        <w:lastRenderedPageBreak/>
        <w:t xml:space="preserve">decision when deciding the spatial resolution of input data. Although higher spatial resolutions produce </w:t>
      </w:r>
      <w:r w:rsidR="00001550">
        <w:t xml:space="preserve">more confidence in results (with lower variation in buffer radius), they also require much longer computing times, especially for larger areas. </w:t>
      </w:r>
    </w:p>
    <w:p w14:paraId="01DBDE0B" w14:textId="626A9743" w:rsidR="00001550" w:rsidRPr="00E4142D" w:rsidRDefault="00001550" w:rsidP="00513D2F">
      <w:r>
        <w:t xml:space="preserve">Where 100m:1km and 1km:100m had roughly equivalent computation time, investigation found that reducing </w:t>
      </w:r>
      <w:r w:rsidR="0060022D">
        <w:t>cropland</w:t>
      </w:r>
      <w:r>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t xml:space="preserve"> Therefore, 100m spatial resolution for </w:t>
      </w:r>
      <w:r w:rsidR="0060022D">
        <w:t>cropland</w:t>
      </w:r>
      <w:r>
        <w:t xml:space="preserve"> was </w:t>
      </w:r>
      <w:r w:rsidR="00BF564B">
        <w:t>prioritised</w:t>
      </w:r>
      <w:r>
        <w:t xml:space="preserve"> in the scaled model.</w:t>
      </w:r>
    </w:p>
    <w:p w14:paraId="7725D16C" w14:textId="43D5BF5A"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r w:rsidR="00BF564B">
        <w:t xml:space="preserve"> However, results </w:t>
      </w:r>
      <w:r w:rsidR="00907114">
        <w:t>show</w:t>
      </w:r>
      <w:r w:rsidR="00BF564B">
        <w:t xml:space="preserve"> that at the 100m scale </w:t>
      </w:r>
      <w:r w:rsidR="00907114">
        <w:t xml:space="preserve">the largest states still </w:t>
      </w:r>
      <w:r w:rsidR="00FD0D0B">
        <w:t>had</w:t>
      </w:r>
      <w:r w:rsidR="00907114">
        <w:t xml:space="preserve"> runtimes between 2 – 10 hours</w:t>
      </w:r>
      <w:r w:rsidR="006D0EB9">
        <w:t>, and that runtime increase</w:t>
      </w:r>
      <w:r w:rsidR="00FD0D0B">
        <w:t>d</w:t>
      </w:r>
      <w:r w:rsidR="006D0EB9">
        <w:t xml:space="preserve"> superlinearly</w:t>
      </w:r>
      <w:r w:rsidR="00A9379A">
        <w:t xml:space="preserve"> with increasing area</w:t>
      </w:r>
      <w:r w:rsidR="00907114">
        <w:t xml:space="preserve">. </w:t>
      </w:r>
      <w:r w:rsidR="00FD0D0B">
        <w:t>F</w:t>
      </w:r>
      <w:r w:rsidR="006D0EB9">
        <w:t>u</w:t>
      </w:r>
      <w:r w:rsidR="005339DC">
        <w:t xml:space="preserve">ture applications should consider the trade off between scale, accuracy and time cost when selecting the spatial resolution of input data. </w:t>
      </w:r>
    </w:p>
    <w:p w14:paraId="2DC7B395" w14:textId="66558DEF" w:rsidR="00273FC1" w:rsidRPr="00273FC1" w:rsidRDefault="00B31842" w:rsidP="0060022D">
      <w:pPr>
        <w:pStyle w:val="Heading3"/>
        <w:numPr>
          <w:ilvl w:val="1"/>
          <w:numId w:val="22"/>
        </w:numPr>
      </w:pPr>
      <w:bookmarkStart w:id="83" w:name="_Toc143817251"/>
      <w:r>
        <w:t>Interpreting buffer radius</w:t>
      </w:r>
      <w:bookmarkEnd w:id="83"/>
    </w:p>
    <w:p w14:paraId="53FF83A5" w14:textId="4861721A" w:rsidR="00EF27C8" w:rsidRDefault="007D7FAF" w:rsidP="00EF27C8">
      <w:r>
        <w:t>The methodology for this study</w:t>
      </w:r>
      <w:r w:rsidR="00D955C3">
        <w:t xml:space="preserve"> is built upon two main assumptions. </w:t>
      </w:r>
    </w:p>
    <w:p w14:paraId="4E565E4E" w14:textId="6C9EFCEF" w:rsidR="00EF27C8" w:rsidRDefault="00667D87" w:rsidP="00EF27C8">
      <w:pPr>
        <w:pStyle w:val="ListParagraph"/>
        <w:numPr>
          <w:ilvl w:val="0"/>
          <w:numId w:val="32"/>
        </w:numPr>
      </w:pPr>
      <w:r>
        <w:t xml:space="preserve">The agricultural dependent population are geographically </w:t>
      </w:r>
      <w:r w:rsidR="00FD0D0B">
        <w:t xml:space="preserve">within or </w:t>
      </w:r>
      <w:r>
        <w:t>proximal to cropland areas, where they source their livelihoods.</w:t>
      </w:r>
    </w:p>
    <w:p w14:paraId="2268AA67" w14:textId="77777777" w:rsidR="000D4CE1"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w:t>
      </w:r>
      <w:r w:rsidR="00FD0D0B">
        <w:t xml:space="preserve"> and surplus labour is drawn from rural settlements surrounding cropland</w:t>
      </w:r>
      <w:r>
        <w:t xml:space="preserve">. </w:t>
      </w:r>
    </w:p>
    <w:p w14:paraId="61F07FF9" w14:textId="33E686C6" w:rsidR="00D40A01" w:rsidRDefault="00667D87" w:rsidP="00D40A01">
      <w:r>
        <w:t>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r w:rsidR="00D40A01">
        <w:t xml:space="preserve">The predominance of smallholder farming in the Indian agriculture sector supports these assumptions, as most agricultural labour is performed locally in and around farming villages </w:t>
      </w:r>
      <w:r w:rsidR="008243CC">
        <w:fldChar w:fldCharType="begin"/>
      </w:r>
      <w:r w:rsidR="008243CC">
        <w:instrText xml:space="preserve"> ADDIN ZOTERO_ITEM CSL_CITATION {"citationID":"RBOSyzL7","properties":{"formattedCitation":"(FAO,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D40A01">
        <w:t xml:space="preserve">.  </w:t>
      </w:r>
    </w:p>
    <w:p w14:paraId="0BEF8CD7" w14:textId="797DD026" w:rsidR="00667D87" w:rsidRDefault="001C2E4E" w:rsidP="00EF27C8">
      <w:r>
        <w:t xml:space="preserve">To assess the accuracy of </w:t>
      </w:r>
      <w:r w:rsidR="000E421F">
        <w:t>ADP</w:t>
      </w:r>
      <w:r w:rsidR="000E421F">
        <w:rPr>
          <w:vertAlign w:val="subscript"/>
        </w:rPr>
        <w:t>A</w:t>
      </w:r>
      <w:r>
        <w:t xml:space="preserve"> estimate</w:t>
      </w:r>
      <w:r w:rsidR="000E421F">
        <w:t>s</w:t>
      </w:r>
      <w:r>
        <w:t>, the buffer radius should be interpreted in the context of the two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w:t>
      </w:r>
      <w:r w:rsidR="00DC09F8">
        <w:lastRenderedPageBreak/>
        <w:t xml:space="preserve">that the ADP travel long distances to their place of work and are therefore not proximal to cropland (to a certain extent). If the radius is very subtractive, it suggests that population on the edge of cropland zones are not </w:t>
      </w:r>
      <w:r w:rsidR="00791E98">
        <w:t>part of the ADP</w:t>
      </w:r>
      <w:r w:rsidR="00DC09F8">
        <w:t xml:space="preserve">, and that there are therefore large areas of cropland where the population is systematically non-agricultural. Neither of these are likely to be </w:t>
      </w:r>
      <w:r w:rsidR="007A63CC">
        <w:t>true, and</w:t>
      </w:r>
      <w:r w:rsidR="00DC09F8">
        <w:t xml:space="preserve"> so </w:t>
      </w:r>
      <w:r>
        <w:t>these cases should be interpreted with caution</w:t>
      </w:r>
      <w:r w:rsidR="00791E98">
        <w:t>, and always in the geographic and socioeconomic context of the district in question</w:t>
      </w:r>
      <w:r w:rsidR="00DC09F8">
        <w:t xml:space="preserve">. </w:t>
      </w:r>
    </w:p>
    <w:p w14:paraId="32A3264B" w14:textId="2317DAE2" w:rsidR="001C2E4E"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r w:rsidR="00B253FE">
        <w:t>There are likely multiple contributing factors to this. At higher spatial resolutions</w:t>
      </w:r>
      <w:r w:rsidR="00C36F8C">
        <w:t xml:space="preserve"> </w:t>
      </w:r>
      <w:r w:rsidR="00B253FE">
        <w:t>smaller fragments of features can be identified</w:t>
      </w:r>
      <w:r w:rsidR="00C36F8C">
        <w:t xml:space="preserve">, which is important for agricultural fields which are often situated within heterogeneous landscapes. </w:t>
      </w:r>
      <w:r w:rsidR="00B253FE">
        <w:t>Secondly, the buffers are generated over a finer polygon that more accurately represents the true spatial distribution of cropland</w:t>
      </w:r>
      <w:r w:rsidR="00E10972">
        <w:t xml:space="preserve">, reducing the scale of redundancy in iterative buffer estimates. </w:t>
      </w:r>
    </w:p>
    <w:p w14:paraId="3FC16286" w14:textId="7463DBCD" w:rsidR="00513D2F" w:rsidRDefault="00513D2F" w:rsidP="0060022D">
      <w:pPr>
        <w:pStyle w:val="Heading3"/>
        <w:numPr>
          <w:ilvl w:val="1"/>
          <w:numId w:val="22"/>
        </w:numPr>
      </w:pPr>
      <w:bookmarkStart w:id="84" w:name="_Toc143817252"/>
      <w:r>
        <w:t>Spatial distribution of buffer radius</w:t>
      </w:r>
      <w:bookmarkEnd w:id="84"/>
      <w:r>
        <w:t xml:space="preserve"> </w:t>
      </w:r>
    </w:p>
    <w:p w14:paraId="47368414" w14:textId="7BE48F44" w:rsidR="00114A4C" w:rsidRPr="00114A4C" w:rsidRDefault="00114A4C" w:rsidP="00114A4C">
      <w:pPr>
        <w:rPr>
          <w:color w:val="FF0000"/>
        </w:rPr>
      </w:pPr>
      <w:r w:rsidRPr="00114A4C">
        <w:rPr>
          <w:color w:val="FF0000"/>
        </w:rPr>
        <w:t>[Discussion poin</w:t>
      </w:r>
      <w:r w:rsidR="00E10972">
        <w:rPr>
          <w:color w:val="FF0000"/>
        </w:rPr>
        <w:t>t</w:t>
      </w:r>
      <w:r w:rsidR="00CF4BD8">
        <w:rPr>
          <w:color w:val="FF0000"/>
        </w:rPr>
        <w:t xml:space="preserve">s: </w:t>
      </w:r>
      <w:r w:rsidR="00CF4BD8" w:rsidRPr="00CF4BD8">
        <w:rPr>
          <w:color w:val="FF0000"/>
        </w:rPr>
        <w:t>Tie together results from choropleth maps, spatial autocorrelation maps, and scatterplots by feature. What is learnt from the Moran’s I results?</w:t>
      </w:r>
      <w:r w:rsidRPr="00114A4C">
        <w:rPr>
          <w:color w:val="FF0000"/>
        </w:rPr>
        <w:t>]:</w:t>
      </w:r>
    </w:p>
    <w:p w14:paraId="06D74660" w14:textId="5E8CD40D" w:rsidR="00BC6D2C" w:rsidRDefault="00BC6D2C" w:rsidP="0020100A">
      <w:r>
        <w:t xml:space="preserve">The spatial autocorrelation map in Figure X provides a statistical test to identify patterns of high or low buffer radius clustering more than would be expected under random spatial distribution. </w:t>
      </w:r>
      <w:r w:rsidR="0020100A">
        <w:t xml:space="preserve">The paired choropleth map and </w:t>
      </w:r>
      <w:commentRangeStart w:id="85"/>
      <w:r w:rsidR="0020100A">
        <w:t xml:space="preserve">LISA </w:t>
      </w:r>
      <w:commentRangeEnd w:id="85"/>
      <w:r w:rsidR="0020100A">
        <w:rPr>
          <w:rStyle w:val="CommentReference"/>
        </w:rPr>
        <w:commentReference w:id="85"/>
      </w:r>
      <w:r w:rsidR="0020100A">
        <w:t xml:space="preserve">map of Karnataka in </w:t>
      </w:r>
      <w:r w:rsidR="0020100A">
        <w:fldChar w:fldCharType="begin"/>
      </w:r>
      <w:r w:rsidR="0020100A">
        <w:instrText xml:space="preserve"> REF _Ref143557652 \h </w:instrText>
      </w:r>
      <w:r w:rsidR="0020100A">
        <w:fldChar w:fldCharType="separate"/>
      </w:r>
      <w:r w:rsidR="0020100A">
        <w:t xml:space="preserve">Figure </w:t>
      </w:r>
      <w:r w:rsidR="0020100A">
        <w:rPr>
          <w:noProof/>
        </w:rPr>
        <w:t>8</w:t>
      </w:r>
      <w:r w:rsidR="0020100A">
        <w:fldChar w:fldCharType="end"/>
      </w:r>
      <w:r w:rsidR="0020100A">
        <w:t xml:space="preserve"> tell a similar story – there is clear geographic clustering of high and low buffer radii. The LISA analysis </w:t>
      </w:r>
      <w:r w:rsidR="008C4447">
        <w:t>provides a statistical validation for this clustering</w:t>
      </w:r>
      <w:r w:rsidR="00BE3D69">
        <w:t xml:space="preserve">, identifying ‘hotspots’ of high radius clusters and ‘coldspots’ of low radius clusters. </w:t>
      </w:r>
    </w:p>
    <w:p w14:paraId="56695C6B" w14:textId="76CB3774" w:rsidR="00270045" w:rsidRDefault="00CC6B1A" w:rsidP="00BC6D2C">
      <w:r>
        <w:t>Scatter plots of buffer radius against four district characteristics were produced to investigate likely factors that may affect the required buffer size in a district. Buffer radii tend to be most extreme</w:t>
      </w:r>
      <w:r w:rsidR="005116D9">
        <w:t>, roughly indicative of higher uncertainty,</w:t>
      </w:r>
      <w:r>
        <w:t xml:space="preserve"> in districts with low population, high proportion of the population classed as agricultural dependent, high percentage of rural area, and low percentage of cropland area. </w:t>
      </w:r>
      <w:r w:rsidR="008A1A68">
        <w:t>A complete analysis on the factors influencing buffer radius is outside the scope for this study; however, f</w:t>
      </w:r>
      <w:r>
        <w:t xml:space="preserve">urther research on this methodology should investigate the nature and statistical strength of these associations, to better </w:t>
      </w:r>
      <w:r w:rsidR="00F758E8">
        <w:t xml:space="preserve">understand the factors that affect buffer radius and by extension the spatial estimation </w:t>
      </w:r>
      <w:r w:rsidR="00F758E8">
        <w:lastRenderedPageBreak/>
        <w:t>of ADP.</w:t>
      </w:r>
      <w:r w:rsidR="00270045">
        <w:t xml:space="preserve"> </w:t>
      </w:r>
      <w:r w:rsidR="00BE3D69">
        <w:t xml:space="preserve">Topography, climate, and economic structure are all factors which may be associated with the spatial distribution of buffer radii. </w:t>
      </w:r>
    </w:p>
    <w:p w14:paraId="24F8FBAC" w14:textId="686A95DB" w:rsidR="00A24DDA" w:rsidRDefault="00545590" w:rsidP="0060022D">
      <w:pPr>
        <w:pStyle w:val="Heading3"/>
        <w:numPr>
          <w:ilvl w:val="1"/>
          <w:numId w:val="22"/>
        </w:numPr>
      </w:pPr>
      <w:bookmarkStart w:id="86" w:name="_Toc143817253"/>
      <w:r>
        <w:t>Common factors of i</w:t>
      </w:r>
      <w:r w:rsidR="00A24DDA">
        <w:t>neligible districts</w:t>
      </w:r>
      <w:bookmarkEnd w:id="86"/>
    </w:p>
    <w:p w14:paraId="487997E1" w14:textId="77FF88D7" w:rsidR="00A24DDA" w:rsidRDefault="006278AC" w:rsidP="00A24DDA">
      <w:r>
        <w:t>U</w:t>
      </w:r>
      <w:r w:rsidR="00853095">
        <w:t>rban districts, low cropland districts, and d</w:t>
      </w:r>
      <w:r w:rsidR="00A24DDA">
        <w:t>istricts where the ADP</w:t>
      </w:r>
      <w:r w:rsidR="00A24DDA">
        <w:rPr>
          <w:vertAlign w:val="subscript"/>
        </w:rPr>
        <w:t>C</w:t>
      </w:r>
      <w:r w:rsidR="00A24DDA">
        <w:t xml:space="preserve"> exceeded the </w:t>
      </w:r>
      <w:r w:rsidR="00545590">
        <w:t>total</w:t>
      </w:r>
      <w:r w:rsidR="00A24DDA">
        <w:t xml:space="preserve"> rural population were removed, </w:t>
      </w:r>
      <w:r w:rsidR="00545590">
        <w:t xml:space="preserve">as the maximum value </w:t>
      </w:r>
      <w:r w:rsidR="004D0552">
        <w:t>of</w:t>
      </w:r>
      <w:r w:rsidR="00545590">
        <w:t xml:space="preserve"> ADP</w:t>
      </w:r>
      <w:r w:rsidR="00545590">
        <w:rPr>
          <w:vertAlign w:val="subscript"/>
        </w:rPr>
        <w:t>A</w:t>
      </w:r>
      <w:r w:rsidR="00545590">
        <w:t xml:space="preserve"> </w:t>
      </w:r>
      <w:r w:rsidR="004D0552">
        <w:t>is equal to the total rural population. Thus,</w:t>
      </w:r>
      <w:r w:rsidR="00A24DDA">
        <w:t xml:space="preserve"> the buffer </w:t>
      </w:r>
      <w:r w:rsidR="00731953">
        <w:t xml:space="preserve">iteration process (which accounts for only rural population) would not ever </w:t>
      </w:r>
      <w:r w:rsidR="00270045">
        <w:t>meet</w:t>
      </w:r>
      <w:r w:rsidR="00731953">
        <w:t xml:space="preserve"> the census estimate</w:t>
      </w:r>
      <w:r w:rsidR="00A24DDA">
        <w:t>.</w:t>
      </w:r>
      <w:r>
        <w:t xml:space="preserve"> </w:t>
      </w:r>
      <w:r w:rsidR="005116D9">
        <w:t>7</w:t>
      </w:r>
      <w:r w:rsidR="00731953">
        <w:t xml:space="preserve"> districts were removed due to this</w:t>
      </w:r>
      <w:r>
        <w:t xml:space="preserve"> last</w:t>
      </w:r>
      <w:r w:rsidR="00731953">
        <w:t xml:space="preserve"> criterion –of these, </w:t>
      </w:r>
      <w:r w:rsidR="005116D9">
        <w:t>2</w:t>
      </w:r>
      <w:r w:rsidR="00731953">
        <w:t xml:space="preserve"> </w:t>
      </w:r>
      <w:r w:rsidR="001F3900">
        <w:t xml:space="preserve">were major cities, and </w:t>
      </w:r>
      <w:r w:rsidR="005116D9">
        <w:t>4</w:t>
      </w:r>
      <w:r w:rsidR="001F3900">
        <w:t xml:space="preserve"> had</w:t>
      </w:r>
      <w:r w:rsidR="00731953">
        <w:t xml:space="preser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of the district. </w:t>
      </w:r>
      <w:r w:rsidR="005116D9">
        <w:t xml:space="preserve">However, encompassing the entire rural area of a district irrespective of its proximity to cropland is likely to violate </w:t>
      </w:r>
      <w:commentRangeStart w:id="87"/>
      <w:r w:rsidR="005116D9">
        <w:t xml:space="preserve">assumption </w:t>
      </w:r>
      <w:r w:rsidR="00A33CEC">
        <w:t>(ii)</w:t>
      </w:r>
      <w:r w:rsidR="005116D9">
        <w:t xml:space="preserve"> </w:t>
      </w:r>
      <w:commentRangeEnd w:id="87"/>
      <w:r w:rsidR="005116D9">
        <w:rPr>
          <w:rStyle w:val="CommentReference"/>
        </w:rPr>
        <w:commentReference w:id="87"/>
      </w:r>
      <w:r w:rsidR="005116D9">
        <w:t xml:space="preserve">described above. Hence, caution should be used if trying to draw inference from these districts.  </w:t>
      </w:r>
    </w:p>
    <w:p w14:paraId="5E2360C6" w14:textId="61D6D518" w:rsidR="00CB79F8" w:rsidRPr="001F3900" w:rsidRDefault="00CB79F8" w:rsidP="00A24DDA">
      <w:r>
        <w:t xml:space="preserve">In the case of predominantly rural states which had minimal (&lt;1%) cropland area, there are likely two contributing factors. First, the states themselves have a low population density and are dominated by uncultivated rural land. Second, due to population sparsity there may be greater fragmentation of cropland, particularly small-scale agriculture such as household farms, which </w:t>
      </w:r>
      <w:r w:rsidR="00483509">
        <w:t>are</w:t>
      </w:r>
      <w:r>
        <w:t xml:space="preserve"> not identified by the Dynamic World land cover layer. In applying th</w:t>
      </w:r>
      <w:r w:rsidR="00483509">
        <w:t>is</w:t>
      </w:r>
      <w:r>
        <w:t xml:space="preserve"> methodology to these areas, </w:t>
      </w:r>
      <w:r w:rsidR="00A33CEC">
        <w:t>it is advised</w:t>
      </w:r>
      <w:r>
        <w:t xml:space="preserve"> to reduce the area under analysis and </w:t>
      </w:r>
      <w:r w:rsidR="00483509">
        <w:t>consequently</w:t>
      </w:r>
      <w:r>
        <w:t xml:space="preserve"> increase the spatial resolution</w:t>
      </w:r>
      <w:r w:rsidR="00483509">
        <w:t xml:space="preserve"> of </w:t>
      </w:r>
      <w:r w:rsidR="000A71EE">
        <w:t>ancillary data</w:t>
      </w:r>
      <w:r>
        <w:t xml:space="preserve">. </w:t>
      </w:r>
      <w:r w:rsidR="00483509">
        <w:t xml:space="preserve">Dynamic World, for example, can be extracted to the 10m resolution, and the coarse GHS-SMOD layer could be replaced with a finer grain building footprint layer – such as the GHS built-up surface layer, also produced at the 10m level. </w:t>
      </w:r>
    </w:p>
    <w:p w14:paraId="4103DC06" w14:textId="12C18B27" w:rsidR="0035648D" w:rsidRDefault="0035648D" w:rsidP="0060022D">
      <w:pPr>
        <w:pStyle w:val="Heading3"/>
        <w:numPr>
          <w:ilvl w:val="1"/>
          <w:numId w:val="22"/>
        </w:numPr>
        <w:rPr>
          <w:noProof/>
        </w:rPr>
      </w:pPr>
      <w:bookmarkStart w:id="88" w:name="_Toc143817254"/>
      <w:r>
        <w:rPr>
          <w:noProof/>
        </w:rPr>
        <w:t>Limitations</w:t>
      </w:r>
      <w:bookmarkEnd w:id="88"/>
    </w:p>
    <w:p w14:paraId="0AD75907" w14:textId="7E9AB84B" w:rsidR="00542506" w:rsidRDefault="006E6454" w:rsidP="006E6454">
      <w:r>
        <w:t xml:space="preserve">As mentioned in Section </w:t>
      </w:r>
      <w:r w:rsidR="00066580">
        <w:fldChar w:fldCharType="begin"/>
      </w:r>
      <w:r w:rsidR="00066580">
        <w:instrText xml:space="preserve"> REF _Ref143599776 \r \h </w:instrText>
      </w:r>
      <w:r w:rsidR="00066580">
        <w:fldChar w:fldCharType="separate"/>
      </w:r>
      <w:r w:rsidR="00066580">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 (</w:t>
      </w:r>
      <w:r w:rsidR="00542506" w:rsidRPr="00542506">
        <w:rPr>
          <w:highlight w:val="yellow"/>
        </w:rPr>
        <w:t>REF</w:t>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w:t>
      </w:r>
      <w:r w:rsidR="0086297B">
        <w:lastRenderedPageBreak/>
        <w:t xml:space="preserve">capture variations in </w:t>
      </w:r>
      <w:r w:rsidR="00A86F87">
        <w:t>disparate districts – such as highly urban or highly rural areas, which will have very different labour force dependency ratio patterns.</w:t>
      </w:r>
      <w:r w:rsidR="00562C0C">
        <w:t xml:space="preserve"> The greater the agricultural population as a proportion of total workers in a district, the more accurate the ADPc5 can be expected to be. </w:t>
      </w:r>
    </w:p>
    <w:p w14:paraId="2113C3B3" w14:textId="5A713435" w:rsidR="006E6454" w:rsidRDefault="006E6454" w:rsidP="006E6454">
      <w:r>
        <w:t>This analysis could be tailored further if more sophisticated demographic data were available</w:t>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5790802" w14:textId="1B376E57" w:rsidR="00CA6C9A" w:rsidRPr="00455D5A" w:rsidRDefault="00E10125" w:rsidP="00C84552">
      <w:pPr>
        <w:rPr>
          <w:color w:val="FF0000"/>
        </w:rPr>
      </w:pPr>
      <w:r>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fldChar w:fldCharType="begin"/>
      </w:r>
      <w:r>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E10125">
        <w:rPr>
          <w:rFonts w:ascii="Arial" w:hAnsi="Arial" w:cs="Arial"/>
          <w:szCs w:val="24"/>
        </w:rPr>
        <w:t xml:space="preserve">(Freire </w:t>
      </w:r>
      <w:r w:rsidRPr="00E10125">
        <w:rPr>
          <w:rFonts w:ascii="Arial" w:hAnsi="Arial" w:cs="Arial"/>
          <w:i/>
          <w:iCs/>
          <w:szCs w:val="24"/>
        </w:rPr>
        <w:t>et al.</w:t>
      </w:r>
      <w:r w:rsidRPr="00E10125">
        <w:rPr>
          <w:rFonts w:ascii="Arial" w:hAnsi="Arial" w:cs="Arial"/>
          <w:szCs w:val="24"/>
        </w:rPr>
        <w:t>, 2020)</w:t>
      </w:r>
      <w:r>
        <w:fldChar w:fldCharType="end"/>
      </w:r>
      <w:r>
        <w:t>.</w:t>
      </w:r>
      <w:r w:rsidR="00231F7A">
        <w:t xml:space="preserve"> Gridded population data can also be a source of error, and at small spatial scales inherently have higher uncertainties. Nilsen et al. </w:t>
      </w:r>
      <w:r w:rsidR="00455D5A">
        <w:fldChar w:fldCharType="begin"/>
      </w:r>
      <w:r w:rsidR="00455D5A">
        <w:instrText xml:space="preserve"> ADDIN ZOTERO_ITEM CSL_CITATION {"citationID":"48aRaq3e","properties":{"formattedCitation":"(2021)","plainCitation":"(2021)","noteIndex":0},"citationItems":[{"id":6020,"uris":["http://zotero.org/users/10222370/items/PYWSNF5W"],"itemData":{"id":6020,"type":"article-journal","abstract":"Household survey data are frequently used to measure reproductive, maternal, newborn, child and adolescent health (RMNCAH) service utilisation in low and middle income countries. However, these surveys are typically only undertaken every 5 years and tend to be representative of larger geographical administrative units. Investments in district health management information systems (DHMIS) have increased the capability of countries to collect continuous information on the provision of RMNCAH services at health facilities. However, reliable and recent data on population distributions and demographics at subnational levels necessary to construct RMNCAH coverage indicators are often missing. One solution is to use spatially disaggregated gridded datasets containing modelled estimates of population counts. Here, we provide an overview of various approaches to the production of gridded demographic datasets and outline their potential and their limitations. Further, we show how gridded population estimates can be used as alternative denominators to produce RMNCAH coverage metrics in combination with data from DHMIS, using childhood vaccination as examples.","container-title":"BMC Health Services Research","DOI":"10.1186/s12913-021-06370-y","ISSN":"1472-6963","issue":"1","journalAbbreviation":"BMC Health Services Research","page":"370","source":"BioMed Central","title":"A review of geospatial methods for population estimation and their use in constructing reproductive, maternal, newborn, child and adolescent health service indicators","volume":"21","author":[{"family":"Nilsen","given":"Kristine"},{"family":"Tejedor-Garavito","given":"Natalia"},{"family":"Leasure","given":"Douglas R."},{"family":"Utazi","given":"C. Edson"},{"family":"Ruktanonchai","given":"Corrine W."},{"family":"Wigley","given":"Adelle S."},{"family":"Dooley","given":"Claire A."},{"family":"Matthews","given":"Zoe"},{"family":"Tatem","given":"Andrew J."}],"issued":{"date-parts":[["2021",9,13]]},"citation-key":"nilsenReviewGeospatialMethods2021"},"label":"page","suppress-author":true}],"schema":"https://github.com/citation-style-language/schema/raw/master/csl-citation.json"} </w:instrText>
      </w:r>
      <w:r w:rsidR="00455D5A">
        <w:fldChar w:fldCharType="separate"/>
      </w:r>
      <w:r w:rsidR="00455D5A" w:rsidRPr="00455D5A">
        <w:rPr>
          <w:rFonts w:ascii="Arial" w:hAnsi="Arial" w:cs="Arial"/>
        </w:rPr>
        <w:t>(2021)</w:t>
      </w:r>
      <w:r w:rsidR="00455D5A">
        <w:fldChar w:fldCharType="end"/>
      </w:r>
      <w:r w:rsidR="00455D5A">
        <w:t xml:space="preserve"> argue </w:t>
      </w:r>
      <w:r w:rsidR="008F022C">
        <w:t>for</w:t>
      </w:r>
      <w:r w:rsidR="00455D5A">
        <w:t xml:space="preserve"> incorporating Bayesian modelling to quantify uncertainty in geostatistical estimates</w:t>
      </w:r>
      <w:r w:rsidR="008F022C">
        <w:t xml:space="preserve">, </w:t>
      </w:r>
      <w:r w:rsidR="00CB79F8">
        <w:t xml:space="preserve">and a similar approach could be a valuable addition to this method. </w:t>
      </w:r>
      <w:r w:rsidR="00455D5A">
        <w:t xml:space="preserve"> </w:t>
      </w:r>
    </w:p>
    <w:p w14:paraId="3F450DA4" w14:textId="2202256E" w:rsidR="00F758E8" w:rsidRDefault="00A67000" w:rsidP="00E10125">
      <w:r>
        <w:t>Ideally, the method would be modelled on input layers that share the same input resolution. Although cropland data (Dynamic</w:t>
      </w:r>
      <w:r w:rsidR="00CB79F8">
        <w:t xml:space="preserve"> </w:t>
      </w:r>
      <w:r>
        <w:t xml:space="preserve">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088CF746" w14:textId="49DFF135" w:rsidR="00D429A0" w:rsidRDefault="00D429A0" w:rsidP="00E10125">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r w:rsidR="00FE1FB6">
        <w:t xml:space="preserve">The completion of the upcoming Indian census, scheduled to begin collection in January 2024 </w:t>
      </w:r>
      <w:r w:rsidR="00FE1FB6">
        <w:fldChar w:fldCharType="begin"/>
      </w:r>
      <w:r w:rsidR="00FE1FB6">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rsidR="00FE1FB6">
        <w:fldChar w:fldCharType="separate"/>
      </w:r>
      <w:r w:rsidR="00FE1FB6" w:rsidRPr="00FE1FB6">
        <w:rPr>
          <w:rFonts w:ascii="Arial" w:hAnsi="Arial" w:cs="Arial"/>
          <w:szCs w:val="24"/>
        </w:rPr>
        <w:t>(</w:t>
      </w:r>
      <w:r w:rsidR="00FE1FB6" w:rsidRPr="00FE1FB6">
        <w:rPr>
          <w:rFonts w:ascii="Arial" w:hAnsi="Arial" w:cs="Arial"/>
          <w:i/>
          <w:iCs/>
          <w:szCs w:val="24"/>
        </w:rPr>
        <w:t>The Times of India</w:t>
      </w:r>
      <w:r w:rsidR="00FE1FB6" w:rsidRPr="00FE1FB6">
        <w:rPr>
          <w:rFonts w:ascii="Arial" w:hAnsi="Arial" w:cs="Arial"/>
          <w:szCs w:val="24"/>
        </w:rPr>
        <w:t>, 2023)</w:t>
      </w:r>
      <w:r w:rsidR="00FE1FB6">
        <w:fldChar w:fldCharType="end"/>
      </w:r>
      <w:r w:rsidR="00FE1FB6">
        <w:t xml:space="preserve">, will provide an important update to these and other census-derived population estimates. </w:t>
      </w:r>
    </w:p>
    <w:p w14:paraId="2E47A0E1" w14:textId="77777777" w:rsidR="00211AA6" w:rsidRDefault="00211AA6" w:rsidP="00211AA6">
      <w:pPr>
        <w:pStyle w:val="Heading3"/>
        <w:numPr>
          <w:ilvl w:val="1"/>
          <w:numId w:val="22"/>
        </w:numPr>
      </w:pPr>
      <w:bookmarkStart w:id="89" w:name="_Toc143817255"/>
      <w:r>
        <w:lastRenderedPageBreak/>
        <w:t>Transferability</w:t>
      </w:r>
      <w:bookmarkEnd w:id="89"/>
    </w:p>
    <w:p w14:paraId="0CF3952F" w14:textId="77777777" w:rsidR="00211AA6" w:rsidRDefault="00211AA6" w:rsidP="00211AA6">
      <w:r>
        <w:t xml:space="preserve">The method has been developed on </w:t>
      </w:r>
      <w:proofErr w:type="gramStart"/>
      <w:r>
        <w:t>open source</w:t>
      </w:r>
      <w:proofErr w:type="gramEnd"/>
      <w:r>
        <w:t xml:space="preserve"> software, and with typical computing resources, to maximise the reproducibility for use in other settings. All the code for analysis can be accessed from the project’s Github repository, including details of the python working environment, packages required, and their versions. </w:t>
      </w:r>
    </w:p>
    <w:p w14:paraId="77AEDD73" w14:textId="77777777" w:rsidR="00211AA6" w:rsidRDefault="00211AA6" w:rsidP="00211AA6">
      <w:r>
        <w:t xml:space="preserve">The methodology is general enough that it can in theory be transferred to other study regions with only minor adjustment. Each of the spatial inputs – WorldPop, Dynamic World, and GHS-SMOD – are released as global layers, meaning that they could be easily reproduced in another setting. Assessment of how the performance compares given different landscapes, socioeconomic structures, and baseline data availability would improve confidence of the approach an understanding of the strengths and limitations. </w:t>
      </w:r>
    </w:p>
    <w:p w14:paraId="0909ECF1" w14:textId="2ACBAAA9" w:rsidR="00211AA6" w:rsidRPr="00A67000" w:rsidRDefault="00211AA6" w:rsidP="00E10125">
      <w:r>
        <w:t>The most important consideration for applying this methodology to a new region is the availability of demographic data, for use in calculating the ADP</w:t>
      </w:r>
      <w:r>
        <w:rPr>
          <w:vertAlign w:val="subscript"/>
        </w:rPr>
        <w:t>C</w:t>
      </w:r>
      <w:r>
        <w:t xml:space="preserve"> reference values – which forms the validation for calibrating buffer radius. This data does not have to be restricted to censuses but should be representative at a sufficiently low spatial unit (e.g., the district level in India), and have information on the agricultural labour force and agricultural and rural households. Additionally, the scale of the target area will impact the appropriate spatial resolution for data inputs, and consequently the computation time required to perform the analysis. </w:t>
      </w:r>
    </w:p>
    <w:p w14:paraId="7E0A679B" w14:textId="3F339564" w:rsidR="00D42AC7" w:rsidRPr="00D42AC7" w:rsidRDefault="00217194" w:rsidP="00211AA6">
      <w:pPr>
        <w:pStyle w:val="Heading3"/>
        <w:numPr>
          <w:ilvl w:val="1"/>
          <w:numId w:val="22"/>
        </w:numPr>
      </w:pPr>
      <w:bookmarkStart w:id="90" w:name="_Toc143817256"/>
      <w:r>
        <w:t>Opportunities</w:t>
      </w:r>
      <w:bookmarkEnd w:id="90"/>
    </w:p>
    <w:p w14:paraId="70BACA7A" w14:textId="28C85105" w:rsidR="00B24D3F" w:rsidRDefault="00984659" w:rsidP="00107504">
      <w:r>
        <w:t xml:space="preserve">Understanding where people live, and the social and economic characteristics of those populations, is core to providing adequate, efficient, and targeted services and investment. </w:t>
      </w:r>
      <w:r w:rsidR="00217194">
        <w:t xml:space="preserve">A map of spatial distribution of agricultural population means that for any given point or area within the study extent, the ADP around that </w:t>
      </w:r>
      <w:r w:rsidR="00211AA6">
        <w:t>location</w:t>
      </w:r>
      <w:r w:rsidR="00217194">
        <w:t xml:space="preserve"> can be quickly estimated. This has particular benefit</w:t>
      </w:r>
      <w:r w:rsidR="00DA4BAC">
        <w:t xml:space="preserve">, for </w:t>
      </w:r>
      <w:r w:rsidR="00217194">
        <w:t>example</w:t>
      </w:r>
      <w:r w:rsidR="00DA4BAC">
        <w:t>, in projects such as prioritising reservoir</w:t>
      </w:r>
      <w:r w:rsidR="00217194">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rsidR="00217194">
        <w:t xml:space="preserve">, where point data of tank location would allow </w:t>
      </w:r>
      <w:r w:rsidR="00DA4BAC">
        <w:t>comparison of</w:t>
      </w:r>
      <w:r w:rsidR="00217194">
        <w:t xml:space="preserve"> demand across a set of tanks, and thus prioritise those which will have the greatest benefit for development. </w:t>
      </w:r>
    </w:p>
    <w:p w14:paraId="189AFA59" w14:textId="678C4D12" w:rsidR="00D802AB" w:rsidRPr="00D802AB" w:rsidRDefault="004F2307" w:rsidP="001E3495">
      <w:r>
        <w:t>To maximise accessibility for research and collaborative efforts, t</w:t>
      </w:r>
      <w:r w:rsidR="00D802AB">
        <w:t xml:space="preserve">he ADP map </w:t>
      </w:r>
      <w:r>
        <w:t xml:space="preserve">generated </w:t>
      </w:r>
      <w:r w:rsidR="00D802AB">
        <w:t>for all of India</w:t>
      </w:r>
      <w:r w:rsidR="00A67000">
        <w:t xml:space="preserve"> </w:t>
      </w:r>
      <w:r w:rsidR="00D802AB">
        <w:t xml:space="preserve">has been published to this project’s Github repository, available as a </w:t>
      </w:r>
      <w:commentRangeStart w:id="91"/>
      <w:r w:rsidR="00D802AB">
        <w:t>GeoTIFF file</w:t>
      </w:r>
      <w:commentRangeEnd w:id="91"/>
      <w:r w:rsidR="0017252C">
        <w:rPr>
          <w:rStyle w:val="CommentReference"/>
        </w:rPr>
        <w:commentReference w:id="91"/>
      </w:r>
      <w:r w:rsidR="00D802AB">
        <w:t xml:space="preserve">. This file can be freely downloaded </w:t>
      </w:r>
      <w:r w:rsidR="00BB097E">
        <w:t>for use</w:t>
      </w:r>
      <w:r w:rsidR="00D802AB">
        <w:t xml:space="preserve"> in further research or policy </w:t>
      </w:r>
      <w:r w:rsidR="00A67000">
        <w:t>applications and</w:t>
      </w:r>
      <w:r w:rsidR="00D802AB">
        <w:t xml:space="preserve"> is easily integrated into common GIS platforms such as QGIS or ArcGIS. </w:t>
      </w:r>
    </w:p>
    <w:p w14:paraId="458A9CAD" w14:textId="053C9DE9" w:rsidR="009A5F35" w:rsidRDefault="009A5F35" w:rsidP="001E3495">
      <w:r>
        <w:t xml:space="preserve">The field of remote sensing is in a phase of rapid development and expansion, as research, industry and government capitalise on the opportunities opened by advances in satellite </w:t>
      </w:r>
      <w:r>
        <w:lastRenderedPageBreak/>
        <w:t xml:space="preserve">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w:t>
      </w:r>
      <w:r w:rsidR="0017252C">
        <w:t>, alongside cloud-based analytical software such as Google Earth Engine and Microsoft Planetary Computer,</w:t>
      </w:r>
      <w:r w:rsidR="004F2307">
        <w:t xml:space="preserve"> represent </w:t>
      </w:r>
      <w:r w:rsidR="0017252C">
        <w:t xml:space="preserve">further </w:t>
      </w:r>
      <w:r w:rsidR="004F2307">
        <w:t>opportunities to</w:t>
      </w:r>
      <w:r w:rsidR="0017252C">
        <w:t xml:space="preserve"> tackle this research problem in novel and innovative ways.</w:t>
      </w:r>
      <w:r w:rsidR="00107504">
        <w:t xml:space="preserve"> The methodology presented here should be viewed as a first step in testing the concept of mapping agricultural populations, with ample opportunity for refining and extending these insights. </w:t>
      </w:r>
    </w:p>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EA749C">
      <w:pPr>
        <w:pStyle w:val="Heading2"/>
        <w:numPr>
          <w:ilvl w:val="0"/>
          <w:numId w:val="22"/>
        </w:numPr>
      </w:pPr>
      <w:bookmarkStart w:id="92" w:name="_Toc143817257"/>
      <w:r>
        <w:lastRenderedPageBreak/>
        <w:t>Conclusion</w:t>
      </w:r>
      <w:bookmarkEnd w:id="92"/>
    </w:p>
    <w:p w14:paraId="25F1F338" w14:textId="5A127483" w:rsidR="000F3896" w:rsidRDefault="00243B14" w:rsidP="002D43CD">
      <w:r>
        <w:t>This research project set out to address a gap in the spatial disaggregation of sociodemographic data, proposing a methodology specific to the estimation of agriculture dependent populations at a small area scale</w:t>
      </w:r>
      <w:r w:rsidR="001D05FE">
        <w:t>, applied to the case study of India</w:t>
      </w:r>
      <w:r>
        <w:t xml:space="preserve">. </w:t>
      </w:r>
      <w:r w:rsidR="001D05FE">
        <w:t xml:space="preserve">As a subset of the broader population, agricultural dependent populations in India have unique service and development needs, sit at the forefront of policy efforts to address food security/insecurity, and face increasing vulnerability due to </w:t>
      </w:r>
      <w:r w:rsidR="000F3896">
        <w:t>a changing climate and more frequent disaster events.</w:t>
      </w:r>
      <w:r w:rsidR="001D05FE">
        <w:t xml:space="preserve"> </w:t>
      </w:r>
      <w:r w:rsidR="000F3896">
        <w:t>Understanding the spatial distribution of this population, beyond district level administrative regions, provides a basis for tailoring service delivery</w:t>
      </w:r>
      <w:r w:rsidR="00CD224D">
        <w:t>, resilience planning,</w:t>
      </w:r>
      <w:r w:rsidR="000F3896">
        <w:t xml:space="preserve"> and crisis response</w:t>
      </w:r>
      <w:r w:rsidR="00CD224D">
        <w:t>. Disaggregated data also</w:t>
      </w:r>
      <w:r w:rsidR="000F3896">
        <w:t xml:space="preserve"> improves the</w:t>
      </w:r>
      <w:r w:rsidR="00CD224D">
        <w:t xml:space="preserve"> monitoring of development goals and agendas, identifying small-scale geographic inequalities that may be masked by aggregated</w:t>
      </w:r>
      <w:r w:rsidR="009D1875">
        <w:t xml:space="preserve"> statistics over a larger region. </w:t>
      </w:r>
    </w:p>
    <w:p w14:paraId="19E9AAB8" w14:textId="2489FE4A" w:rsidR="008647FF" w:rsidRDefault="008647FF" w:rsidP="002D43CD">
      <w:r>
        <w:t xml:space="preserve">The spatial disaggregation of population into fine spatial scales is a rich field of research and has benefitted from extensive methodological development and innovation alongside improved data quality through censuses, surveys, and increasingly available earth observation data. However, there is a clear gap in applying these methods to estimate agricultural populations, particularly in the context of developing regions such as rural India, where such data can provide an indication of the local water demand and development need.  </w:t>
      </w:r>
    </w:p>
    <w:p w14:paraId="08B5CC4C" w14:textId="79C216CF" w:rsidR="002D43CD" w:rsidRDefault="003E473D" w:rsidP="002D43CD">
      <w:r>
        <w:t xml:space="preserve">The proposed method capitalises on existing, global, open data sources and </w:t>
      </w:r>
      <w:proofErr w:type="gramStart"/>
      <w:r>
        <w:t>open source</w:t>
      </w:r>
      <w:proofErr w:type="gramEnd"/>
      <w:r>
        <w:t xml:space="preserve"> software to ensure reproducibility as a priority.</w:t>
      </w:r>
    </w:p>
    <w:p w14:paraId="3160F4C3" w14:textId="77777777" w:rsidR="008647FF" w:rsidRPr="002D43CD" w:rsidRDefault="008647FF" w:rsidP="002D43CD"/>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93" w:name="_Toc143817258"/>
      <w:r>
        <w:rPr>
          <w:noProof/>
        </w:rPr>
        <w:lastRenderedPageBreak/>
        <w:t>Appendix</w:t>
      </w:r>
      <w:bookmarkEnd w:id="93"/>
    </w:p>
    <w:p w14:paraId="03C1DAAA" w14:textId="0BF48524" w:rsidR="00414279" w:rsidRDefault="004C66CB" w:rsidP="004C66CB">
      <w:pPr>
        <w:pStyle w:val="Heading3"/>
      </w:pPr>
      <w:bookmarkStart w:id="94" w:name="_Toc143817259"/>
      <w:r>
        <w:t>Supervisor Meetings</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49"/>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49F47D73" w14:textId="7ECFB741" w:rsidR="00424424" w:rsidRDefault="009225AB" w:rsidP="009225AB">
      <w:pPr>
        <w:pStyle w:val="Heading2"/>
      </w:pPr>
      <w:bookmarkStart w:id="95" w:name="_Toc143817260"/>
      <w:r>
        <w:lastRenderedPageBreak/>
        <w:t>References</w:t>
      </w:r>
      <w:bookmarkEnd w:id="95"/>
    </w:p>
    <w:p w14:paraId="1BF5001E" w14:textId="77777777" w:rsidR="00E14434" w:rsidRPr="00E14434" w:rsidRDefault="009225AB" w:rsidP="00E14434">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E14434" w:rsidRPr="00E14434">
        <w:rPr>
          <w:rFonts w:ascii="Arial" w:hAnsi="Arial" w:cs="Arial"/>
        </w:rPr>
        <w:t xml:space="preserve">Anand, S., Kakumanu, K.R. and Amarasinghe, U.A. (2019) ‘Use of Remote Sensing and GIS for Identifying Tanks and Rehabilitation Benefits to the Rural Areas’, </w:t>
      </w:r>
      <w:r w:rsidR="00E14434" w:rsidRPr="00E14434">
        <w:rPr>
          <w:rFonts w:ascii="Arial" w:hAnsi="Arial" w:cs="Arial"/>
          <w:i/>
          <w:iCs/>
        </w:rPr>
        <w:t>Journal of Rural Development</w:t>
      </w:r>
      <w:r w:rsidR="00E14434" w:rsidRPr="00E14434">
        <w:rPr>
          <w:rFonts w:ascii="Arial" w:hAnsi="Arial" w:cs="Arial"/>
        </w:rPr>
        <w:t>, 38(1), p. 55. Available at: https://doi.org/10.25175/jrd/2019/v38/i1/121801.</w:t>
      </w:r>
    </w:p>
    <w:p w14:paraId="21122F87" w14:textId="77777777" w:rsidR="00E14434" w:rsidRPr="00E14434" w:rsidRDefault="00E14434" w:rsidP="00E14434">
      <w:pPr>
        <w:pStyle w:val="Bibliography"/>
        <w:rPr>
          <w:rFonts w:ascii="Arial" w:hAnsi="Arial" w:cs="Arial"/>
        </w:rPr>
      </w:pPr>
      <w:r w:rsidRPr="00E14434">
        <w:rPr>
          <w:rFonts w:ascii="Arial" w:hAnsi="Arial" w:cs="Arial"/>
        </w:rPr>
        <w:t xml:space="preserve">Balk, D. </w:t>
      </w:r>
      <w:r w:rsidRPr="00E14434">
        <w:rPr>
          <w:rFonts w:ascii="Arial" w:hAnsi="Arial" w:cs="Arial"/>
          <w:i/>
          <w:iCs/>
        </w:rPr>
        <w:t>et al.</w:t>
      </w:r>
      <w:r w:rsidRPr="00E14434">
        <w:rPr>
          <w:rFonts w:ascii="Arial" w:hAnsi="Arial" w:cs="Arial"/>
        </w:rPr>
        <w:t xml:space="preserve"> (2019) ‘Urbanization in India: Population and Urban Classification Grids for 2011’, </w:t>
      </w:r>
      <w:r w:rsidRPr="00E14434">
        <w:rPr>
          <w:rFonts w:ascii="Arial" w:hAnsi="Arial" w:cs="Arial"/>
          <w:i/>
          <w:iCs/>
        </w:rPr>
        <w:t>Data</w:t>
      </w:r>
      <w:r w:rsidRPr="00E14434">
        <w:rPr>
          <w:rFonts w:ascii="Arial" w:hAnsi="Arial" w:cs="Arial"/>
        </w:rPr>
        <w:t>, 4(1), p. 35. Available at: https://doi.org/10.3390/data4010035.</w:t>
      </w:r>
    </w:p>
    <w:p w14:paraId="51B62376" w14:textId="77777777" w:rsidR="00E14434" w:rsidRPr="00E14434" w:rsidRDefault="00E14434" w:rsidP="00E14434">
      <w:pPr>
        <w:pStyle w:val="Bibliography"/>
        <w:rPr>
          <w:rFonts w:ascii="Arial" w:hAnsi="Arial" w:cs="Arial"/>
        </w:rPr>
      </w:pPr>
      <w:r w:rsidRPr="00E14434">
        <w:rPr>
          <w:rFonts w:ascii="Arial" w:hAnsi="Arial" w:cs="Arial"/>
        </w:rPr>
        <w:t xml:space="preserve">Brown, C.F. </w:t>
      </w:r>
      <w:r w:rsidRPr="00E14434">
        <w:rPr>
          <w:rFonts w:ascii="Arial" w:hAnsi="Arial" w:cs="Arial"/>
          <w:i/>
          <w:iCs/>
        </w:rPr>
        <w:t>et al.</w:t>
      </w:r>
      <w:r w:rsidRPr="00E14434">
        <w:rPr>
          <w:rFonts w:ascii="Arial" w:hAnsi="Arial" w:cs="Arial"/>
        </w:rPr>
        <w:t xml:space="preserve"> (2022) ‘Dynamic World, Near real-time global 10 m land use land cover mapping’, </w:t>
      </w:r>
      <w:r w:rsidRPr="00E14434">
        <w:rPr>
          <w:rFonts w:ascii="Arial" w:hAnsi="Arial" w:cs="Arial"/>
          <w:i/>
          <w:iCs/>
        </w:rPr>
        <w:t>Scientific Data</w:t>
      </w:r>
      <w:r w:rsidRPr="00E14434">
        <w:rPr>
          <w:rFonts w:ascii="Arial" w:hAnsi="Arial" w:cs="Arial"/>
        </w:rPr>
        <w:t>, 9(1), p. 251. Available at: https://doi.org/10.1038/s41597-022-01307-4.</w:t>
      </w:r>
    </w:p>
    <w:p w14:paraId="537B4267" w14:textId="77777777" w:rsidR="00E14434" w:rsidRPr="00E14434" w:rsidRDefault="00E14434" w:rsidP="00E14434">
      <w:pPr>
        <w:pStyle w:val="Bibliography"/>
        <w:rPr>
          <w:rFonts w:ascii="Arial" w:hAnsi="Arial" w:cs="Arial"/>
        </w:rPr>
      </w:pPr>
      <w:r w:rsidRPr="00E14434">
        <w:rPr>
          <w:rFonts w:ascii="Arial" w:hAnsi="Arial" w:cs="Arial"/>
        </w:rPr>
        <w:t>Census of India (2011) ‘B-04 Main Workers classified by Age, Industrial Category, and Sex’. Available at: https://censusindia.gov.in/census.website/data/census-tables (Accessed: 30 May 2023).</w:t>
      </w:r>
    </w:p>
    <w:p w14:paraId="3AAF4FC5" w14:textId="77777777" w:rsidR="00E14434" w:rsidRPr="00E14434" w:rsidRDefault="00E14434" w:rsidP="00E14434">
      <w:pPr>
        <w:pStyle w:val="Bibliography"/>
        <w:rPr>
          <w:rFonts w:ascii="Arial" w:hAnsi="Arial" w:cs="Arial"/>
        </w:rPr>
      </w:pPr>
      <w:r w:rsidRPr="00E14434">
        <w:rPr>
          <w:rFonts w:ascii="Arial" w:hAnsi="Arial" w:cs="Arial"/>
        </w:rPr>
        <w:t xml:space="preserve">Chattopadhyay, A. </w:t>
      </w:r>
      <w:r w:rsidRPr="00E14434">
        <w:rPr>
          <w:rFonts w:ascii="Arial" w:hAnsi="Arial" w:cs="Arial"/>
          <w:i/>
          <w:iCs/>
        </w:rPr>
        <w:t>et al.</w:t>
      </w:r>
      <w:r w:rsidRPr="00E14434">
        <w:rPr>
          <w:rFonts w:ascii="Arial" w:hAnsi="Arial" w:cs="Arial"/>
        </w:rPr>
        <w:t xml:space="preserve"> (2022) ‘Insights into Labor Force Participation among Older Adults: Evidence from the Longitudinal Ageing Study in India’, </w:t>
      </w:r>
      <w:r w:rsidRPr="00E14434">
        <w:rPr>
          <w:rFonts w:ascii="Arial" w:hAnsi="Arial" w:cs="Arial"/>
          <w:i/>
          <w:iCs/>
        </w:rPr>
        <w:t>Journal of Population Ageing</w:t>
      </w:r>
      <w:r w:rsidRPr="00E14434">
        <w:rPr>
          <w:rFonts w:ascii="Arial" w:hAnsi="Arial" w:cs="Arial"/>
        </w:rPr>
        <w:t>, 15(1), pp. 39–59. Available at: https://doi.org/10.1007/s12062-022-09357-7.</w:t>
      </w:r>
    </w:p>
    <w:p w14:paraId="7294170C" w14:textId="77777777" w:rsidR="00E14434" w:rsidRPr="00E14434" w:rsidRDefault="00E14434" w:rsidP="00E14434">
      <w:pPr>
        <w:pStyle w:val="Bibliography"/>
        <w:rPr>
          <w:rFonts w:ascii="Arial" w:hAnsi="Arial" w:cs="Arial"/>
        </w:rPr>
      </w:pPr>
      <w:r w:rsidRPr="00E14434">
        <w:rPr>
          <w:rFonts w:ascii="Arial" w:hAnsi="Arial" w:cs="Arial"/>
        </w:rPr>
        <w:t xml:space="preserve">Deichmann, U. (1996) </w:t>
      </w:r>
      <w:r w:rsidRPr="00E14434">
        <w:rPr>
          <w:rFonts w:ascii="Arial" w:hAnsi="Arial" w:cs="Arial"/>
          <w:i/>
          <w:iCs/>
        </w:rPr>
        <w:t xml:space="preserve">A Review of Spatial Population Database Design and </w:t>
      </w:r>
      <w:proofErr w:type="spellStart"/>
      <w:r w:rsidRPr="00E14434">
        <w:rPr>
          <w:rFonts w:ascii="Arial" w:hAnsi="Arial" w:cs="Arial"/>
          <w:i/>
          <w:iCs/>
        </w:rPr>
        <w:t>Modeling</w:t>
      </w:r>
      <w:proofErr w:type="spellEnd"/>
      <w:r w:rsidRPr="00E14434">
        <w:rPr>
          <w:rFonts w:ascii="Arial" w:hAnsi="Arial" w:cs="Arial"/>
        </w:rPr>
        <w:t>. Santa Barbara, CA: National Centre for Geographic Information and Analysis. Available at: https://escholarship.org/uc/item/6g190671 (Accessed: 28 February 2023).</w:t>
      </w:r>
    </w:p>
    <w:p w14:paraId="36452970" w14:textId="77777777" w:rsidR="00E14434" w:rsidRPr="00E14434" w:rsidRDefault="00E14434" w:rsidP="00E14434">
      <w:pPr>
        <w:pStyle w:val="Bibliography"/>
        <w:rPr>
          <w:rFonts w:ascii="Arial" w:hAnsi="Arial" w:cs="Arial"/>
        </w:rPr>
      </w:pPr>
      <w:r w:rsidRPr="00E14434">
        <w:rPr>
          <w:rFonts w:ascii="Arial" w:hAnsi="Arial" w:cs="Arial"/>
        </w:rPr>
        <w:t xml:space="preserve">Dixon, R.B. (1982) ‘Women in Agriculture: Counting the Labor Force in Developing Countries’, </w:t>
      </w:r>
      <w:r w:rsidRPr="00E14434">
        <w:rPr>
          <w:rFonts w:ascii="Arial" w:hAnsi="Arial" w:cs="Arial"/>
          <w:i/>
          <w:iCs/>
        </w:rPr>
        <w:t>Population and Development Review</w:t>
      </w:r>
      <w:r w:rsidRPr="00E14434">
        <w:rPr>
          <w:rFonts w:ascii="Arial" w:hAnsi="Arial" w:cs="Arial"/>
        </w:rPr>
        <w:t>, 8(3), pp. 539–566. Available at: https://doi.org/10.2307/1972379.</w:t>
      </w:r>
    </w:p>
    <w:p w14:paraId="16536DC1" w14:textId="77777777" w:rsidR="00E14434" w:rsidRPr="00E14434" w:rsidRDefault="00E14434" w:rsidP="00E14434">
      <w:pPr>
        <w:pStyle w:val="Bibliography"/>
        <w:rPr>
          <w:rFonts w:ascii="Arial" w:hAnsi="Arial" w:cs="Arial"/>
        </w:rPr>
      </w:pPr>
      <w:r w:rsidRPr="00E14434">
        <w:rPr>
          <w:rFonts w:ascii="Arial" w:hAnsi="Arial" w:cs="Arial"/>
        </w:rPr>
        <w:t xml:space="preserve">Eicher, C.L. and Brewer, C.A. (2001) ‘Dasymetric Mapping and Areal Interpolation: Implementation and Evaluation’, </w:t>
      </w:r>
      <w:r w:rsidRPr="00E14434">
        <w:rPr>
          <w:rFonts w:ascii="Arial" w:hAnsi="Arial" w:cs="Arial"/>
          <w:i/>
          <w:iCs/>
        </w:rPr>
        <w:t>Cartography and Geographic Information Science</w:t>
      </w:r>
      <w:r w:rsidRPr="00E14434">
        <w:rPr>
          <w:rFonts w:ascii="Arial" w:hAnsi="Arial" w:cs="Arial"/>
        </w:rPr>
        <w:t>, 28(2), pp. 125–138. Available at: https://doi.org/10.1559/152304001782173727.</w:t>
      </w:r>
    </w:p>
    <w:p w14:paraId="19A64435" w14:textId="77777777" w:rsidR="00E14434" w:rsidRPr="00E14434" w:rsidRDefault="00E14434" w:rsidP="00E14434">
      <w:pPr>
        <w:pStyle w:val="Bibliography"/>
        <w:rPr>
          <w:rFonts w:ascii="Arial" w:hAnsi="Arial" w:cs="Arial"/>
        </w:rPr>
      </w:pPr>
      <w:r w:rsidRPr="00E14434">
        <w:rPr>
          <w:rFonts w:ascii="Arial" w:hAnsi="Arial" w:cs="Arial"/>
        </w:rPr>
        <w:t xml:space="preserve">Eurostat (2021) </w:t>
      </w:r>
      <w:r w:rsidRPr="00E14434">
        <w:rPr>
          <w:rFonts w:ascii="Arial" w:hAnsi="Arial" w:cs="Arial"/>
          <w:i/>
          <w:iCs/>
        </w:rPr>
        <w:t xml:space="preserve">Applying the degree of urbanisation: a methodological manual to define cities, towns and rural areas for international </w:t>
      </w:r>
      <w:proofErr w:type="gramStart"/>
      <w:r w:rsidRPr="00E14434">
        <w:rPr>
          <w:rFonts w:ascii="Arial" w:hAnsi="Arial" w:cs="Arial"/>
          <w:i/>
          <w:iCs/>
        </w:rPr>
        <w:t>comparisons :</w:t>
      </w:r>
      <w:proofErr w:type="gramEnd"/>
      <w:r w:rsidRPr="00E14434">
        <w:rPr>
          <w:rFonts w:ascii="Arial" w:hAnsi="Arial" w:cs="Arial"/>
          <w:i/>
          <w:iCs/>
        </w:rPr>
        <w:t xml:space="preserve"> 2021 edition</w:t>
      </w:r>
      <w:r w:rsidRPr="00E14434">
        <w:rPr>
          <w:rFonts w:ascii="Arial" w:hAnsi="Arial" w:cs="Arial"/>
        </w:rPr>
        <w:t>. LU: Publications Office of the European Union. Available at: https://data.europa.eu/doi/10.2785/706535 (Accessed: 4 August 2023).</w:t>
      </w:r>
    </w:p>
    <w:p w14:paraId="1A93567C" w14:textId="77777777" w:rsidR="00E14434" w:rsidRPr="00E14434" w:rsidRDefault="00E14434" w:rsidP="00E14434">
      <w:pPr>
        <w:pStyle w:val="Bibliography"/>
        <w:rPr>
          <w:rFonts w:ascii="Arial" w:hAnsi="Arial" w:cs="Arial"/>
        </w:rPr>
      </w:pPr>
      <w:r w:rsidRPr="00E14434">
        <w:rPr>
          <w:rFonts w:ascii="Arial" w:hAnsi="Arial" w:cs="Arial"/>
        </w:rPr>
        <w:t xml:space="preserve">FAO (2023) </w:t>
      </w:r>
      <w:r w:rsidRPr="00E14434">
        <w:rPr>
          <w:rFonts w:ascii="Arial" w:hAnsi="Arial" w:cs="Arial"/>
          <w:i/>
          <w:iCs/>
        </w:rPr>
        <w:t>Food and Agriculture Organization of the United Nations (FAO) in India</w:t>
      </w:r>
      <w:r w:rsidRPr="00E14434">
        <w:rPr>
          <w:rFonts w:ascii="Arial" w:hAnsi="Arial" w:cs="Arial"/>
        </w:rPr>
        <w:t>. Available at: https://www.fao.org/india/fao-in-india/india-at-a-glance/en/ (Accessed: 6 June 2023).</w:t>
      </w:r>
    </w:p>
    <w:p w14:paraId="2169937D" w14:textId="77777777" w:rsidR="00E14434" w:rsidRPr="00E14434" w:rsidRDefault="00E14434" w:rsidP="00E14434">
      <w:pPr>
        <w:pStyle w:val="Bibliography"/>
        <w:rPr>
          <w:rFonts w:ascii="Arial" w:hAnsi="Arial" w:cs="Arial"/>
        </w:rPr>
      </w:pPr>
      <w:proofErr w:type="gramStart"/>
      <w:r w:rsidRPr="00E14434">
        <w:rPr>
          <w:rFonts w:ascii="Arial" w:hAnsi="Arial" w:cs="Arial"/>
        </w:rPr>
        <w:t>FAO,  IFAD</w:t>
      </w:r>
      <w:proofErr w:type="gramEnd"/>
      <w:r w:rsidRPr="00E14434">
        <w:rPr>
          <w:rFonts w:ascii="Arial" w:hAnsi="Arial" w:cs="Arial"/>
        </w:rPr>
        <w:t xml:space="preserve">,  UNICEF,  WFP,  WHO (2023) </w:t>
      </w:r>
      <w:r w:rsidRPr="00E14434">
        <w:rPr>
          <w:rFonts w:ascii="Arial" w:hAnsi="Arial" w:cs="Arial"/>
          <w:i/>
          <w:iCs/>
        </w:rPr>
        <w:t>The State of Food Security and Nutrition in the World 2023: Urbanization, agrifood systems transformation and healthy diets across the rural–urban continuum</w:t>
      </w:r>
      <w:r w:rsidRPr="00E14434">
        <w:rPr>
          <w:rFonts w:ascii="Arial" w:hAnsi="Arial" w:cs="Arial"/>
        </w:rPr>
        <w:t>. Rome, Italy: FAO (The State of Food Security and Nutrition in the World (SOFI), 2023). Available at: https://doi.org/10.4060/cc3017en.</w:t>
      </w:r>
    </w:p>
    <w:p w14:paraId="6A4BDDFA" w14:textId="77777777" w:rsidR="00E14434" w:rsidRPr="00E14434" w:rsidRDefault="00E14434" w:rsidP="00E14434">
      <w:pPr>
        <w:pStyle w:val="Bibliography"/>
        <w:rPr>
          <w:rFonts w:ascii="Arial" w:hAnsi="Arial" w:cs="Arial"/>
        </w:rPr>
      </w:pPr>
      <w:r w:rsidRPr="00E14434">
        <w:rPr>
          <w:rFonts w:ascii="Arial" w:hAnsi="Arial" w:cs="Arial"/>
        </w:rPr>
        <w:t xml:space="preserve">Freire, S. </w:t>
      </w:r>
      <w:r w:rsidRPr="00E14434">
        <w:rPr>
          <w:rFonts w:ascii="Arial" w:hAnsi="Arial" w:cs="Arial"/>
          <w:i/>
          <w:iCs/>
        </w:rPr>
        <w:t>et al.</w:t>
      </w:r>
      <w:r w:rsidRPr="00E14434">
        <w:rPr>
          <w:rFonts w:ascii="Arial" w:hAnsi="Arial" w:cs="Arial"/>
        </w:rPr>
        <w:t xml:space="preserve"> (2020) ‘Enhanced data and methods for improving open and free global population grids: putting “leaving no one behind” into practice’, </w:t>
      </w:r>
      <w:r w:rsidRPr="00E14434">
        <w:rPr>
          <w:rFonts w:ascii="Arial" w:hAnsi="Arial" w:cs="Arial"/>
          <w:i/>
          <w:iCs/>
        </w:rPr>
        <w:t>International Journal of Digital Earth</w:t>
      </w:r>
      <w:r w:rsidRPr="00E14434">
        <w:rPr>
          <w:rFonts w:ascii="Arial" w:hAnsi="Arial" w:cs="Arial"/>
        </w:rPr>
        <w:t>, 13(1), pp. 61–77. Available at: https://doi.org/10.1080/17538947.2018.1548656.</w:t>
      </w:r>
    </w:p>
    <w:p w14:paraId="7B8FA92B" w14:textId="77777777" w:rsidR="00E14434" w:rsidRPr="00E14434" w:rsidRDefault="00E14434" w:rsidP="00E14434">
      <w:pPr>
        <w:pStyle w:val="Bibliography"/>
        <w:rPr>
          <w:rFonts w:ascii="Arial" w:hAnsi="Arial" w:cs="Arial"/>
        </w:rPr>
      </w:pPr>
      <w:r w:rsidRPr="00E14434">
        <w:rPr>
          <w:rFonts w:ascii="Arial" w:hAnsi="Arial" w:cs="Arial"/>
        </w:rPr>
        <w:t xml:space="preserve">Government of India (2012) </w:t>
      </w:r>
      <w:r w:rsidRPr="00E14434">
        <w:rPr>
          <w:rFonts w:ascii="Arial" w:hAnsi="Arial" w:cs="Arial"/>
          <w:i/>
          <w:iCs/>
        </w:rPr>
        <w:t>Census of India 2011: Administrative Atlas</w:t>
      </w:r>
      <w:r w:rsidRPr="00E14434">
        <w:rPr>
          <w:rFonts w:ascii="Arial" w:hAnsi="Arial" w:cs="Arial"/>
        </w:rPr>
        <w:t>. Delhi, India: Office of the Registrar General and Census Commissioner. Available at: https://censusindia.gov.in/census.website/data/atlas# (Accessed: 1 June 2023).</w:t>
      </w:r>
    </w:p>
    <w:p w14:paraId="5159BF4C" w14:textId="77777777" w:rsidR="00E14434" w:rsidRPr="00E14434" w:rsidRDefault="00E14434" w:rsidP="00E14434">
      <w:pPr>
        <w:pStyle w:val="Bibliography"/>
        <w:rPr>
          <w:rFonts w:ascii="Arial" w:hAnsi="Arial" w:cs="Arial"/>
        </w:rPr>
      </w:pPr>
      <w:r w:rsidRPr="00E14434">
        <w:rPr>
          <w:rFonts w:ascii="Arial" w:hAnsi="Arial" w:cs="Arial"/>
        </w:rPr>
        <w:lastRenderedPageBreak/>
        <w:t xml:space="preserve">Gu, D., Andreev, K. and Dupre, M.E. (2021) ‘Major Trends in Population Growth Around the World’, </w:t>
      </w:r>
      <w:r w:rsidRPr="00E14434">
        <w:rPr>
          <w:rFonts w:ascii="Arial" w:hAnsi="Arial" w:cs="Arial"/>
          <w:i/>
          <w:iCs/>
        </w:rPr>
        <w:t>China CDC Weekly</w:t>
      </w:r>
      <w:r w:rsidRPr="00E14434">
        <w:rPr>
          <w:rFonts w:ascii="Arial" w:hAnsi="Arial" w:cs="Arial"/>
        </w:rPr>
        <w:t>, 3(28), pp. 604–613. Available at: https://doi.org/10.46234/ccdcw2021.160.</w:t>
      </w:r>
    </w:p>
    <w:p w14:paraId="7B0C9701" w14:textId="77777777" w:rsidR="00E14434" w:rsidRPr="00E14434" w:rsidRDefault="00E14434" w:rsidP="00E14434">
      <w:pPr>
        <w:pStyle w:val="Bibliography"/>
        <w:rPr>
          <w:rFonts w:ascii="Arial" w:hAnsi="Arial" w:cs="Arial"/>
        </w:rPr>
      </w:pPr>
      <w:r w:rsidRPr="00E14434">
        <w:rPr>
          <w:rFonts w:ascii="Arial" w:hAnsi="Arial" w:cs="Arial"/>
        </w:rPr>
        <w:t xml:space="preserve">Holt, J.B., Lu, H. and Yang, X. (2011) ‘Dasymetric Mapping for Population and Sociodemographic Data Redistribution’, in </w:t>
      </w:r>
      <w:r w:rsidRPr="00E14434">
        <w:rPr>
          <w:rFonts w:ascii="Arial" w:hAnsi="Arial" w:cs="Arial"/>
          <w:i/>
          <w:iCs/>
        </w:rPr>
        <w:t>Urban Remote Sensing</w:t>
      </w:r>
      <w:r w:rsidRPr="00E14434">
        <w:rPr>
          <w:rFonts w:ascii="Arial" w:hAnsi="Arial" w:cs="Arial"/>
        </w:rPr>
        <w:t>. John Wiley &amp; Sons, Ltd, pp. 195–210. Available at: https://doi.org/10.1002/9780470979563.ch14.</w:t>
      </w:r>
    </w:p>
    <w:p w14:paraId="2D09FDBF" w14:textId="77777777" w:rsidR="00E14434" w:rsidRPr="00E14434" w:rsidRDefault="00E14434" w:rsidP="00E14434">
      <w:pPr>
        <w:pStyle w:val="Bibliography"/>
        <w:rPr>
          <w:rFonts w:ascii="Arial" w:hAnsi="Arial" w:cs="Arial"/>
        </w:rPr>
      </w:pPr>
      <w:r w:rsidRPr="00E14434">
        <w:rPr>
          <w:rFonts w:ascii="Arial" w:hAnsi="Arial" w:cs="Arial"/>
        </w:rPr>
        <w:t xml:space="preserve">Kondylis, F. </w:t>
      </w:r>
      <w:r w:rsidRPr="00E14434">
        <w:rPr>
          <w:rFonts w:ascii="Arial" w:hAnsi="Arial" w:cs="Arial"/>
          <w:i/>
          <w:iCs/>
        </w:rPr>
        <w:t>et al.</w:t>
      </w:r>
      <w:r w:rsidRPr="00E14434">
        <w:rPr>
          <w:rFonts w:ascii="Arial" w:hAnsi="Arial" w:cs="Arial"/>
        </w:rPr>
        <w:t xml:space="preserve"> (2023) </w:t>
      </w:r>
      <w:r w:rsidRPr="00E14434">
        <w:rPr>
          <w:rFonts w:ascii="Arial" w:hAnsi="Arial" w:cs="Arial"/>
          <w:i/>
          <w:iCs/>
        </w:rPr>
        <w:t>Agriculture</w:t>
      </w:r>
      <w:r w:rsidRPr="00E14434">
        <w:rPr>
          <w:rFonts w:ascii="Arial" w:hAnsi="Arial" w:cs="Arial"/>
        </w:rPr>
        <w:t xml:space="preserve">, </w:t>
      </w:r>
      <w:r w:rsidRPr="00E14434">
        <w:rPr>
          <w:rFonts w:ascii="Arial" w:hAnsi="Arial" w:cs="Arial"/>
          <w:i/>
          <w:iCs/>
        </w:rPr>
        <w:t>World Bank: Development Impact Evaluation (DIME)</w:t>
      </w:r>
      <w:r w:rsidRPr="00E14434">
        <w:rPr>
          <w:rFonts w:ascii="Arial" w:hAnsi="Arial" w:cs="Arial"/>
        </w:rPr>
        <w:t>. Available at: https://www.worldbank.org/en/research/dime/brief/agriculture (Accessed: 1 June 2023).</w:t>
      </w:r>
    </w:p>
    <w:p w14:paraId="73584FF1" w14:textId="77777777" w:rsidR="00E14434" w:rsidRPr="00E14434" w:rsidRDefault="00E14434" w:rsidP="00E14434">
      <w:pPr>
        <w:pStyle w:val="Bibliography"/>
        <w:rPr>
          <w:rFonts w:ascii="Arial" w:hAnsi="Arial" w:cs="Arial"/>
        </w:rPr>
      </w:pPr>
      <w:r w:rsidRPr="00E14434">
        <w:rPr>
          <w:rFonts w:ascii="Arial" w:hAnsi="Arial" w:cs="Arial"/>
        </w:rPr>
        <w:t xml:space="preserve">Leyk, S. </w:t>
      </w:r>
      <w:r w:rsidRPr="00E14434">
        <w:rPr>
          <w:rFonts w:ascii="Arial" w:hAnsi="Arial" w:cs="Arial"/>
          <w:i/>
          <w:iCs/>
        </w:rPr>
        <w:t>et al.</w:t>
      </w:r>
      <w:r w:rsidRPr="00E14434">
        <w:rPr>
          <w:rFonts w:ascii="Arial" w:hAnsi="Arial" w:cs="Arial"/>
        </w:rPr>
        <w:t xml:space="preserve"> (2019) ‘The spatial allocation of population: a review of large-scale gridded population data products and their fitness for use’, </w:t>
      </w:r>
      <w:r w:rsidRPr="00E14434">
        <w:rPr>
          <w:rFonts w:ascii="Arial" w:hAnsi="Arial" w:cs="Arial"/>
          <w:i/>
          <w:iCs/>
        </w:rPr>
        <w:t>Earth System Science Data</w:t>
      </w:r>
      <w:r w:rsidRPr="00E14434">
        <w:rPr>
          <w:rFonts w:ascii="Arial" w:hAnsi="Arial" w:cs="Arial"/>
        </w:rPr>
        <w:t>, 11(3), pp. 1385–1409. Available at: https://doi.org/10.5194/essd-11-1385-2019.</w:t>
      </w:r>
    </w:p>
    <w:p w14:paraId="1DFFBC4D" w14:textId="77777777" w:rsidR="00E14434" w:rsidRPr="00E14434" w:rsidRDefault="00E14434" w:rsidP="00E14434">
      <w:pPr>
        <w:pStyle w:val="Bibliography"/>
        <w:rPr>
          <w:rFonts w:ascii="Arial" w:hAnsi="Arial" w:cs="Arial"/>
        </w:rPr>
      </w:pPr>
      <w:r w:rsidRPr="00E14434">
        <w:rPr>
          <w:rFonts w:ascii="Arial" w:hAnsi="Arial" w:cs="Arial"/>
        </w:rPr>
        <w:t xml:space="preserve">Malone, B.P. </w:t>
      </w:r>
      <w:r w:rsidRPr="00E14434">
        <w:rPr>
          <w:rFonts w:ascii="Arial" w:hAnsi="Arial" w:cs="Arial"/>
          <w:i/>
          <w:iCs/>
        </w:rPr>
        <w:t>et al.</w:t>
      </w:r>
      <w:r w:rsidRPr="00E14434">
        <w:rPr>
          <w:rFonts w:ascii="Arial" w:hAnsi="Arial" w:cs="Arial"/>
        </w:rPr>
        <w:t xml:space="preserve"> (2012) ‘A general method for downscaling earth resource information’, </w:t>
      </w:r>
      <w:r w:rsidRPr="00E14434">
        <w:rPr>
          <w:rFonts w:ascii="Arial" w:hAnsi="Arial" w:cs="Arial"/>
          <w:i/>
          <w:iCs/>
        </w:rPr>
        <w:t>Computers &amp; Geosciences</w:t>
      </w:r>
      <w:r w:rsidRPr="00E14434">
        <w:rPr>
          <w:rFonts w:ascii="Arial" w:hAnsi="Arial" w:cs="Arial"/>
        </w:rPr>
        <w:t>, 41, pp. 119–125. Available at: https://doi.org/10.1016/j.cageo.2011.08.021.</w:t>
      </w:r>
    </w:p>
    <w:p w14:paraId="76E7913D" w14:textId="77777777" w:rsidR="00E14434" w:rsidRPr="00E14434" w:rsidRDefault="00E14434" w:rsidP="00E14434">
      <w:pPr>
        <w:pStyle w:val="Bibliography"/>
        <w:rPr>
          <w:rFonts w:ascii="Arial" w:hAnsi="Arial" w:cs="Arial"/>
        </w:rPr>
      </w:pPr>
      <w:r w:rsidRPr="00E14434">
        <w:rPr>
          <w:rFonts w:ascii="Arial" w:hAnsi="Arial" w:cs="Arial"/>
        </w:rPr>
        <w:t xml:space="preserve">Marois, G., </w:t>
      </w:r>
      <w:proofErr w:type="spellStart"/>
      <w:r w:rsidRPr="00E14434">
        <w:rPr>
          <w:rFonts w:ascii="Arial" w:hAnsi="Arial" w:cs="Arial"/>
        </w:rPr>
        <w:t>Zhelenkova</w:t>
      </w:r>
      <w:proofErr w:type="spellEnd"/>
      <w:r w:rsidRPr="00E14434">
        <w:rPr>
          <w:rFonts w:ascii="Arial" w:hAnsi="Arial" w:cs="Arial"/>
        </w:rPr>
        <w:t xml:space="preserve">, E. and Ali, B. (2022) ‘Labour Force Projections in India Until 2060 and Implications for the Demographic Dividend’, </w:t>
      </w:r>
      <w:r w:rsidRPr="00E14434">
        <w:rPr>
          <w:rFonts w:ascii="Arial" w:hAnsi="Arial" w:cs="Arial"/>
          <w:i/>
          <w:iCs/>
        </w:rPr>
        <w:t>Social Indicators Research</w:t>
      </w:r>
      <w:r w:rsidRPr="00E14434">
        <w:rPr>
          <w:rFonts w:ascii="Arial" w:hAnsi="Arial" w:cs="Arial"/>
        </w:rPr>
        <w:t>, 164(1), pp. 477–497. Available at: https://doi.org/10.1007/s11205-022-02968-9.</w:t>
      </w:r>
    </w:p>
    <w:p w14:paraId="2CBBC500" w14:textId="77777777" w:rsidR="00E14434" w:rsidRPr="00E14434" w:rsidRDefault="00E14434" w:rsidP="00E14434">
      <w:pPr>
        <w:pStyle w:val="Bibliography"/>
        <w:rPr>
          <w:rFonts w:ascii="Arial" w:hAnsi="Arial" w:cs="Arial"/>
        </w:rPr>
      </w:pPr>
      <w:r w:rsidRPr="00E14434">
        <w:rPr>
          <w:rFonts w:ascii="Arial" w:hAnsi="Arial" w:cs="Arial"/>
        </w:rPr>
        <w:t xml:space="preserve">Meiyappan, P. </w:t>
      </w:r>
      <w:r w:rsidRPr="00E14434">
        <w:rPr>
          <w:rFonts w:ascii="Arial" w:hAnsi="Arial" w:cs="Arial"/>
          <w:i/>
          <w:iCs/>
        </w:rPr>
        <w:t>et al.</w:t>
      </w:r>
      <w:r w:rsidRPr="00E14434">
        <w:rPr>
          <w:rFonts w:ascii="Arial" w:hAnsi="Arial" w:cs="Arial"/>
        </w:rPr>
        <w:t xml:space="preserve"> (2017) ‘Dynamics and determinants of land change in India: integrating satellite data with village socioeconomics’, </w:t>
      </w:r>
      <w:r w:rsidRPr="00E14434">
        <w:rPr>
          <w:rFonts w:ascii="Arial" w:hAnsi="Arial" w:cs="Arial"/>
          <w:i/>
          <w:iCs/>
        </w:rPr>
        <w:t>Regional Environmental Change</w:t>
      </w:r>
      <w:r w:rsidRPr="00E14434">
        <w:rPr>
          <w:rFonts w:ascii="Arial" w:hAnsi="Arial" w:cs="Arial"/>
        </w:rPr>
        <w:t>, 17(3), pp. 753–766. Available at: https://doi.org/10.1007/s10113-016-1068-2.</w:t>
      </w:r>
    </w:p>
    <w:p w14:paraId="3A8163F2" w14:textId="77777777" w:rsidR="00E14434" w:rsidRPr="00E14434" w:rsidRDefault="00E14434" w:rsidP="00E14434">
      <w:pPr>
        <w:pStyle w:val="Bibliography"/>
        <w:rPr>
          <w:rFonts w:ascii="Arial" w:hAnsi="Arial" w:cs="Arial"/>
        </w:rPr>
      </w:pPr>
      <w:proofErr w:type="spellStart"/>
      <w:r w:rsidRPr="00E14434">
        <w:rPr>
          <w:rFonts w:ascii="Arial" w:hAnsi="Arial" w:cs="Arial"/>
        </w:rPr>
        <w:t>Mialhe</w:t>
      </w:r>
      <w:proofErr w:type="spellEnd"/>
      <w:r w:rsidRPr="00E14434">
        <w:rPr>
          <w:rFonts w:ascii="Arial" w:hAnsi="Arial" w:cs="Arial"/>
        </w:rPr>
        <w:t xml:space="preserve">, F., Gunnell, Y. and Mering, C. (2008) ‘Synoptic assessment of water resource variability in reservoirs by remote sensing: General approach and application to the runoff harvesting systems of south India’, </w:t>
      </w:r>
      <w:r w:rsidRPr="00E14434">
        <w:rPr>
          <w:rFonts w:ascii="Arial" w:hAnsi="Arial" w:cs="Arial"/>
          <w:i/>
          <w:iCs/>
        </w:rPr>
        <w:t>Water Resources Research</w:t>
      </w:r>
      <w:r w:rsidRPr="00E14434">
        <w:rPr>
          <w:rFonts w:ascii="Arial" w:hAnsi="Arial" w:cs="Arial"/>
        </w:rPr>
        <w:t>, 44(5). Available at: https://doi.org/10.1029/2007WR006065.</w:t>
      </w:r>
    </w:p>
    <w:p w14:paraId="10E417AE" w14:textId="77777777" w:rsidR="00E14434" w:rsidRPr="00E14434" w:rsidRDefault="00E14434" w:rsidP="00E14434">
      <w:pPr>
        <w:pStyle w:val="Bibliography"/>
        <w:rPr>
          <w:rFonts w:ascii="Arial" w:hAnsi="Arial" w:cs="Arial"/>
        </w:rPr>
      </w:pPr>
      <w:r w:rsidRPr="00E14434">
        <w:rPr>
          <w:rFonts w:ascii="Arial" w:hAnsi="Arial" w:cs="Arial"/>
        </w:rPr>
        <w:t xml:space="preserve">Monteiro, J., Martins, B. and Pires, J.M. (2018) ‘A hybrid approach for the spatial disaggregation of socio-economic indicators’, </w:t>
      </w:r>
      <w:r w:rsidRPr="00E14434">
        <w:rPr>
          <w:rFonts w:ascii="Arial" w:hAnsi="Arial" w:cs="Arial"/>
          <w:i/>
          <w:iCs/>
        </w:rPr>
        <w:t>International Journal of Data Science and Analytics</w:t>
      </w:r>
      <w:r w:rsidRPr="00E14434">
        <w:rPr>
          <w:rFonts w:ascii="Arial" w:hAnsi="Arial" w:cs="Arial"/>
        </w:rPr>
        <w:t>, 5(2), pp. 189–211. Available at: https://doi.org/10.1007/s41060-017-0080-z.</w:t>
      </w:r>
    </w:p>
    <w:p w14:paraId="196D1CBE" w14:textId="77777777" w:rsidR="00E14434" w:rsidRPr="00E14434" w:rsidRDefault="00E14434" w:rsidP="00E14434">
      <w:pPr>
        <w:pStyle w:val="Bibliography"/>
        <w:rPr>
          <w:rFonts w:ascii="Arial" w:hAnsi="Arial" w:cs="Arial"/>
        </w:rPr>
      </w:pPr>
      <w:r w:rsidRPr="00E14434">
        <w:rPr>
          <w:rFonts w:ascii="Arial" w:hAnsi="Arial" w:cs="Arial"/>
        </w:rPr>
        <w:t xml:space="preserve">Natale, F. </w:t>
      </w:r>
      <w:r w:rsidRPr="00E14434">
        <w:rPr>
          <w:rFonts w:ascii="Arial" w:hAnsi="Arial" w:cs="Arial"/>
          <w:i/>
          <w:iCs/>
        </w:rPr>
        <w:t>et al.</w:t>
      </w:r>
      <w:r w:rsidRPr="00E14434">
        <w:rPr>
          <w:rFonts w:ascii="Arial" w:hAnsi="Arial" w:cs="Arial"/>
        </w:rPr>
        <w:t xml:space="preserve"> (2013) ‘Identifying fisheries dependent communities in EU coastal areas’, </w:t>
      </w:r>
      <w:r w:rsidRPr="00E14434">
        <w:rPr>
          <w:rFonts w:ascii="Arial" w:hAnsi="Arial" w:cs="Arial"/>
          <w:i/>
          <w:iCs/>
        </w:rPr>
        <w:t>Marine Policy</w:t>
      </w:r>
      <w:r w:rsidRPr="00E14434">
        <w:rPr>
          <w:rFonts w:ascii="Arial" w:hAnsi="Arial" w:cs="Arial"/>
        </w:rPr>
        <w:t>, 42, pp. 245–252. Available at: https://doi.org/10.1016/j.marpol.2013.03.018.</w:t>
      </w:r>
    </w:p>
    <w:p w14:paraId="09F47726" w14:textId="77777777" w:rsidR="00E14434" w:rsidRPr="00E14434" w:rsidRDefault="00E14434" w:rsidP="00E14434">
      <w:pPr>
        <w:pStyle w:val="Bibliography"/>
        <w:rPr>
          <w:rFonts w:ascii="Arial" w:hAnsi="Arial" w:cs="Arial"/>
        </w:rPr>
      </w:pPr>
      <w:r w:rsidRPr="00E14434">
        <w:rPr>
          <w:rFonts w:ascii="Arial" w:hAnsi="Arial" w:cs="Arial"/>
        </w:rPr>
        <w:t xml:space="preserve">Nilsen, K. </w:t>
      </w:r>
      <w:r w:rsidRPr="00E14434">
        <w:rPr>
          <w:rFonts w:ascii="Arial" w:hAnsi="Arial" w:cs="Arial"/>
          <w:i/>
          <w:iCs/>
        </w:rPr>
        <w:t>et al.</w:t>
      </w:r>
      <w:r w:rsidRPr="00E14434">
        <w:rPr>
          <w:rFonts w:ascii="Arial" w:hAnsi="Arial" w:cs="Arial"/>
        </w:rPr>
        <w:t xml:space="preserve"> (2021) ‘A review of geospatial methods for population estimation and their use in constructing reproductive, maternal, newborn, child and adolescent health service indicators’, </w:t>
      </w:r>
      <w:r w:rsidRPr="00E14434">
        <w:rPr>
          <w:rFonts w:ascii="Arial" w:hAnsi="Arial" w:cs="Arial"/>
          <w:i/>
          <w:iCs/>
        </w:rPr>
        <w:t>BMC Health Services Research</w:t>
      </w:r>
      <w:r w:rsidRPr="00E14434">
        <w:rPr>
          <w:rFonts w:ascii="Arial" w:hAnsi="Arial" w:cs="Arial"/>
        </w:rPr>
        <w:t>, 21(1), p. 370. Available at: https://doi.org/10.1186/s12913-021-06370-y.</w:t>
      </w:r>
    </w:p>
    <w:p w14:paraId="028BA348" w14:textId="77777777" w:rsidR="00E14434" w:rsidRPr="00E14434" w:rsidRDefault="00E14434" w:rsidP="00E14434">
      <w:pPr>
        <w:pStyle w:val="Bibliography"/>
        <w:rPr>
          <w:rFonts w:ascii="Arial" w:hAnsi="Arial" w:cs="Arial"/>
        </w:rPr>
      </w:pPr>
      <w:proofErr w:type="spellStart"/>
      <w:r w:rsidRPr="00E14434">
        <w:rPr>
          <w:rFonts w:ascii="Arial" w:hAnsi="Arial" w:cs="Arial"/>
        </w:rPr>
        <w:t>Pattnaik</w:t>
      </w:r>
      <w:proofErr w:type="spellEnd"/>
      <w:r w:rsidRPr="00E14434">
        <w:rPr>
          <w:rFonts w:ascii="Arial" w:hAnsi="Arial" w:cs="Arial"/>
        </w:rPr>
        <w:t xml:space="preserve">, I. </w:t>
      </w:r>
      <w:r w:rsidRPr="00E14434">
        <w:rPr>
          <w:rFonts w:ascii="Arial" w:hAnsi="Arial" w:cs="Arial"/>
          <w:i/>
          <w:iCs/>
        </w:rPr>
        <w:t>et al.</w:t>
      </w:r>
      <w:r w:rsidRPr="00E14434">
        <w:rPr>
          <w:rFonts w:ascii="Arial" w:hAnsi="Arial" w:cs="Arial"/>
        </w:rPr>
        <w:t xml:space="preserve"> (2018) ‘The feminization of agriculture or the feminization of agrarian distress? Tracking the trajectory of women in agriculture in India’, </w:t>
      </w:r>
      <w:r w:rsidRPr="00E14434">
        <w:rPr>
          <w:rFonts w:ascii="Arial" w:hAnsi="Arial" w:cs="Arial"/>
          <w:i/>
          <w:iCs/>
        </w:rPr>
        <w:t>Journal of the Asia Pacific Economy</w:t>
      </w:r>
      <w:r w:rsidRPr="00E14434">
        <w:rPr>
          <w:rFonts w:ascii="Arial" w:hAnsi="Arial" w:cs="Arial"/>
        </w:rPr>
        <w:t>, 23(1), pp. 138–155. Available at: https://doi.org/10.1080/13547860.2017.1394569.</w:t>
      </w:r>
    </w:p>
    <w:p w14:paraId="4203B6A8" w14:textId="77777777" w:rsidR="00E14434" w:rsidRPr="00E14434" w:rsidRDefault="00E14434" w:rsidP="00E14434">
      <w:pPr>
        <w:pStyle w:val="Bibliography"/>
        <w:rPr>
          <w:rFonts w:ascii="Arial" w:hAnsi="Arial" w:cs="Arial"/>
        </w:rPr>
      </w:pPr>
      <w:r w:rsidRPr="00E14434">
        <w:rPr>
          <w:rFonts w:ascii="Arial" w:hAnsi="Arial" w:cs="Arial"/>
        </w:rPr>
        <w:t xml:space="preserve">Pezzulo, C. </w:t>
      </w:r>
      <w:r w:rsidRPr="00E14434">
        <w:rPr>
          <w:rFonts w:ascii="Arial" w:hAnsi="Arial" w:cs="Arial"/>
          <w:i/>
          <w:iCs/>
        </w:rPr>
        <w:t>et al.</w:t>
      </w:r>
      <w:r w:rsidRPr="00E14434">
        <w:rPr>
          <w:rFonts w:ascii="Arial" w:hAnsi="Arial" w:cs="Arial"/>
        </w:rPr>
        <w:t xml:space="preserve"> (2023) ‘A subnational reproductive, maternal, newborn, child, and adolescent health and development atlas of India’, </w:t>
      </w:r>
      <w:r w:rsidRPr="00E14434">
        <w:rPr>
          <w:rFonts w:ascii="Arial" w:hAnsi="Arial" w:cs="Arial"/>
          <w:i/>
          <w:iCs/>
        </w:rPr>
        <w:t>Scientific Data</w:t>
      </w:r>
      <w:r w:rsidRPr="00E14434">
        <w:rPr>
          <w:rFonts w:ascii="Arial" w:hAnsi="Arial" w:cs="Arial"/>
        </w:rPr>
        <w:t>, 10(1), p. 86. Available at: https://doi.org/10.1038/s41597-023-01961-2.</w:t>
      </w:r>
    </w:p>
    <w:p w14:paraId="23831909" w14:textId="77777777" w:rsidR="00E14434" w:rsidRPr="00E14434" w:rsidRDefault="00E14434" w:rsidP="00E14434">
      <w:pPr>
        <w:pStyle w:val="Bibliography"/>
        <w:rPr>
          <w:rFonts w:ascii="Arial" w:hAnsi="Arial" w:cs="Arial"/>
        </w:rPr>
      </w:pPr>
      <w:r w:rsidRPr="00E14434">
        <w:rPr>
          <w:rFonts w:ascii="Arial" w:hAnsi="Arial" w:cs="Arial"/>
        </w:rPr>
        <w:lastRenderedPageBreak/>
        <w:t xml:space="preserve">Qiu, Y. </w:t>
      </w:r>
      <w:r w:rsidRPr="00E14434">
        <w:rPr>
          <w:rFonts w:ascii="Arial" w:hAnsi="Arial" w:cs="Arial"/>
          <w:i/>
          <w:iCs/>
        </w:rPr>
        <w:t>et al.</w:t>
      </w:r>
      <w:r w:rsidRPr="00E14434">
        <w:rPr>
          <w:rFonts w:ascii="Arial" w:hAnsi="Arial" w:cs="Arial"/>
        </w:rPr>
        <w:t xml:space="preserve"> (2022) ‘Disaggregating population data for assessing progress of SDGs: methods and applications’, </w:t>
      </w:r>
      <w:r w:rsidRPr="00E14434">
        <w:rPr>
          <w:rFonts w:ascii="Arial" w:hAnsi="Arial" w:cs="Arial"/>
          <w:i/>
          <w:iCs/>
        </w:rPr>
        <w:t>International Journal of Digital Earth</w:t>
      </w:r>
      <w:r w:rsidRPr="00E14434">
        <w:rPr>
          <w:rFonts w:ascii="Arial" w:hAnsi="Arial" w:cs="Arial"/>
        </w:rPr>
        <w:t>, 15(1), pp. 2–29. Available at: https://doi.org/10.1080/17538947.2021.2013553.</w:t>
      </w:r>
    </w:p>
    <w:p w14:paraId="77643C1E" w14:textId="77777777" w:rsidR="00E14434" w:rsidRPr="00E14434" w:rsidRDefault="00E14434" w:rsidP="00E14434">
      <w:pPr>
        <w:pStyle w:val="Bibliography"/>
        <w:rPr>
          <w:rFonts w:ascii="Arial" w:hAnsi="Arial" w:cs="Arial"/>
        </w:rPr>
      </w:pPr>
      <w:r w:rsidRPr="00E14434">
        <w:rPr>
          <w:rFonts w:ascii="Arial" w:hAnsi="Arial" w:cs="Arial"/>
        </w:rPr>
        <w:t xml:space="preserve">Schiavina, M., Melchiorri, M. and Pesaresi, M. (2023) ‘GHS-SMOD R2023A - GHS settlement </w:t>
      </w:r>
      <w:proofErr w:type="gramStart"/>
      <w:r w:rsidRPr="00E14434">
        <w:rPr>
          <w:rFonts w:ascii="Arial" w:hAnsi="Arial" w:cs="Arial"/>
        </w:rPr>
        <w:t>layers,  application</w:t>
      </w:r>
      <w:proofErr w:type="gramEnd"/>
      <w:r w:rsidRPr="00E14434">
        <w:rPr>
          <w:rFonts w:ascii="Arial" w:hAnsi="Arial" w:cs="Arial"/>
        </w:rPr>
        <w:t xml:space="preserve"> of the Degree of Urbanisation methodology (stage I) to GHS-POP R2023A and GHS-BUILT-S R2023A,  multitemporal (1975-2030).’ European Commission, Join Research Centre (JRC). Available at: https://doi.org/10.2905/A0DF7A6F-49DE-46EA-9BDE-563437A6E2BA.</w:t>
      </w:r>
    </w:p>
    <w:p w14:paraId="5B634089" w14:textId="77777777" w:rsidR="00E14434" w:rsidRPr="00E14434" w:rsidRDefault="00E14434" w:rsidP="00E14434">
      <w:pPr>
        <w:pStyle w:val="Bibliography"/>
        <w:rPr>
          <w:rFonts w:ascii="Arial" w:hAnsi="Arial" w:cs="Arial"/>
        </w:rPr>
      </w:pPr>
      <w:r w:rsidRPr="00E14434">
        <w:rPr>
          <w:rFonts w:ascii="Arial" w:hAnsi="Arial" w:cs="Arial"/>
        </w:rPr>
        <w:t xml:space="preserve">Schneiderbauer, S. and Ehrlich, D. (2005) ‘Population Density Estimations for Disaster Management: Case Study Rural Zimbabwe’, in P. van </w:t>
      </w:r>
      <w:proofErr w:type="spellStart"/>
      <w:r w:rsidRPr="00E14434">
        <w:rPr>
          <w:rFonts w:ascii="Arial" w:hAnsi="Arial" w:cs="Arial"/>
        </w:rPr>
        <w:t>Oosterom</w:t>
      </w:r>
      <w:proofErr w:type="spellEnd"/>
      <w:r w:rsidRPr="00E14434">
        <w:rPr>
          <w:rFonts w:ascii="Arial" w:hAnsi="Arial" w:cs="Arial"/>
        </w:rPr>
        <w:t xml:space="preserve">, S. </w:t>
      </w:r>
      <w:proofErr w:type="spellStart"/>
      <w:r w:rsidRPr="00E14434">
        <w:rPr>
          <w:rFonts w:ascii="Arial" w:hAnsi="Arial" w:cs="Arial"/>
        </w:rPr>
        <w:t>Zlatanova</w:t>
      </w:r>
      <w:proofErr w:type="spellEnd"/>
      <w:r w:rsidRPr="00E14434">
        <w:rPr>
          <w:rFonts w:ascii="Arial" w:hAnsi="Arial" w:cs="Arial"/>
        </w:rPr>
        <w:t xml:space="preserve">, and E.M. Fendel (eds) </w:t>
      </w:r>
      <w:r w:rsidRPr="00E14434">
        <w:rPr>
          <w:rFonts w:ascii="Arial" w:hAnsi="Arial" w:cs="Arial"/>
          <w:i/>
          <w:iCs/>
        </w:rPr>
        <w:t>Geo-information for Disaster Management</w:t>
      </w:r>
      <w:r w:rsidRPr="00E14434">
        <w:rPr>
          <w:rFonts w:ascii="Arial" w:hAnsi="Arial" w:cs="Arial"/>
        </w:rPr>
        <w:t>. Berlin, Heidelberg: Springer, pp. 901–921. Available at: https://doi.org/10.1007/3-540-27468-5_64.</w:t>
      </w:r>
    </w:p>
    <w:p w14:paraId="09AFA881" w14:textId="77777777" w:rsidR="00E14434" w:rsidRPr="00E14434" w:rsidRDefault="00E14434" w:rsidP="00E14434">
      <w:pPr>
        <w:pStyle w:val="Bibliography"/>
        <w:rPr>
          <w:rFonts w:ascii="Arial" w:hAnsi="Arial" w:cs="Arial"/>
        </w:rPr>
      </w:pPr>
      <w:r w:rsidRPr="00E14434">
        <w:rPr>
          <w:rFonts w:ascii="Arial" w:hAnsi="Arial" w:cs="Arial"/>
        </w:rPr>
        <w:t xml:space="preserve">Sirko, W. </w:t>
      </w:r>
      <w:r w:rsidRPr="00E14434">
        <w:rPr>
          <w:rFonts w:ascii="Arial" w:hAnsi="Arial" w:cs="Arial"/>
          <w:i/>
          <w:iCs/>
        </w:rPr>
        <w:t>et al.</w:t>
      </w:r>
      <w:r w:rsidRPr="00E14434">
        <w:rPr>
          <w:rFonts w:ascii="Arial" w:hAnsi="Arial" w:cs="Arial"/>
        </w:rPr>
        <w:t xml:space="preserve"> (2021) ‘Continental-Scale Building Detection from High Resolution Satellite Imagery’. </w:t>
      </w:r>
      <w:proofErr w:type="spellStart"/>
      <w:r w:rsidRPr="00E14434">
        <w:rPr>
          <w:rFonts w:ascii="Arial" w:hAnsi="Arial" w:cs="Arial"/>
        </w:rPr>
        <w:t>arXiv</w:t>
      </w:r>
      <w:proofErr w:type="spellEnd"/>
      <w:r w:rsidRPr="00E14434">
        <w:rPr>
          <w:rFonts w:ascii="Arial" w:hAnsi="Arial" w:cs="Arial"/>
        </w:rPr>
        <w:t>. Available at: https://doi.org/10.48550/arXiv.2107.12283.</w:t>
      </w:r>
    </w:p>
    <w:p w14:paraId="32E02372" w14:textId="77777777" w:rsidR="00E14434" w:rsidRPr="00E14434" w:rsidRDefault="00E14434" w:rsidP="00E14434">
      <w:pPr>
        <w:pStyle w:val="Bibliography"/>
        <w:rPr>
          <w:rFonts w:ascii="Arial" w:hAnsi="Arial" w:cs="Arial"/>
        </w:rPr>
      </w:pPr>
      <w:proofErr w:type="spellStart"/>
      <w:r w:rsidRPr="00E14434">
        <w:rPr>
          <w:rFonts w:ascii="Arial" w:hAnsi="Arial" w:cs="Arial"/>
        </w:rPr>
        <w:t>Slavchevska</w:t>
      </w:r>
      <w:proofErr w:type="spellEnd"/>
      <w:r w:rsidRPr="00E14434">
        <w:rPr>
          <w:rFonts w:ascii="Arial" w:hAnsi="Arial" w:cs="Arial"/>
        </w:rPr>
        <w:t xml:space="preserve">, V., Kaaria, S. and </w:t>
      </w:r>
      <w:proofErr w:type="spellStart"/>
      <w:r w:rsidRPr="00E14434">
        <w:rPr>
          <w:rFonts w:ascii="Arial" w:hAnsi="Arial" w:cs="Arial"/>
        </w:rPr>
        <w:t>Taivalmaa</w:t>
      </w:r>
      <w:proofErr w:type="spellEnd"/>
      <w:r w:rsidRPr="00E14434">
        <w:rPr>
          <w:rFonts w:ascii="Arial" w:hAnsi="Arial" w:cs="Arial"/>
        </w:rPr>
        <w:t xml:space="preserve">, S.L. (2019) ‘The feminization of agriculture: evidence and implications for food and water security’, in J.A. Allan (ed.) </w:t>
      </w:r>
      <w:r w:rsidRPr="00E14434">
        <w:rPr>
          <w:rFonts w:ascii="Arial" w:hAnsi="Arial" w:cs="Arial"/>
          <w:i/>
          <w:iCs/>
        </w:rPr>
        <w:t>The Oxford Handbook of Food, Water and Society</w:t>
      </w:r>
      <w:r w:rsidRPr="00E14434">
        <w:rPr>
          <w:rFonts w:ascii="Arial" w:hAnsi="Arial" w:cs="Arial"/>
        </w:rPr>
        <w:t>. Oxford University Press.</w:t>
      </w:r>
    </w:p>
    <w:p w14:paraId="5BBCAA4C" w14:textId="77777777" w:rsidR="00E14434" w:rsidRPr="00E14434" w:rsidRDefault="00E14434" w:rsidP="00E14434">
      <w:pPr>
        <w:pStyle w:val="Bibliography"/>
        <w:rPr>
          <w:rFonts w:ascii="Arial" w:hAnsi="Arial" w:cs="Arial"/>
        </w:rPr>
      </w:pPr>
      <w:r w:rsidRPr="00E14434">
        <w:rPr>
          <w:rFonts w:ascii="Arial" w:hAnsi="Arial" w:cs="Arial"/>
        </w:rPr>
        <w:t xml:space="preserve">Stevens, F.R. </w:t>
      </w:r>
      <w:r w:rsidRPr="00E14434">
        <w:rPr>
          <w:rFonts w:ascii="Arial" w:hAnsi="Arial" w:cs="Arial"/>
          <w:i/>
          <w:iCs/>
        </w:rPr>
        <w:t>et al.</w:t>
      </w:r>
      <w:r w:rsidRPr="00E14434">
        <w:rPr>
          <w:rFonts w:ascii="Arial" w:hAnsi="Arial" w:cs="Arial"/>
        </w:rPr>
        <w:t xml:space="preserve"> (2015) ‘Disaggregating Census Data for Population Mapping Using Random Forests with </w:t>
      </w:r>
      <w:proofErr w:type="gramStart"/>
      <w:r w:rsidRPr="00E14434">
        <w:rPr>
          <w:rFonts w:ascii="Arial" w:hAnsi="Arial" w:cs="Arial"/>
        </w:rPr>
        <w:t>Remotely-Sensed</w:t>
      </w:r>
      <w:proofErr w:type="gramEnd"/>
      <w:r w:rsidRPr="00E14434">
        <w:rPr>
          <w:rFonts w:ascii="Arial" w:hAnsi="Arial" w:cs="Arial"/>
        </w:rPr>
        <w:t xml:space="preserve"> and Ancillary Data’, </w:t>
      </w:r>
      <w:r w:rsidRPr="00E14434">
        <w:rPr>
          <w:rFonts w:ascii="Arial" w:hAnsi="Arial" w:cs="Arial"/>
          <w:i/>
          <w:iCs/>
        </w:rPr>
        <w:t>PLOS ONE</w:t>
      </w:r>
      <w:r w:rsidRPr="00E14434">
        <w:rPr>
          <w:rFonts w:ascii="Arial" w:hAnsi="Arial" w:cs="Arial"/>
        </w:rPr>
        <w:t>, 10(2), p. e0107042. Available at: https://doi.org/10.1371/journal.pone.0107042.</w:t>
      </w:r>
    </w:p>
    <w:p w14:paraId="6FDE164D" w14:textId="77777777" w:rsidR="00E14434" w:rsidRPr="00E14434" w:rsidRDefault="00E14434" w:rsidP="00E14434">
      <w:pPr>
        <w:pStyle w:val="Bibliography"/>
        <w:rPr>
          <w:rFonts w:ascii="Arial" w:hAnsi="Arial" w:cs="Arial"/>
        </w:rPr>
      </w:pPr>
      <w:r w:rsidRPr="00E14434">
        <w:rPr>
          <w:rFonts w:ascii="Arial" w:hAnsi="Arial" w:cs="Arial"/>
        </w:rPr>
        <w:t xml:space="preserve">Swaminathan, M. (2020) ‘Contemporary Features of Rural Workers in India with a Focus on Gender and Caste’, </w:t>
      </w:r>
      <w:r w:rsidRPr="00E14434">
        <w:rPr>
          <w:rFonts w:ascii="Arial" w:hAnsi="Arial" w:cs="Arial"/>
          <w:i/>
          <w:iCs/>
        </w:rPr>
        <w:t>The Indian Journal of Labour Economics</w:t>
      </w:r>
      <w:r w:rsidRPr="00E14434">
        <w:rPr>
          <w:rFonts w:ascii="Arial" w:hAnsi="Arial" w:cs="Arial"/>
        </w:rPr>
        <w:t>, 63(1), pp. 67–79. Available at: https://doi.org/10.1007/s41027-020-00210-z.</w:t>
      </w:r>
    </w:p>
    <w:p w14:paraId="360A6901" w14:textId="77777777" w:rsidR="00E14434" w:rsidRPr="00E14434" w:rsidRDefault="00E14434" w:rsidP="00E14434">
      <w:pPr>
        <w:pStyle w:val="Bibliography"/>
        <w:rPr>
          <w:rFonts w:ascii="Arial" w:hAnsi="Arial" w:cs="Arial"/>
        </w:rPr>
      </w:pPr>
      <w:r w:rsidRPr="00E14434">
        <w:rPr>
          <w:rFonts w:ascii="Arial" w:hAnsi="Arial" w:cs="Arial"/>
        </w:rPr>
        <w:t xml:space="preserve">Szarka, N. and </w:t>
      </w:r>
      <w:proofErr w:type="spellStart"/>
      <w:r w:rsidRPr="00E14434">
        <w:rPr>
          <w:rFonts w:ascii="Arial" w:hAnsi="Arial" w:cs="Arial"/>
        </w:rPr>
        <w:t>Biljecki</w:t>
      </w:r>
      <w:proofErr w:type="spellEnd"/>
      <w:r w:rsidRPr="00E14434">
        <w:rPr>
          <w:rFonts w:ascii="Arial" w:hAnsi="Arial" w:cs="Arial"/>
        </w:rPr>
        <w:t xml:space="preserve">, F. (2022) ‘Population estimation beyond counts—Inferring demographic characteristics’, </w:t>
      </w:r>
      <w:r w:rsidRPr="00E14434">
        <w:rPr>
          <w:rFonts w:ascii="Arial" w:hAnsi="Arial" w:cs="Arial"/>
          <w:i/>
          <w:iCs/>
        </w:rPr>
        <w:t>PLOS ONE</w:t>
      </w:r>
      <w:r w:rsidRPr="00E14434">
        <w:rPr>
          <w:rFonts w:ascii="Arial" w:hAnsi="Arial" w:cs="Arial"/>
        </w:rPr>
        <w:t>, 17(4), p. e0266484. Available at: https://doi.org/10.1371/journal.pone.0266484.</w:t>
      </w:r>
    </w:p>
    <w:p w14:paraId="486B2DE5" w14:textId="77777777" w:rsidR="00E14434" w:rsidRPr="00E14434" w:rsidRDefault="00E14434" w:rsidP="00E14434">
      <w:pPr>
        <w:pStyle w:val="Bibliography"/>
        <w:rPr>
          <w:rFonts w:ascii="Arial" w:hAnsi="Arial" w:cs="Arial"/>
        </w:rPr>
      </w:pPr>
      <w:r w:rsidRPr="00E14434">
        <w:rPr>
          <w:rFonts w:ascii="Arial" w:hAnsi="Arial" w:cs="Arial"/>
        </w:rPr>
        <w:t xml:space="preserve">Tatem, A.J. (2022) ‘Small area population denominators for improved disease surveillance and response’, </w:t>
      </w:r>
      <w:r w:rsidRPr="00E14434">
        <w:rPr>
          <w:rFonts w:ascii="Arial" w:hAnsi="Arial" w:cs="Arial"/>
          <w:i/>
          <w:iCs/>
        </w:rPr>
        <w:t>Epidemics</w:t>
      </w:r>
      <w:r w:rsidRPr="00E14434">
        <w:rPr>
          <w:rFonts w:ascii="Arial" w:hAnsi="Arial" w:cs="Arial"/>
        </w:rPr>
        <w:t>, 40, p. 100597. Available at: https://doi.org/10.1016/j.epidem.2022.100597.</w:t>
      </w:r>
    </w:p>
    <w:p w14:paraId="52CC7E8F" w14:textId="77777777" w:rsidR="00E14434" w:rsidRPr="00E14434" w:rsidRDefault="00E14434" w:rsidP="00E14434">
      <w:pPr>
        <w:pStyle w:val="Bibliography"/>
        <w:rPr>
          <w:rFonts w:ascii="Arial" w:hAnsi="Arial" w:cs="Arial"/>
        </w:rPr>
      </w:pPr>
      <w:r w:rsidRPr="00E14434">
        <w:rPr>
          <w:rFonts w:ascii="Arial" w:hAnsi="Arial" w:cs="Arial"/>
          <w:i/>
          <w:iCs/>
        </w:rPr>
        <w:t>The Times of India</w:t>
      </w:r>
      <w:r w:rsidRPr="00E14434">
        <w:rPr>
          <w:rFonts w:ascii="Arial" w:hAnsi="Arial" w:cs="Arial"/>
        </w:rPr>
        <w:t xml:space="preserve"> (2023) ‘</w:t>
      </w:r>
      <w:proofErr w:type="gramStart"/>
      <w:r w:rsidRPr="00E14434">
        <w:rPr>
          <w:rFonts w:ascii="Arial" w:hAnsi="Arial" w:cs="Arial"/>
        </w:rPr>
        <w:t>Ground work</w:t>
      </w:r>
      <w:proofErr w:type="gramEnd"/>
      <w:r w:rsidRPr="00E14434">
        <w:rPr>
          <w:rFonts w:ascii="Arial" w:hAnsi="Arial" w:cs="Arial"/>
        </w:rPr>
        <w:t xml:space="preserve"> for Census 2021 to start from Jan 2024’, 5 July. Available at: https://timesofindia.indiatimes.com/city/goa/ground-work-for-census-2021-to-start-from-jan-2024/articleshow/101496121.cms?from=mdr (Accessed: 23 August 2023).</w:t>
      </w:r>
    </w:p>
    <w:p w14:paraId="0A202206" w14:textId="77777777" w:rsidR="00E14434" w:rsidRPr="00E14434" w:rsidRDefault="00E14434" w:rsidP="00E14434">
      <w:pPr>
        <w:pStyle w:val="Bibliography"/>
        <w:rPr>
          <w:rFonts w:ascii="Arial" w:hAnsi="Arial" w:cs="Arial"/>
        </w:rPr>
      </w:pPr>
      <w:r w:rsidRPr="00E14434">
        <w:rPr>
          <w:rFonts w:ascii="Arial" w:hAnsi="Arial" w:cs="Arial"/>
        </w:rPr>
        <w:t xml:space="preserve">Tobler, W.R. (1970) ‘A Computer Movie Simulating Urban Growth in the Detroit Region’, </w:t>
      </w:r>
      <w:r w:rsidRPr="00E14434">
        <w:rPr>
          <w:rFonts w:ascii="Arial" w:hAnsi="Arial" w:cs="Arial"/>
          <w:i/>
          <w:iCs/>
        </w:rPr>
        <w:t>Economic Geography</w:t>
      </w:r>
      <w:r w:rsidRPr="00E14434">
        <w:rPr>
          <w:rFonts w:ascii="Arial" w:hAnsi="Arial" w:cs="Arial"/>
        </w:rPr>
        <w:t>, 46, pp. 234–240. Available at: https://doi.org/10.2307/143141.</w:t>
      </w:r>
    </w:p>
    <w:p w14:paraId="0DC5ED24" w14:textId="77777777" w:rsidR="00E14434" w:rsidRPr="00E14434" w:rsidRDefault="00E14434" w:rsidP="00E14434">
      <w:pPr>
        <w:pStyle w:val="Bibliography"/>
        <w:rPr>
          <w:rFonts w:ascii="Arial" w:hAnsi="Arial" w:cs="Arial"/>
        </w:rPr>
      </w:pPr>
      <w:proofErr w:type="spellStart"/>
      <w:r w:rsidRPr="00E14434">
        <w:rPr>
          <w:rFonts w:ascii="Arial" w:hAnsi="Arial" w:cs="Arial"/>
        </w:rPr>
        <w:t>Tuholske</w:t>
      </w:r>
      <w:proofErr w:type="spellEnd"/>
      <w:r w:rsidRPr="00E14434">
        <w:rPr>
          <w:rFonts w:ascii="Arial" w:hAnsi="Arial" w:cs="Arial"/>
        </w:rPr>
        <w:t xml:space="preserve">, C. </w:t>
      </w:r>
      <w:r w:rsidRPr="00E14434">
        <w:rPr>
          <w:rFonts w:ascii="Arial" w:hAnsi="Arial" w:cs="Arial"/>
          <w:i/>
          <w:iCs/>
        </w:rPr>
        <w:t>et al.</w:t>
      </w:r>
      <w:r w:rsidRPr="00E14434">
        <w:rPr>
          <w:rFonts w:ascii="Arial" w:hAnsi="Arial" w:cs="Arial"/>
        </w:rPr>
        <w:t xml:space="preserve"> (2021) ‘Implications for Tracking SDG Indicator Metrics with Gridded Population Data’, </w:t>
      </w:r>
      <w:r w:rsidRPr="00E14434">
        <w:rPr>
          <w:rFonts w:ascii="Arial" w:hAnsi="Arial" w:cs="Arial"/>
          <w:i/>
          <w:iCs/>
        </w:rPr>
        <w:t>Sustainability</w:t>
      </w:r>
      <w:r w:rsidRPr="00E14434">
        <w:rPr>
          <w:rFonts w:ascii="Arial" w:hAnsi="Arial" w:cs="Arial"/>
        </w:rPr>
        <w:t>, 13(13), p. 7329. Available at: https://doi.org/10.3390/su13137329.</w:t>
      </w:r>
    </w:p>
    <w:p w14:paraId="7D2730F3" w14:textId="77777777" w:rsidR="00E14434" w:rsidRPr="00E14434" w:rsidRDefault="00E14434" w:rsidP="00E14434">
      <w:pPr>
        <w:pStyle w:val="Bibliography"/>
        <w:rPr>
          <w:rFonts w:ascii="Arial" w:hAnsi="Arial" w:cs="Arial"/>
        </w:rPr>
      </w:pPr>
      <w:r w:rsidRPr="00E14434">
        <w:rPr>
          <w:rFonts w:ascii="Arial" w:hAnsi="Arial" w:cs="Arial"/>
        </w:rPr>
        <w:t xml:space="preserve">United Nations (2022) </w:t>
      </w:r>
      <w:r w:rsidRPr="00E14434">
        <w:rPr>
          <w:rFonts w:ascii="Arial" w:hAnsi="Arial" w:cs="Arial"/>
          <w:i/>
          <w:iCs/>
        </w:rPr>
        <w:t>The Sustainable Development Goals Report 2022</w:t>
      </w:r>
      <w:r w:rsidRPr="00E14434">
        <w:rPr>
          <w:rFonts w:ascii="Arial" w:hAnsi="Arial" w:cs="Arial"/>
        </w:rPr>
        <w:t>. New York, NY: United Nations. Available at: https://unstats.un.org/sdgs/report/2022/.</w:t>
      </w:r>
    </w:p>
    <w:p w14:paraId="638DE74A" w14:textId="77777777" w:rsidR="00E14434" w:rsidRPr="00E14434" w:rsidRDefault="00E14434" w:rsidP="00E14434">
      <w:pPr>
        <w:pStyle w:val="Bibliography"/>
        <w:rPr>
          <w:rFonts w:ascii="Arial" w:hAnsi="Arial" w:cs="Arial"/>
        </w:rPr>
      </w:pPr>
      <w:r w:rsidRPr="00E14434">
        <w:rPr>
          <w:rFonts w:ascii="Arial" w:hAnsi="Arial" w:cs="Arial"/>
        </w:rPr>
        <w:t xml:space="preserve">United Nations in India (2022) </w:t>
      </w:r>
      <w:r w:rsidRPr="00E14434">
        <w:rPr>
          <w:rFonts w:ascii="Arial" w:hAnsi="Arial" w:cs="Arial"/>
          <w:i/>
          <w:iCs/>
        </w:rPr>
        <w:t>UN India Annual Report 2021</w:t>
      </w:r>
      <w:r w:rsidRPr="00E14434">
        <w:rPr>
          <w:rFonts w:ascii="Arial" w:hAnsi="Arial" w:cs="Arial"/>
        </w:rPr>
        <w:t>. New Delhi, India. Available at: https://india.un.org/en/195240-un-india-annual-report-2021 (Accessed: 30 May 2023).</w:t>
      </w:r>
    </w:p>
    <w:p w14:paraId="55EEFC64" w14:textId="77777777" w:rsidR="00E14434" w:rsidRPr="00E14434" w:rsidRDefault="00E14434" w:rsidP="00E14434">
      <w:pPr>
        <w:pStyle w:val="Bibliography"/>
        <w:rPr>
          <w:rFonts w:ascii="Arial" w:hAnsi="Arial" w:cs="Arial"/>
        </w:rPr>
      </w:pPr>
      <w:r w:rsidRPr="00E14434">
        <w:rPr>
          <w:rFonts w:ascii="Arial" w:hAnsi="Arial" w:cs="Arial"/>
        </w:rPr>
        <w:lastRenderedPageBreak/>
        <w:t xml:space="preserve">Vanthof, V.R. and Kelly, R.E.J. (2020) ‘Earth Observation at Finer Scales is Critical to Farming Communities Facing Increased Water Shortages Over the Next Decade’, in </w:t>
      </w:r>
      <w:r w:rsidRPr="00E14434">
        <w:rPr>
          <w:rFonts w:ascii="Arial" w:hAnsi="Arial" w:cs="Arial"/>
          <w:i/>
          <w:iCs/>
        </w:rPr>
        <w:t>IGARSS 2020 - 2020 IEEE International Geoscience and Remote Sensing Symposium</w:t>
      </w:r>
      <w:r w:rsidRPr="00E14434">
        <w:rPr>
          <w:rFonts w:ascii="Arial" w:hAnsi="Arial" w:cs="Arial"/>
        </w:rPr>
        <w:t xml:space="preserve">. </w:t>
      </w:r>
      <w:r w:rsidRPr="00E14434">
        <w:rPr>
          <w:rFonts w:ascii="Arial" w:hAnsi="Arial" w:cs="Arial"/>
          <w:i/>
          <w:iCs/>
        </w:rPr>
        <w:t>IGARSS 2020 - 2020 IEEE International Geoscience and Remote Sensing Symposium</w:t>
      </w:r>
      <w:r w:rsidRPr="00E14434">
        <w:rPr>
          <w:rFonts w:ascii="Arial" w:hAnsi="Arial" w:cs="Arial"/>
        </w:rPr>
        <w:t>, pp. 3716–3718. Available at: https://doi.org/10.1109/IGARSS39084.2020.9324327.</w:t>
      </w:r>
    </w:p>
    <w:p w14:paraId="4C55617E" w14:textId="77777777" w:rsidR="00E14434" w:rsidRPr="00E14434" w:rsidRDefault="00E14434" w:rsidP="00E14434">
      <w:pPr>
        <w:pStyle w:val="Bibliography"/>
        <w:rPr>
          <w:rFonts w:ascii="Arial" w:hAnsi="Arial" w:cs="Arial"/>
        </w:rPr>
      </w:pPr>
      <w:r w:rsidRPr="00E14434">
        <w:rPr>
          <w:rFonts w:ascii="Arial" w:hAnsi="Arial" w:cs="Arial"/>
        </w:rPr>
        <w:t xml:space="preserve">Viel, J.-F. and Tran, A. (2009) ‘Estimating Denominators: Satellite-Based Population Estimates at a Fine Spatial Resolution in a European Urban Area’, </w:t>
      </w:r>
      <w:r w:rsidRPr="00E14434">
        <w:rPr>
          <w:rFonts w:ascii="Arial" w:hAnsi="Arial" w:cs="Arial"/>
          <w:i/>
          <w:iCs/>
        </w:rPr>
        <w:t>Epidemiology</w:t>
      </w:r>
      <w:r w:rsidRPr="00E14434">
        <w:rPr>
          <w:rFonts w:ascii="Arial" w:hAnsi="Arial" w:cs="Arial"/>
        </w:rPr>
        <w:t>, 20(2), pp. 214–222.</w:t>
      </w:r>
    </w:p>
    <w:p w14:paraId="0289FE76" w14:textId="77777777" w:rsidR="00E14434" w:rsidRPr="00E14434" w:rsidRDefault="00E14434" w:rsidP="00E14434">
      <w:pPr>
        <w:pStyle w:val="Bibliography"/>
        <w:rPr>
          <w:rFonts w:ascii="Arial" w:hAnsi="Arial" w:cs="Arial"/>
        </w:rPr>
      </w:pPr>
      <w:r w:rsidRPr="00E14434">
        <w:rPr>
          <w:rFonts w:ascii="Arial" w:hAnsi="Arial" w:cs="Arial"/>
        </w:rPr>
        <w:t xml:space="preserve">Wardrop, N.A. </w:t>
      </w:r>
      <w:r w:rsidRPr="00E14434">
        <w:rPr>
          <w:rFonts w:ascii="Arial" w:hAnsi="Arial" w:cs="Arial"/>
          <w:i/>
          <w:iCs/>
        </w:rPr>
        <w:t>et al.</w:t>
      </w:r>
      <w:r w:rsidRPr="00E14434">
        <w:rPr>
          <w:rFonts w:ascii="Arial" w:hAnsi="Arial" w:cs="Arial"/>
        </w:rPr>
        <w:t xml:space="preserve"> (2018) ‘Spatially disaggregated population estimates in the absence of national population and housing census data’, </w:t>
      </w:r>
      <w:r w:rsidRPr="00E14434">
        <w:rPr>
          <w:rFonts w:ascii="Arial" w:hAnsi="Arial" w:cs="Arial"/>
          <w:i/>
          <w:iCs/>
        </w:rPr>
        <w:t>Proceedings of the National Academy of Sciences</w:t>
      </w:r>
      <w:r w:rsidRPr="00E14434">
        <w:rPr>
          <w:rFonts w:ascii="Arial" w:hAnsi="Arial" w:cs="Arial"/>
        </w:rPr>
        <w:t>, 115(14), pp. 3529–3537. Available at: https://doi.org/10.1073/pnas.1715305115.</w:t>
      </w:r>
    </w:p>
    <w:p w14:paraId="02F3A6A0" w14:textId="77777777" w:rsidR="00E14434" w:rsidRPr="00E14434" w:rsidRDefault="00E14434" w:rsidP="00E14434">
      <w:pPr>
        <w:pStyle w:val="Bibliography"/>
        <w:rPr>
          <w:rFonts w:ascii="Arial" w:hAnsi="Arial" w:cs="Arial"/>
        </w:rPr>
      </w:pPr>
      <w:r w:rsidRPr="00E14434">
        <w:rPr>
          <w:rFonts w:ascii="Arial" w:hAnsi="Arial" w:cs="Arial"/>
        </w:rPr>
        <w:t xml:space="preserve">World Bank (2023) </w:t>
      </w:r>
      <w:r w:rsidRPr="00E14434">
        <w:rPr>
          <w:rFonts w:ascii="Arial" w:hAnsi="Arial" w:cs="Arial"/>
          <w:i/>
          <w:iCs/>
        </w:rPr>
        <w:t>Agriculture and Food</w:t>
      </w:r>
      <w:r w:rsidRPr="00E14434">
        <w:rPr>
          <w:rFonts w:ascii="Arial" w:hAnsi="Arial" w:cs="Arial"/>
        </w:rPr>
        <w:t xml:space="preserve">, </w:t>
      </w:r>
      <w:r w:rsidRPr="00E14434">
        <w:rPr>
          <w:rFonts w:ascii="Arial" w:hAnsi="Arial" w:cs="Arial"/>
          <w:i/>
          <w:iCs/>
        </w:rPr>
        <w:t>World Bank</w:t>
      </w:r>
      <w:r w:rsidRPr="00E14434">
        <w:rPr>
          <w:rFonts w:ascii="Arial" w:hAnsi="Arial" w:cs="Arial"/>
        </w:rPr>
        <w:t>. Available at: https://www.worldbank.org/en/topic/agriculture/overview (Accessed: 22 May 2023).</w:t>
      </w:r>
    </w:p>
    <w:p w14:paraId="584BEC9E" w14:textId="77777777" w:rsidR="00E14434" w:rsidRPr="00E14434" w:rsidRDefault="00E14434" w:rsidP="00E14434">
      <w:pPr>
        <w:pStyle w:val="Bibliography"/>
        <w:rPr>
          <w:rFonts w:ascii="Arial" w:hAnsi="Arial" w:cs="Arial"/>
        </w:rPr>
      </w:pPr>
      <w:r w:rsidRPr="00E14434">
        <w:rPr>
          <w:rFonts w:ascii="Arial" w:hAnsi="Arial" w:cs="Arial"/>
        </w:rPr>
        <w:t xml:space="preserve">You, L. and Wood, S. (2006) ‘An entropy approach to spatial disaggregation of agricultural production’, </w:t>
      </w:r>
      <w:r w:rsidRPr="00E14434">
        <w:rPr>
          <w:rFonts w:ascii="Arial" w:hAnsi="Arial" w:cs="Arial"/>
          <w:i/>
          <w:iCs/>
        </w:rPr>
        <w:t>Agricultural Systems</w:t>
      </w:r>
      <w:r w:rsidRPr="00E14434">
        <w:rPr>
          <w:rFonts w:ascii="Arial" w:hAnsi="Arial" w:cs="Arial"/>
        </w:rPr>
        <w:t>, 90(1), pp. 329–347. Available at: https://doi.org/10.1016/j.agsy.2006.01.008.</w:t>
      </w:r>
    </w:p>
    <w:p w14:paraId="73C1457A" w14:textId="77777777" w:rsidR="00E14434" w:rsidRPr="00E14434" w:rsidRDefault="00E14434" w:rsidP="00E14434">
      <w:pPr>
        <w:pStyle w:val="Bibliography"/>
        <w:rPr>
          <w:rFonts w:ascii="Arial" w:hAnsi="Arial" w:cs="Arial"/>
        </w:rPr>
      </w:pPr>
      <w:proofErr w:type="spellStart"/>
      <w:r w:rsidRPr="00E14434">
        <w:rPr>
          <w:rFonts w:ascii="Arial" w:hAnsi="Arial" w:cs="Arial"/>
        </w:rPr>
        <w:t>Zarkovich</w:t>
      </w:r>
      <w:proofErr w:type="spellEnd"/>
      <w:r w:rsidRPr="00E14434">
        <w:rPr>
          <w:rFonts w:ascii="Arial" w:hAnsi="Arial" w:cs="Arial"/>
        </w:rPr>
        <w:t xml:space="preserve">, S.S., Bosnich, S. and </w:t>
      </w:r>
      <w:proofErr w:type="spellStart"/>
      <w:r w:rsidRPr="00E14434">
        <w:rPr>
          <w:rFonts w:ascii="Arial" w:hAnsi="Arial" w:cs="Arial"/>
        </w:rPr>
        <w:t>Anichich</w:t>
      </w:r>
      <w:proofErr w:type="spellEnd"/>
      <w:r w:rsidRPr="00E14434">
        <w:rPr>
          <w:rFonts w:ascii="Arial" w:hAnsi="Arial" w:cs="Arial"/>
        </w:rPr>
        <w:t xml:space="preserve">, Z. (1976) ‘Agricultural Population’, </w:t>
      </w:r>
      <w:r w:rsidRPr="00E14434">
        <w:rPr>
          <w:rFonts w:ascii="Arial" w:hAnsi="Arial" w:cs="Arial"/>
          <w:i/>
          <w:iCs/>
        </w:rPr>
        <w:t xml:space="preserve">International Statistical Review / Revue Internationale de </w:t>
      </w:r>
      <w:proofErr w:type="spellStart"/>
      <w:r w:rsidRPr="00E14434">
        <w:rPr>
          <w:rFonts w:ascii="Arial" w:hAnsi="Arial" w:cs="Arial"/>
          <w:i/>
          <w:iCs/>
        </w:rPr>
        <w:t>Statistique</w:t>
      </w:r>
      <w:proofErr w:type="spellEnd"/>
      <w:r w:rsidRPr="00E14434">
        <w:rPr>
          <w:rFonts w:ascii="Arial" w:hAnsi="Arial" w:cs="Arial"/>
        </w:rPr>
        <w:t>, 44(2), pp. 283–288. Available at: https://doi.org/10.2307/1403288.</w:t>
      </w:r>
    </w:p>
    <w:p w14:paraId="58935AF2" w14:textId="77777777" w:rsidR="00E14434" w:rsidRPr="00E14434" w:rsidRDefault="00E14434" w:rsidP="00E14434">
      <w:pPr>
        <w:pStyle w:val="Bibliography"/>
        <w:rPr>
          <w:rFonts w:ascii="Arial" w:hAnsi="Arial" w:cs="Arial"/>
        </w:rPr>
      </w:pPr>
      <w:r w:rsidRPr="00E14434">
        <w:rPr>
          <w:rFonts w:ascii="Arial" w:hAnsi="Arial" w:cs="Arial"/>
        </w:rPr>
        <w:t xml:space="preserve">Zhang, M. (2014) ‘The Effects of Spatial Resolution on the Maize acreage estimation by Remote Sensing’, </w:t>
      </w:r>
      <w:r w:rsidRPr="00E14434">
        <w:rPr>
          <w:rFonts w:ascii="Arial" w:hAnsi="Arial" w:cs="Arial"/>
          <w:i/>
          <w:iCs/>
        </w:rPr>
        <w:t>IOP Conference Series. Earth and Environmental Science</w:t>
      </w:r>
      <w:r w:rsidRPr="00E14434">
        <w:rPr>
          <w:rFonts w:ascii="Arial" w:hAnsi="Arial" w:cs="Arial"/>
        </w:rPr>
        <w:t>, 17(1). Available at: https://doi.org/10.1088/1755-1315/17/1/012052.</w:t>
      </w:r>
    </w:p>
    <w:p w14:paraId="43B79DD1" w14:textId="5BA772DA"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e P" w:date="2023-08-25T11:33:00Z" w:initials="JP">
    <w:p w14:paraId="05EDE808" w14:textId="77777777" w:rsidR="001062F5" w:rsidRDefault="001062F5" w:rsidP="006E744E">
      <w:pPr>
        <w:pStyle w:val="CommentText"/>
        <w:jc w:val="left"/>
      </w:pPr>
      <w:r>
        <w:rPr>
          <w:rStyle w:val="CommentReference"/>
        </w:rPr>
        <w:annotationRef/>
      </w:r>
      <w:r>
        <w:t xml:space="preserve">Fill out. </w:t>
      </w:r>
    </w:p>
  </w:comment>
  <w:comment w:id="10" w:author="Joe P" w:date="2023-08-18T20:46:00Z" w:initials="JP">
    <w:p w14:paraId="3747EF22" w14:textId="0DCDF68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17" w:author="Joe P" w:date="2023-08-21T17:41:00Z" w:initials="JP">
    <w:p w14:paraId="68E989CB" w14:textId="77777777" w:rsidR="00B579CA" w:rsidRDefault="00B579CA" w:rsidP="00140C51">
      <w:pPr>
        <w:pStyle w:val="CommentText"/>
        <w:jc w:val="left"/>
      </w:pPr>
      <w:r>
        <w:rPr>
          <w:rStyle w:val="CommentReference"/>
        </w:rPr>
        <w:annotationRef/>
      </w:r>
      <w:r>
        <w:t>Decide whether to flesh this out (reasons for India as case study) or just cut</w:t>
      </w:r>
    </w:p>
  </w:comment>
  <w:comment w:id="22" w:author="Joe P" w:date="2023-08-18T14:48:00Z" w:initials="JP">
    <w:p w14:paraId="6082100E" w14:textId="77777777" w:rsidR="00396759" w:rsidRDefault="00396759" w:rsidP="00396759">
      <w:pPr>
        <w:pStyle w:val="CommentText"/>
        <w:jc w:val="left"/>
      </w:pPr>
      <w:r>
        <w:rPr>
          <w:rStyle w:val="CommentReference"/>
        </w:rPr>
        <w:annotationRef/>
      </w:r>
      <w:r>
        <w:t>Need to decide best location/whether to keep</w:t>
      </w:r>
    </w:p>
  </w:comment>
  <w:comment w:id="34" w:author="Joe P" w:date="2023-08-24T22:50:00Z" w:initials="JP">
    <w:p w14:paraId="4411AF90" w14:textId="77777777" w:rsidR="00B867BF" w:rsidRDefault="00B867BF" w:rsidP="00FE686F">
      <w:pPr>
        <w:pStyle w:val="CommentText"/>
        <w:jc w:val="left"/>
      </w:pPr>
      <w:r>
        <w:rPr>
          <w:rStyle w:val="CommentReference"/>
        </w:rPr>
        <w:annotationRef/>
      </w:r>
      <w:r>
        <w:rPr>
          <w:color w:val="FF0000"/>
        </w:rPr>
        <w:t>condense the listing of demographic studies and provide a more structured critique</w:t>
      </w:r>
    </w:p>
  </w:comment>
  <w:comment w:id="35" w:author="Joe P" w:date="2023-08-25T12:12:00Z" w:initials="JP">
    <w:p w14:paraId="32C5A1BD" w14:textId="77777777" w:rsidR="00527E91" w:rsidRDefault="00527E91" w:rsidP="00CF5E92">
      <w:pPr>
        <w:pStyle w:val="CommentText"/>
        <w:jc w:val="left"/>
      </w:pPr>
      <w:r>
        <w:rPr>
          <w:rStyle w:val="CommentReference"/>
        </w:rPr>
        <w:annotationRef/>
      </w:r>
      <w:r>
        <w:rPr>
          <w:color w:val="FF0000"/>
        </w:rPr>
        <w:t>[Add section discussing the limitations of existing applications, and findings from review papers (e.g., Comber 2019)]</w:t>
      </w:r>
    </w:p>
  </w:comment>
  <w:comment w:id="43" w:author="Joe P" w:date="2023-08-15T11:55:00Z" w:initials="JP">
    <w:p w14:paraId="03D3FC83" w14:textId="1C3B3C55" w:rsidR="00A477A0" w:rsidRDefault="00EA3229" w:rsidP="000A6AC5">
      <w:pPr>
        <w:pStyle w:val="CommentText"/>
        <w:jc w:val="left"/>
      </w:pPr>
      <w:r>
        <w:rPr>
          <w:rStyle w:val="CommentReference"/>
        </w:rPr>
        <w:annotationRef/>
      </w:r>
      <w:r w:rsidR="00A477A0">
        <w:t>Check to make sure objectives are referred to in consistent way across whole document.</w:t>
      </w:r>
    </w:p>
  </w:comment>
  <w:comment w:id="48" w:author="Joe P" w:date="2023-08-22T19:53:00Z" w:initials="JP">
    <w:p w14:paraId="27B9B39C" w14:textId="671A1A05" w:rsidR="006E3077" w:rsidRDefault="006E3077" w:rsidP="0015693B">
      <w:pPr>
        <w:pStyle w:val="CommentText"/>
        <w:jc w:val="left"/>
      </w:pPr>
      <w:r>
        <w:rPr>
          <w:rStyle w:val="CommentReference"/>
        </w:rPr>
        <w:annotationRef/>
      </w:r>
      <w:r>
        <w:t>Possibly elaborate on this paragraph to make explanation clear</w:t>
      </w:r>
    </w:p>
  </w:comment>
  <w:comment w:id="54" w:author="Joe P" w:date="2023-08-23T18:11:00Z" w:initials="JP">
    <w:p w14:paraId="51DB8E47" w14:textId="77777777" w:rsidR="007A679E" w:rsidRDefault="007A679E" w:rsidP="00EF3100">
      <w:pPr>
        <w:pStyle w:val="CommentText"/>
        <w:jc w:val="left"/>
      </w:pPr>
      <w:r>
        <w:rPr>
          <w:rStyle w:val="CommentReference"/>
        </w:rPr>
        <w:annotationRef/>
      </w:r>
      <w:r>
        <w:t>This term is still on thin ice...</w:t>
      </w:r>
    </w:p>
  </w:comment>
  <w:comment w:id="57" w:author="Joe P" w:date="2023-08-23T14:16:00Z" w:initials="JP">
    <w:p w14:paraId="7D003354" w14:textId="77777777" w:rsidR="00001550" w:rsidRDefault="00001550" w:rsidP="00DC2DFF">
      <w:pPr>
        <w:pStyle w:val="CommentText"/>
        <w:jc w:val="left"/>
      </w:pPr>
      <w:r>
        <w:rPr>
          <w:rStyle w:val="CommentReference"/>
        </w:rPr>
        <w:annotationRef/>
      </w:r>
      <w:r>
        <w:t>REQUIRES RE-RUN AND CONFIRMATION</w:t>
      </w:r>
    </w:p>
  </w:comment>
  <w:comment w:id="62" w:author="Joe P" w:date="2023-08-22T19:50:00Z" w:initials="JP">
    <w:p w14:paraId="5D437DBC" w14:textId="77777777" w:rsidR="00252229" w:rsidRDefault="00252229" w:rsidP="00252229">
      <w:pPr>
        <w:pStyle w:val="CommentText"/>
        <w:jc w:val="left"/>
      </w:pPr>
      <w:r>
        <w:rPr>
          <w:rStyle w:val="CommentReference"/>
        </w:rPr>
        <w:annotationRef/>
      </w:r>
      <w:r>
        <w:rPr>
          <w:b/>
          <w:bCs/>
        </w:rPr>
        <w:t>FL/SA feedback</w:t>
      </w:r>
      <w:r>
        <w:t>:</w:t>
      </w:r>
      <w:r>
        <w:rPr>
          <w:b/>
          <w:bCs/>
        </w:rPr>
        <w:t xml:space="preserve"> </w:t>
      </w:r>
      <w:r>
        <w:rPr>
          <w:b/>
          <w:bCs/>
        </w:rPr>
        <w:br/>
      </w:r>
      <w:r>
        <w:t>if including spatial autocorrelation map, be clear as to WHY. What value does it add that isn't clear in the choropleth map? What was I looking for by conducting it?</w:t>
      </w:r>
    </w:p>
  </w:comment>
  <w:comment w:id="68" w:author="Joe P" w:date="2023-08-22T21:25:00Z" w:initials="JP">
    <w:p w14:paraId="76D7FBC4" w14:textId="77777777" w:rsidR="005116D9" w:rsidRDefault="005116D9" w:rsidP="005116D9">
      <w:pPr>
        <w:pStyle w:val="CommentText"/>
        <w:jc w:val="left"/>
      </w:pPr>
      <w:r>
        <w:rPr>
          <w:rStyle w:val="CommentReference"/>
        </w:rPr>
        <w:annotationRef/>
      </w:r>
      <w:r>
        <w:t>To update once time recordings completed</w:t>
      </w:r>
    </w:p>
  </w:comment>
  <w:comment w:id="73" w:author="Joe P" w:date="2023-08-22T01:27:00Z" w:initials="JP">
    <w:p w14:paraId="26170D3F" w14:textId="4F31876F" w:rsidR="001E5ADC" w:rsidRDefault="001E5ADC" w:rsidP="00385A66">
      <w:pPr>
        <w:pStyle w:val="CommentText"/>
        <w:jc w:val="left"/>
      </w:pPr>
      <w:r>
        <w:rPr>
          <w:rStyle w:val="CommentReference"/>
        </w:rPr>
        <w:annotationRef/>
      </w:r>
      <w:r>
        <w:t xml:space="preserve">Add correlation statistic, reg lines? </w:t>
      </w:r>
    </w:p>
  </w:comment>
  <w:comment w:id="74" w:author="Joe P" w:date="2023-08-22T14:25:00Z" w:initials="JP">
    <w:p w14:paraId="67B1904B" w14:textId="77777777" w:rsidR="009E0F8D" w:rsidRDefault="009E0F8D" w:rsidP="00E678DA">
      <w:pPr>
        <w:pStyle w:val="CommentText"/>
        <w:jc w:val="left"/>
      </w:pPr>
      <w:r>
        <w:rPr>
          <w:rStyle w:val="CommentReference"/>
        </w:rPr>
        <w:annotationRef/>
      </w:r>
      <w:r>
        <w:t>Reminder to add (a) to (d) labels to figures!</w:t>
      </w:r>
    </w:p>
  </w:comment>
  <w:comment w:id="78" w:author="Joe P" w:date="2023-08-21T14:06:00Z" w:initials="JP">
    <w:p w14:paraId="4AD9610C" w14:textId="7510D602" w:rsidR="00984C36" w:rsidRDefault="00984C36" w:rsidP="00984C36">
      <w:pPr>
        <w:pStyle w:val="CommentText"/>
        <w:jc w:val="left"/>
      </w:pPr>
      <w:r>
        <w:rPr>
          <w:rStyle w:val="CommentReference"/>
        </w:rPr>
        <w:annotationRef/>
      </w:r>
      <w:r>
        <w:t>Remove records where the difference is less than 5% of Pop Total? (and therefore could theoretically meet the threshold)</w:t>
      </w:r>
    </w:p>
  </w:comment>
  <w:comment w:id="85" w:author="Joe P" w:date="2023-08-25T00:52:00Z" w:initials="JP">
    <w:p w14:paraId="45C52BE3" w14:textId="77777777" w:rsidR="0020100A" w:rsidRDefault="0020100A" w:rsidP="005F3111">
      <w:pPr>
        <w:pStyle w:val="CommentText"/>
        <w:jc w:val="left"/>
      </w:pPr>
      <w:r>
        <w:rPr>
          <w:rStyle w:val="CommentReference"/>
        </w:rPr>
        <w:annotationRef/>
      </w:r>
      <w:r>
        <w:t>Careful - is this term introduced earlier? (In the results section)</w:t>
      </w:r>
    </w:p>
  </w:comment>
  <w:comment w:id="87" w:author="Joe P" w:date="2023-08-25T00:09:00Z" w:initials="JP">
    <w:p w14:paraId="003C9FA8" w14:textId="1BE474FA" w:rsidR="005116D9" w:rsidRDefault="005116D9" w:rsidP="00156F35">
      <w:pPr>
        <w:pStyle w:val="CommentText"/>
        <w:jc w:val="left"/>
      </w:pPr>
      <w:r>
        <w:rPr>
          <w:rStyle w:val="CommentReference"/>
        </w:rPr>
        <w:annotationRef/>
      </w:r>
      <w:r>
        <w:t xml:space="preserve">Appropriate to reference in this way? </w:t>
      </w:r>
    </w:p>
  </w:comment>
  <w:comment w:id="91" w:author="Joe P" w:date="2023-08-25T00:34:00Z" w:initials="JP">
    <w:p w14:paraId="5CFCEF19" w14:textId="77777777" w:rsidR="0017252C" w:rsidRDefault="0017252C" w:rsidP="000262E9">
      <w:pPr>
        <w:pStyle w:val="CommentText"/>
        <w:jc w:val="left"/>
      </w:pPr>
      <w:r>
        <w:rPr>
          <w:rStyle w:val="CommentReference"/>
        </w:rPr>
        <w:annotationRef/>
      </w:r>
      <w:r>
        <w:t>Add link to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DE808" w15:done="0"/>
  <w15:commentEx w15:paraId="3747EF22" w15:done="0"/>
  <w15:commentEx w15:paraId="68E989CB" w15:done="0"/>
  <w15:commentEx w15:paraId="6082100E" w15:done="0"/>
  <w15:commentEx w15:paraId="4411AF90" w15:done="0"/>
  <w15:commentEx w15:paraId="32C5A1BD" w15:done="0"/>
  <w15:commentEx w15:paraId="03D3FC83" w15:done="0"/>
  <w15:commentEx w15:paraId="27B9B39C" w15:done="0"/>
  <w15:commentEx w15:paraId="51DB8E47" w15:done="0"/>
  <w15:commentEx w15:paraId="7D003354" w15:done="0"/>
  <w15:commentEx w15:paraId="5D437DBC" w15:done="0"/>
  <w15:commentEx w15:paraId="76D7FBC4" w15:done="0"/>
  <w15:commentEx w15:paraId="26170D3F" w15:done="0"/>
  <w15:commentEx w15:paraId="67B1904B" w15:paraIdParent="26170D3F" w15:done="0"/>
  <w15:commentEx w15:paraId="4AD9610C" w15:done="0"/>
  <w15:commentEx w15:paraId="45C52BE3" w15:done="0"/>
  <w15:commentEx w15:paraId="003C9FA8" w15:done="0"/>
  <w15:commentEx w15:paraId="5CFCEF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3101A" w16cex:dateUtc="2023-08-25T10:33:00Z"/>
  <w16cex:commentExtensible w16cex:durableId="288A573F" w16cex:dateUtc="2023-08-18T19:46:00Z"/>
  <w16cex:commentExtensible w16cex:durableId="288E2055" w16cex:dateUtc="2023-08-21T16:41:00Z"/>
  <w16cex:commentExtensible w16cex:durableId="288A0338" w16cex:dateUtc="2023-08-18T13:48:00Z"/>
  <w16cex:commentExtensible w16cex:durableId="28925D4C" w16cex:dateUtc="2023-08-24T21:50:00Z"/>
  <w16cex:commentExtensible w16cex:durableId="2893191E" w16cex:dateUtc="2023-08-25T11:12:00Z"/>
  <w16cex:commentExtensible w16cex:durableId="2885E647" w16cex:dateUtc="2023-08-15T10:55:00Z"/>
  <w16cex:commentExtensible w16cex:durableId="288F90C7" w16cex:dateUtc="2023-08-22T18:53:00Z"/>
  <w16cex:commentExtensible w16cex:durableId="2890CA47" w16cex:dateUtc="2023-08-23T17:11:00Z"/>
  <w16cex:commentExtensible w16cex:durableId="2890934D" w16cex:dateUtc="2023-08-23T13:16:00Z"/>
  <w16cex:commentExtensible w16cex:durableId="288F901D" w16cex:dateUtc="2023-08-22T18:50:00Z"/>
  <w16cex:commentExtensible w16cex:durableId="288FA651" w16cex:dateUtc="2023-08-22T20:25:00Z"/>
  <w16cex:commentExtensible w16cex:durableId="288E8D74" w16cex:dateUtc="2023-08-22T00:27:00Z"/>
  <w16cex:commentExtensible w16cex:durableId="288F43C2" w16cex:dateUtc="2023-08-22T13:25:00Z"/>
  <w16cex:commentExtensible w16cex:durableId="288DEDD6" w16cex:dateUtc="2023-08-21T13:06:00Z"/>
  <w16cex:commentExtensible w16cex:durableId="289279BB" w16cex:dateUtc="2023-08-24T23:52:00Z"/>
  <w16cex:commentExtensible w16cex:durableId="28926FA8" w16cex:dateUtc="2023-08-24T23:09:00Z"/>
  <w16cex:commentExtensible w16cex:durableId="289275AE" w16cex:dateUtc="2023-08-24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DE808" w16cid:durableId="2893101A"/>
  <w16cid:commentId w16cid:paraId="3747EF22" w16cid:durableId="288A573F"/>
  <w16cid:commentId w16cid:paraId="68E989CB" w16cid:durableId="288E2055"/>
  <w16cid:commentId w16cid:paraId="6082100E" w16cid:durableId="288A0338"/>
  <w16cid:commentId w16cid:paraId="4411AF90" w16cid:durableId="28925D4C"/>
  <w16cid:commentId w16cid:paraId="32C5A1BD" w16cid:durableId="2893191E"/>
  <w16cid:commentId w16cid:paraId="03D3FC83" w16cid:durableId="2885E647"/>
  <w16cid:commentId w16cid:paraId="27B9B39C" w16cid:durableId="288F90C7"/>
  <w16cid:commentId w16cid:paraId="51DB8E47" w16cid:durableId="2890CA47"/>
  <w16cid:commentId w16cid:paraId="7D003354" w16cid:durableId="2890934D"/>
  <w16cid:commentId w16cid:paraId="5D437DBC" w16cid:durableId="288F901D"/>
  <w16cid:commentId w16cid:paraId="76D7FBC4" w16cid:durableId="288FA651"/>
  <w16cid:commentId w16cid:paraId="26170D3F" w16cid:durableId="288E8D74"/>
  <w16cid:commentId w16cid:paraId="67B1904B" w16cid:durableId="288F43C2"/>
  <w16cid:commentId w16cid:paraId="4AD9610C" w16cid:durableId="288DEDD6"/>
  <w16cid:commentId w16cid:paraId="45C52BE3" w16cid:durableId="289279BB"/>
  <w16cid:commentId w16cid:paraId="003C9FA8" w16cid:durableId="28926FA8"/>
  <w16cid:commentId w16cid:paraId="5CFCEF19" w16cid:durableId="289275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632E6" w14:textId="77777777" w:rsidR="00014755" w:rsidRDefault="00014755" w:rsidP="002C7406">
      <w:pPr>
        <w:spacing w:after="0" w:line="240" w:lineRule="auto"/>
      </w:pPr>
      <w:r>
        <w:separator/>
      </w:r>
    </w:p>
  </w:endnote>
  <w:endnote w:type="continuationSeparator" w:id="0">
    <w:p w14:paraId="676F73A8" w14:textId="77777777" w:rsidR="00014755" w:rsidRDefault="00014755"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B29E" w14:textId="77777777" w:rsidR="00014755" w:rsidRDefault="00014755" w:rsidP="002C7406">
      <w:pPr>
        <w:spacing w:after="0" w:line="240" w:lineRule="auto"/>
      </w:pPr>
      <w:r>
        <w:separator/>
      </w:r>
    </w:p>
  </w:footnote>
  <w:footnote w:type="continuationSeparator" w:id="0">
    <w:p w14:paraId="1628073B" w14:textId="77777777" w:rsidR="00014755" w:rsidRDefault="00014755"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025116"/>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A06147"/>
    <w:multiLevelType w:val="hybridMultilevel"/>
    <w:tmpl w:val="74020F82"/>
    <w:lvl w:ilvl="0" w:tplc="B2DAC16A">
      <w:start w:val="1"/>
      <w:numFmt w:val="lowerLetter"/>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2E1BD5"/>
    <w:multiLevelType w:val="hybridMultilevel"/>
    <w:tmpl w:val="E5220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1"/>
  </w:num>
  <w:num w:numId="2" w16cid:durableId="721709414">
    <w:abstractNumId w:val="21"/>
  </w:num>
  <w:num w:numId="3" w16cid:durableId="1819571016">
    <w:abstractNumId w:val="42"/>
  </w:num>
  <w:num w:numId="4" w16cid:durableId="495920517">
    <w:abstractNumId w:val="1"/>
  </w:num>
  <w:num w:numId="5" w16cid:durableId="1691027586">
    <w:abstractNumId w:val="27"/>
  </w:num>
  <w:num w:numId="6" w16cid:durableId="1115101120">
    <w:abstractNumId w:val="36"/>
  </w:num>
  <w:num w:numId="7" w16cid:durableId="2059545312">
    <w:abstractNumId w:val="34"/>
  </w:num>
  <w:num w:numId="8" w16cid:durableId="1826318471">
    <w:abstractNumId w:val="38"/>
  </w:num>
  <w:num w:numId="9" w16cid:durableId="1691641178">
    <w:abstractNumId w:val="22"/>
  </w:num>
  <w:num w:numId="10" w16cid:durableId="850797258">
    <w:abstractNumId w:val="31"/>
  </w:num>
  <w:num w:numId="11" w16cid:durableId="113066109">
    <w:abstractNumId w:val="9"/>
  </w:num>
  <w:num w:numId="12" w16cid:durableId="679699158">
    <w:abstractNumId w:val="12"/>
  </w:num>
  <w:num w:numId="13" w16cid:durableId="615914477">
    <w:abstractNumId w:val="19"/>
  </w:num>
  <w:num w:numId="14" w16cid:durableId="1733697690">
    <w:abstractNumId w:val="32"/>
  </w:num>
  <w:num w:numId="15" w16cid:durableId="476263124">
    <w:abstractNumId w:val="8"/>
  </w:num>
  <w:num w:numId="16" w16cid:durableId="1186559874">
    <w:abstractNumId w:val="37"/>
  </w:num>
  <w:num w:numId="17" w16cid:durableId="1325206026">
    <w:abstractNumId w:val="33"/>
  </w:num>
  <w:num w:numId="18" w16cid:durableId="635450792">
    <w:abstractNumId w:val="24"/>
  </w:num>
  <w:num w:numId="19" w16cid:durableId="1837455850">
    <w:abstractNumId w:val="7"/>
  </w:num>
  <w:num w:numId="20" w16cid:durableId="1148863075">
    <w:abstractNumId w:val="6"/>
  </w:num>
  <w:num w:numId="21" w16cid:durableId="1419600767">
    <w:abstractNumId w:val="23"/>
  </w:num>
  <w:num w:numId="22" w16cid:durableId="753161315">
    <w:abstractNumId w:val="2"/>
  </w:num>
  <w:num w:numId="23" w16cid:durableId="400904905">
    <w:abstractNumId w:val="5"/>
  </w:num>
  <w:num w:numId="24" w16cid:durableId="1778672693">
    <w:abstractNumId w:val="0"/>
  </w:num>
  <w:num w:numId="25" w16cid:durableId="445781858">
    <w:abstractNumId w:val="25"/>
  </w:num>
  <w:num w:numId="26" w16cid:durableId="117309844">
    <w:abstractNumId w:val="29"/>
  </w:num>
  <w:num w:numId="27" w16cid:durableId="1079475783">
    <w:abstractNumId w:val="18"/>
  </w:num>
  <w:num w:numId="28" w16cid:durableId="1906640260">
    <w:abstractNumId w:val="35"/>
  </w:num>
  <w:num w:numId="29" w16cid:durableId="1385103590">
    <w:abstractNumId w:val="3"/>
  </w:num>
  <w:num w:numId="30" w16cid:durableId="1085881026">
    <w:abstractNumId w:val="28"/>
  </w:num>
  <w:num w:numId="31" w16cid:durableId="1532692813">
    <w:abstractNumId w:val="13"/>
  </w:num>
  <w:num w:numId="32" w16cid:durableId="242760203">
    <w:abstractNumId w:val="40"/>
  </w:num>
  <w:num w:numId="33" w16cid:durableId="779762077">
    <w:abstractNumId w:val="39"/>
  </w:num>
  <w:num w:numId="34" w16cid:durableId="1244027845">
    <w:abstractNumId w:val="10"/>
  </w:num>
  <w:num w:numId="35" w16cid:durableId="943416301">
    <w:abstractNumId w:val="26"/>
  </w:num>
  <w:num w:numId="36" w16cid:durableId="162088496">
    <w:abstractNumId w:val="30"/>
  </w:num>
  <w:num w:numId="37" w16cid:durableId="184560813">
    <w:abstractNumId w:val="20"/>
  </w:num>
  <w:num w:numId="38" w16cid:durableId="1010178025">
    <w:abstractNumId w:val="41"/>
  </w:num>
  <w:num w:numId="39" w16cid:durableId="619805572">
    <w:abstractNumId w:val="15"/>
  </w:num>
  <w:num w:numId="40" w16cid:durableId="662968813">
    <w:abstractNumId w:val="17"/>
  </w:num>
  <w:num w:numId="41" w16cid:durableId="765657880">
    <w:abstractNumId w:val="16"/>
  </w:num>
  <w:num w:numId="42" w16cid:durableId="1805928581">
    <w:abstractNumId w:val="14"/>
  </w:num>
  <w:num w:numId="43" w16cid:durableId="20681441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1550"/>
    <w:rsid w:val="0000599F"/>
    <w:rsid w:val="000070B8"/>
    <w:rsid w:val="00010813"/>
    <w:rsid w:val="00014755"/>
    <w:rsid w:val="00014845"/>
    <w:rsid w:val="00016034"/>
    <w:rsid w:val="00022AD8"/>
    <w:rsid w:val="000248DB"/>
    <w:rsid w:val="00024AFE"/>
    <w:rsid w:val="0002555D"/>
    <w:rsid w:val="00025F69"/>
    <w:rsid w:val="000312BC"/>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913DF"/>
    <w:rsid w:val="00091673"/>
    <w:rsid w:val="0009223A"/>
    <w:rsid w:val="000933C8"/>
    <w:rsid w:val="00095403"/>
    <w:rsid w:val="0009579D"/>
    <w:rsid w:val="000973FE"/>
    <w:rsid w:val="00097DDE"/>
    <w:rsid w:val="000A0A8B"/>
    <w:rsid w:val="000A2743"/>
    <w:rsid w:val="000A71EE"/>
    <w:rsid w:val="000A7365"/>
    <w:rsid w:val="000B1827"/>
    <w:rsid w:val="000B2E87"/>
    <w:rsid w:val="000B3319"/>
    <w:rsid w:val="000B4996"/>
    <w:rsid w:val="000B56E4"/>
    <w:rsid w:val="000B78D2"/>
    <w:rsid w:val="000B7FDB"/>
    <w:rsid w:val="000C06BD"/>
    <w:rsid w:val="000C417A"/>
    <w:rsid w:val="000C7286"/>
    <w:rsid w:val="000D00BB"/>
    <w:rsid w:val="000D339B"/>
    <w:rsid w:val="000D45FB"/>
    <w:rsid w:val="000D4CE1"/>
    <w:rsid w:val="000E421F"/>
    <w:rsid w:val="000E5B1B"/>
    <w:rsid w:val="000F1B10"/>
    <w:rsid w:val="000F3896"/>
    <w:rsid w:val="000F5982"/>
    <w:rsid w:val="000F5C13"/>
    <w:rsid w:val="000F7E9E"/>
    <w:rsid w:val="00102B31"/>
    <w:rsid w:val="00102E51"/>
    <w:rsid w:val="001062F5"/>
    <w:rsid w:val="00107504"/>
    <w:rsid w:val="0011423B"/>
    <w:rsid w:val="00114A4C"/>
    <w:rsid w:val="001172BD"/>
    <w:rsid w:val="00117DF6"/>
    <w:rsid w:val="00120F86"/>
    <w:rsid w:val="00122A5F"/>
    <w:rsid w:val="00122C75"/>
    <w:rsid w:val="00123C47"/>
    <w:rsid w:val="00126010"/>
    <w:rsid w:val="0013128B"/>
    <w:rsid w:val="0014085C"/>
    <w:rsid w:val="001515B2"/>
    <w:rsid w:val="00152FC0"/>
    <w:rsid w:val="001549C6"/>
    <w:rsid w:val="0016217C"/>
    <w:rsid w:val="00162C48"/>
    <w:rsid w:val="0016327D"/>
    <w:rsid w:val="00166692"/>
    <w:rsid w:val="0017252C"/>
    <w:rsid w:val="0017386A"/>
    <w:rsid w:val="00173E70"/>
    <w:rsid w:val="00173FFA"/>
    <w:rsid w:val="001750F5"/>
    <w:rsid w:val="00176772"/>
    <w:rsid w:val="0017679D"/>
    <w:rsid w:val="00176E03"/>
    <w:rsid w:val="001827B8"/>
    <w:rsid w:val="00187E60"/>
    <w:rsid w:val="00195C3D"/>
    <w:rsid w:val="0019705D"/>
    <w:rsid w:val="001A0469"/>
    <w:rsid w:val="001A11B3"/>
    <w:rsid w:val="001A22DD"/>
    <w:rsid w:val="001A6603"/>
    <w:rsid w:val="001A7BA6"/>
    <w:rsid w:val="001B2787"/>
    <w:rsid w:val="001B718B"/>
    <w:rsid w:val="001C2E4E"/>
    <w:rsid w:val="001C329D"/>
    <w:rsid w:val="001D05FE"/>
    <w:rsid w:val="001D0F8E"/>
    <w:rsid w:val="001E0324"/>
    <w:rsid w:val="001E2469"/>
    <w:rsid w:val="001E3495"/>
    <w:rsid w:val="001E4655"/>
    <w:rsid w:val="001E4F99"/>
    <w:rsid w:val="001E55A0"/>
    <w:rsid w:val="001E5990"/>
    <w:rsid w:val="001E5ADC"/>
    <w:rsid w:val="001E672F"/>
    <w:rsid w:val="001F06F4"/>
    <w:rsid w:val="001F2F0A"/>
    <w:rsid w:val="001F3900"/>
    <w:rsid w:val="001F6405"/>
    <w:rsid w:val="001F7597"/>
    <w:rsid w:val="0020100A"/>
    <w:rsid w:val="00201AF9"/>
    <w:rsid w:val="002045BC"/>
    <w:rsid w:val="002049FD"/>
    <w:rsid w:val="002073D0"/>
    <w:rsid w:val="002110F4"/>
    <w:rsid w:val="00211AA6"/>
    <w:rsid w:val="00213F6D"/>
    <w:rsid w:val="00216E72"/>
    <w:rsid w:val="00217194"/>
    <w:rsid w:val="002171B4"/>
    <w:rsid w:val="002205B3"/>
    <w:rsid w:val="00221F21"/>
    <w:rsid w:val="00223BDB"/>
    <w:rsid w:val="00226673"/>
    <w:rsid w:val="0023158B"/>
    <w:rsid w:val="00231F7A"/>
    <w:rsid w:val="00232DE6"/>
    <w:rsid w:val="002330B5"/>
    <w:rsid w:val="0023325B"/>
    <w:rsid w:val="00234DF4"/>
    <w:rsid w:val="002350FF"/>
    <w:rsid w:val="00237B50"/>
    <w:rsid w:val="00237FAD"/>
    <w:rsid w:val="002419AD"/>
    <w:rsid w:val="00243B14"/>
    <w:rsid w:val="00243C51"/>
    <w:rsid w:val="0025053B"/>
    <w:rsid w:val="00252229"/>
    <w:rsid w:val="00253183"/>
    <w:rsid w:val="0025334D"/>
    <w:rsid w:val="00254347"/>
    <w:rsid w:val="002549B1"/>
    <w:rsid w:val="00255DB1"/>
    <w:rsid w:val="002571BD"/>
    <w:rsid w:val="0026192D"/>
    <w:rsid w:val="002655AC"/>
    <w:rsid w:val="002658ED"/>
    <w:rsid w:val="00266643"/>
    <w:rsid w:val="00270045"/>
    <w:rsid w:val="002723C4"/>
    <w:rsid w:val="00273FC1"/>
    <w:rsid w:val="00275FD9"/>
    <w:rsid w:val="00280F25"/>
    <w:rsid w:val="00281AF5"/>
    <w:rsid w:val="002823B1"/>
    <w:rsid w:val="00283DDD"/>
    <w:rsid w:val="002847A3"/>
    <w:rsid w:val="00290CA4"/>
    <w:rsid w:val="00291426"/>
    <w:rsid w:val="00293BB1"/>
    <w:rsid w:val="00294503"/>
    <w:rsid w:val="00294E51"/>
    <w:rsid w:val="00296D7E"/>
    <w:rsid w:val="002A0155"/>
    <w:rsid w:val="002A2B57"/>
    <w:rsid w:val="002A307B"/>
    <w:rsid w:val="002A43A9"/>
    <w:rsid w:val="002A45F0"/>
    <w:rsid w:val="002A6A2E"/>
    <w:rsid w:val="002A7176"/>
    <w:rsid w:val="002B000E"/>
    <w:rsid w:val="002B3A74"/>
    <w:rsid w:val="002B48C9"/>
    <w:rsid w:val="002C32CE"/>
    <w:rsid w:val="002C4BF8"/>
    <w:rsid w:val="002C5A7C"/>
    <w:rsid w:val="002C65C0"/>
    <w:rsid w:val="002C6CDC"/>
    <w:rsid w:val="002C722C"/>
    <w:rsid w:val="002C7406"/>
    <w:rsid w:val="002C7B3B"/>
    <w:rsid w:val="002D1A3F"/>
    <w:rsid w:val="002D25A0"/>
    <w:rsid w:val="002D43CD"/>
    <w:rsid w:val="002E2901"/>
    <w:rsid w:val="002E6437"/>
    <w:rsid w:val="002E6AB9"/>
    <w:rsid w:val="002F02EE"/>
    <w:rsid w:val="002F460B"/>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3"/>
    <w:rsid w:val="003640F5"/>
    <w:rsid w:val="00365BD0"/>
    <w:rsid w:val="00366958"/>
    <w:rsid w:val="00367406"/>
    <w:rsid w:val="00367C13"/>
    <w:rsid w:val="00370A44"/>
    <w:rsid w:val="00371FFF"/>
    <w:rsid w:val="0037614E"/>
    <w:rsid w:val="0037642D"/>
    <w:rsid w:val="00376FC0"/>
    <w:rsid w:val="00380D6D"/>
    <w:rsid w:val="0038350C"/>
    <w:rsid w:val="00387FF5"/>
    <w:rsid w:val="00393139"/>
    <w:rsid w:val="00396759"/>
    <w:rsid w:val="00396B52"/>
    <w:rsid w:val="003A063E"/>
    <w:rsid w:val="003A197A"/>
    <w:rsid w:val="003A2969"/>
    <w:rsid w:val="003A30E0"/>
    <w:rsid w:val="003A4F3A"/>
    <w:rsid w:val="003B0981"/>
    <w:rsid w:val="003B0E13"/>
    <w:rsid w:val="003B2578"/>
    <w:rsid w:val="003B3C7D"/>
    <w:rsid w:val="003B4347"/>
    <w:rsid w:val="003B4D8C"/>
    <w:rsid w:val="003B594B"/>
    <w:rsid w:val="003B6566"/>
    <w:rsid w:val="003C1CCC"/>
    <w:rsid w:val="003C23FE"/>
    <w:rsid w:val="003C4E09"/>
    <w:rsid w:val="003C6429"/>
    <w:rsid w:val="003D1273"/>
    <w:rsid w:val="003D1F87"/>
    <w:rsid w:val="003D2CB2"/>
    <w:rsid w:val="003D3B16"/>
    <w:rsid w:val="003D78D2"/>
    <w:rsid w:val="003E0E3D"/>
    <w:rsid w:val="003E11E2"/>
    <w:rsid w:val="003E159A"/>
    <w:rsid w:val="003E1610"/>
    <w:rsid w:val="003E2185"/>
    <w:rsid w:val="003E4307"/>
    <w:rsid w:val="003E473D"/>
    <w:rsid w:val="003E4E9A"/>
    <w:rsid w:val="003F1712"/>
    <w:rsid w:val="003F4BF1"/>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5D5A"/>
    <w:rsid w:val="004578B7"/>
    <w:rsid w:val="004578D3"/>
    <w:rsid w:val="004619B3"/>
    <w:rsid w:val="00461A73"/>
    <w:rsid w:val="00464FC4"/>
    <w:rsid w:val="0046511F"/>
    <w:rsid w:val="004701C1"/>
    <w:rsid w:val="004701E2"/>
    <w:rsid w:val="004741BD"/>
    <w:rsid w:val="00474658"/>
    <w:rsid w:val="0047502D"/>
    <w:rsid w:val="0047607B"/>
    <w:rsid w:val="004801B1"/>
    <w:rsid w:val="00481C0B"/>
    <w:rsid w:val="00483509"/>
    <w:rsid w:val="00484068"/>
    <w:rsid w:val="004846D7"/>
    <w:rsid w:val="004925BB"/>
    <w:rsid w:val="00494AA8"/>
    <w:rsid w:val="004955A0"/>
    <w:rsid w:val="00495C82"/>
    <w:rsid w:val="004A0F3C"/>
    <w:rsid w:val="004B37DE"/>
    <w:rsid w:val="004B4959"/>
    <w:rsid w:val="004B4980"/>
    <w:rsid w:val="004B4EED"/>
    <w:rsid w:val="004C1846"/>
    <w:rsid w:val="004C36C8"/>
    <w:rsid w:val="004C5FB5"/>
    <w:rsid w:val="004C61AE"/>
    <w:rsid w:val="004C66CB"/>
    <w:rsid w:val="004D0552"/>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16D9"/>
    <w:rsid w:val="00513D2F"/>
    <w:rsid w:val="005147C8"/>
    <w:rsid w:val="00516505"/>
    <w:rsid w:val="00517F18"/>
    <w:rsid w:val="00520285"/>
    <w:rsid w:val="00526A44"/>
    <w:rsid w:val="00527E91"/>
    <w:rsid w:val="005339DC"/>
    <w:rsid w:val="0054056C"/>
    <w:rsid w:val="00540B2E"/>
    <w:rsid w:val="00542506"/>
    <w:rsid w:val="00545590"/>
    <w:rsid w:val="005513EF"/>
    <w:rsid w:val="005568EB"/>
    <w:rsid w:val="005625B7"/>
    <w:rsid w:val="00562C0C"/>
    <w:rsid w:val="00565B28"/>
    <w:rsid w:val="00566CF0"/>
    <w:rsid w:val="00573B08"/>
    <w:rsid w:val="00574BB0"/>
    <w:rsid w:val="00575B7B"/>
    <w:rsid w:val="005768E5"/>
    <w:rsid w:val="005842D0"/>
    <w:rsid w:val="00585913"/>
    <w:rsid w:val="0058787B"/>
    <w:rsid w:val="005904A8"/>
    <w:rsid w:val="00591FCA"/>
    <w:rsid w:val="00592033"/>
    <w:rsid w:val="00593361"/>
    <w:rsid w:val="005967C9"/>
    <w:rsid w:val="005A2CCD"/>
    <w:rsid w:val="005A4BC0"/>
    <w:rsid w:val="005A537D"/>
    <w:rsid w:val="005B12BA"/>
    <w:rsid w:val="005B6E3B"/>
    <w:rsid w:val="005C1490"/>
    <w:rsid w:val="005C1F79"/>
    <w:rsid w:val="005C3AD8"/>
    <w:rsid w:val="005C5F64"/>
    <w:rsid w:val="005D7F3E"/>
    <w:rsid w:val="005E13E5"/>
    <w:rsid w:val="005E1D78"/>
    <w:rsid w:val="005E2AB5"/>
    <w:rsid w:val="005E4A2F"/>
    <w:rsid w:val="005F41FD"/>
    <w:rsid w:val="005F6076"/>
    <w:rsid w:val="0060022D"/>
    <w:rsid w:val="0060329C"/>
    <w:rsid w:val="006204CC"/>
    <w:rsid w:val="006233BE"/>
    <w:rsid w:val="00625A90"/>
    <w:rsid w:val="006278AC"/>
    <w:rsid w:val="00630AE6"/>
    <w:rsid w:val="00632A46"/>
    <w:rsid w:val="0064151A"/>
    <w:rsid w:val="0064180F"/>
    <w:rsid w:val="00641D0F"/>
    <w:rsid w:val="0064250D"/>
    <w:rsid w:val="0064375C"/>
    <w:rsid w:val="00653523"/>
    <w:rsid w:val="00660156"/>
    <w:rsid w:val="006616F1"/>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B1AB8"/>
    <w:rsid w:val="006B1D41"/>
    <w:rsid w:val="006B47E3"/>
    <w:rsid w:val="006B76BC"/>
    <w:rsid w:val="006B7FA5"/>
    <w:rsid w:val="006C6C41"/>
    <w:rsid w:val="006D0EB9"/>
    <w:rsid w:val="006D2271"/>
    <w:rsid w:val="006D3DA4"/>
    <w:rsid w:val="006D442B"/>
    <w:rsid w:val="006D7F67"/>
    <w:rsid w:val="006E1600"/>
    <w:rsid w:val="006E3077"/>
    <w:rsid w:val="006E44A0"/>
    <w:rsid w:val="006E6454"/>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610DF"/>
    <w:rsid w:val="007613FA"/>
    <w:rsid w:val="00761736"/>
    <w:rsid w:val="00765475"/>
    <w:rsid w:val="007668E1"/>
    <w:rsid w:val="00766949"/>
    <w:rsid w:val="00770F69"/>
    <w:rsid w:val="00774585"/>
    <w:rsid w:val="00774F9D"/>
    <w:rsid w:val="00783610"/>
    <w:rsid w:val="007852F9"/>
    <w:rsid w:val="007858A3"/>
    <w:rsid w:val="00785ACB"/>
    <w:rsid w:val="00786773"/>
    <w:rsid w:val="00787124"/>
    <w:rsid w:val="00790723"/>
    <w:rsid w:val="00790DCC"/>
    <w:rsid w:val="00791E98"/>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D7FAF"/>
    <w:rsid w:val="007E0975"/>
    <w:rsid w:val="007F0284"/>
    <w:rsid w:val="007F1440"/>
    <w:rsid w:val="007F2554"/>
    <w:rsid w:val="007F3EBE"/>
    <w:rsid w:val="007F5D89"/>
    <w:rsid w:val="007F790C"/>
    <w:rsid w:val="007F79C8"/>
    <w:rsid w:val="007F7A29"/>
    <w:rsid w:val="00803FB7"/>
    <w:rsid w:val="008071D3"/>
    <w:rsid w:val="0081472A"/>
    <w:rsid w:val="00816249"/>
    <w:rsid w:val="0081630C"/>
    <w:rsid w:val="00821213"/>
    <w:rsid w:val="008243CC"/>
    <w:rsid w:val="008276D4"/>
    <w:rsid w:val="008342E0"/>
    <w:rsid w:val="008360A6"/>
    <w:rsid w:val="008467F5"/>
    <w:rsid w:val="00847AA7"/>
    <w:rsid w:val="00847C1E"/>
    <w:rsid w:val="008529A3"/>
    <w:rsid w:val="00853095"/>
    <w:rsid w:val="00860B6A"/>
    <w:rsid w:val="0086297B"/>
    <w:rsid w:val="008647FF"/>
    <w:rsid w:val="008655CA"/>
    <w:rsid w:val="008656A8"/>
    <w:rsid w:val="00866076"/>
    <w:rsid w:val="008666E6"/>
    <w:rsid w:val="00866C21"/>
    <w:rsid w:val="00867D8B"/>
    <w:rsid w:val="00872094"/>
    <w:rsid w:val="008724CE"/>
    <w:rsid w:val="0087388B"/>
    <w:rsid w:val="00873E3B"/>
    <w:rsid w:val="0087402B"/>
    <w:rsid w:val="00877EF7"/>
    <w:rsid w:val="00880B8E"/>
    <w:rsid w:val="00880D06"/>
    <w:rsid w:val="00883002"/>
    <w:rsid w:val="008905B5"/>
    <w:rsid w:val="00890B7C"/>
    <w:rsid w:val="00891BC0"/>
    <w:rsid w:val="008976AA"/>
    <w:rsid w:val="008A0149"/>
    <w:rsid w:val="008A1A68"/>
    <w:rsid w:val="008A29F9"/>
    <w:rsid w:val="008A39DC"/>
    <w:rsid w:val="008A5EA5"/>
    <w:rsid w:val="008A6E85"/>
    <w:rsid w:val="008A7C14"/>
    <w:rsid w:val="008A7EAF"/>
    <w:rsid w:val="008B0E39"/>
    <w:rsid w:val="008B0F71"/>
    <w:rsid w:val="008B2B4B"/>
    <w:rsid w:val="008B4F7D"/>
    <w:rsid w:val="008B532C"/>
    <w:rsid w:val="008B572F"/>
    <w:rsid w:val="008B6084"/>
    <w:rsid w:val="008B7336"/>
    <w:rsid w:val="008C1017"/>
    <w:rsid w:val="008C14F7"/>
    <w:rsid w:val="008C2237"/>
    <w:rsid w:val="008C22B7"/>
    <w:rsid w:val="008C4447"/>
    <w:rsid w:val="008C7464"/>
    <w:rsid w:val="008D0505"/>
    <w:rsid w:val="008D28C2"/>
    <w:rsid w:val="008D6D77"/>
    <w:rsid w:val="008E5833"/>
    <w:rsid w:val="008E70E1"/>
    <w:rsid w:val="008F022C"/>
    <w:rsid w:val="008F0680"/>
    <w:rsid w:val="008F2921"/>
    <w:rsid w:val="008F39E8"/>
    <w:rsid w:val="008F5D72"/>
    <w:rsid w:val="00901D29"/>
    <w:rsid w:val="00902446"/>
    <w:rsid w:val="0090568D"/>
    <w:rsid w:val="00907114"/>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4BE6"/>
    <w:rsid w:val="00967305"/>
    <w:rsid w:val="00967328"/>
    <w:rsid w:val="00976C00"/>
    <w:rsid w:val="00977597"/>
    <w:rsid w:val="00980C7E"/>
    <w:rsid w:val="009820B5"/>
    <w:rsid w:val="00982EB0"/>
    <w:rsid w:val="00984659"/>
    <w:rsid w:val="00984C36"/>
    <w:rsid w:val="00987A35"/>
    <w:rsid w:val="00987BA1"/>
    <w:rsid w:val="009906A3"/>
    <w:rsid w:val="00990BF2"/>
    <w:rsid w:val="00993041"/>
    <w:rsid w:val="009945A8"/>
    <w:rsid w:val="009A0BFC"/>
    <w:rsid w:val="009A5F35"/>
    <w:rsid w:val="009A5F8D"/>
    <w:rsid w:val="009A6070"/>
    <w:rsid w:val="009B152F"/>
    <w:rsid w:val="009B4E54"/>
    <w:rsid w:val="009C1B12"/>
    <w:rsid w:val="009C2206"/>
    <w:rsid w:val="009C4229"/>
    <w:rsid w:val="009D1875"/>
    <w:rsid w:val="009D53E2"/>
    <w:rsid w:val="009E0F8D"/>
    <w:rsid w:val="009E3265"/>
    <w:rsid w:val="009E342F"/>
    <w:rsid w:val="009E6CD8"/>
    <w:rsid w:val="00A00110"/>
    <w:rsid w:val="00A02BB9"/>
    <w:rsid w:val="00A044AB"/>
    <w:rsid w:val="00A06AE1"/>
    <w:rsid w:val="00A12730"/>
    <w:rsid w:val="00A14A35"/>
    <w:rsid w:val="00A207B9"/>
    <w:rsid w:val="00A24DDA"/>
    <w:rsid w:val="00A2722F"/>
    <w:rsid w:val="00A275C1"/>
    <w:rsid w:val="00A303F9"/>
    <w:rsid w:val="00A33CEC"/>
    <w:rsid w:val="00A349C5"/>
    <w:rsid w:val="00A405EF"/>
    <w:rsid w:val="00A40C21"/>
    <w:rsid w:val="00A42B3C"/>
    <w:rsid w:val="00A44823"/>
    <w:rsid w:val="00A477A0"/>
    <w:rsid w:val="00A54FC4"/>
    <w:rsid w:val="00A56A95"/>
    <w:rsid w:val="00A5769F"/>
    <w:rsid w:val="00A57FBD"/>
    <w:rsid w:val="00A61EFB"/>
    <w:rsid w:val="00A62AA8"/>
    <w:rsid w:val="00A66CB3"/>
    <w:rsid w:val="00A67000"/>
    <w:rsid w:val="00A67888"/>
    <w:rsid w:val="00A73BC5"/>
    <w:rsid w:val="00A76A39"/>
    <w:rsid w:val="00A77070"/>
    <w:rsid w:val="00A8036A"/>
    <w:rsid w:val="00A83330"/>
    <w:rsid w:val="00A83FF7"/>
    <w:rsid w:val="00A86F87"/>
    <w:rsid w:val="00A925BC"/>
    <w:rsid w:val="00A9379A"/>
    <w:rsid w:val="00A93865"/>
    <w:rsid w:val="00A95A84"/>
    <w:rsid w:val="00AA07DB"/>
    <w:rsid w:val="00AA3AFA"/>
    <w:rsid w:val="00AB5E75"/>
    <w:rsid w:val="00AC180E"/>
    <w:rsid w:val="00AC25CC"/>
    <w:rsid w:val="00AC4F97"/>
    <w:rsid w:val="00AD092E"/>
    <w:rsid w:val="00AD140F"/>
    <w:rsid w:val="00AD3911"/>
    <w:rsid w:val="00AD4A57"/>
    <w:rsid w:val="00AD4F2B"/>
    <w:rsid w:val="00AD5AAD"/>
    <w:rsid w:val="00AE645C"/>
    <w:rsid w:val="00AE6BA8"/>
    <w:rsid w:val="00AF0716"/>
    <w:rsid w:val="00AF4F41"/>
    <w:rsid w:val="00B0551B"/>
    <w:rsid w:val="00B06AC7"/>
    <w:rsid w:val="00B121B4"/>
    <w:rsid w:val="00B124C4"/>
    <w:rsid w:val="00B128B9"/>
    <w:rsid w:val="00B1570A"/>
    <w:rsid w:val="00B200BF"/>
    <w:rsid w:val="00B22899"/>
    <w:rsid w:val="00B24D3F"/>
    <w:rsid w:val="00B24EAF"/>
    <w:rsid w:val="00B253FE"/>
    <w:rsid w:val="00B25715"/>
    <w:rsid w:val="00B3018B"/>
    <w:rsid w:val="00B31842"/>
    <w:rsid w:val="00B32147"/>
    <w:rsid w:val="00B33350"/>
    <w:rsid w:val="00B36FFC"/>
    <w:rsid w:val="00B433D4"/>
    <w:rsid w:val="00B4628E"/>
    <w:rsid w:val="00B50C4A"/>
    <w:rsid w:val="00B51EE6"/>
    <w:rsid w:val="00B52465"/>
    <w:rsid w:val="00B579CA"/>
    <w:rsid w:val="00B72068"/>
    <w:rsid w:val="00B729BB"/>
    <w:rsid w:val="00B75936"/>
    <w:rsid w:val="00B85BAE"/>
    <w:rsid w:val="00B86715"/>
    <w:rsid w:val="00B867BF"/>
    <w:rsid w:val="00B9045B"/>
    <w:rsid w:val="00B95F99"/>
    <w:rsid w:val="00BA00EB"/>
    <w:rsid w:val="00BA1603"/>
    <w:rsid w:val="00BA2186"/>
    <w:rsid w:val="00BA6420"/>
    <w:rsid w:val="00BB065F"/>
    <w:rsid w:val="00BB097E"/>
    <w:rsid w:val="00BB3035"/>
    <w:rsid w:val="00BB6620"/>
    <w:rsid w:val="00BB72A1"/>
    <w:rsid w:val="00BC0965"/>
    <w:rsid w:val="00BC10A5"/>
    <w:rsid w:val="00BC5C2A"/>
    <w:rsid w:val="00BC6D2C"/>
    <w:rsid w:val="00BC6DAC"/>
    <w:rsid w:val="00BC7F8B"/>
    <w:rsid w:val="00BD1314"/>
    <w:rsid w:val="00BD533C"/>
    <w:rsid w:val="00BD7621"/>
    <w:rsid w:val="00BD7A4B"/>
    <w:rsid w:val="00BE0376"/>
    <w:rsid w:val="00BE142B"/>
    <w:rsid w:val="00BE1EFE"/>
    <w:rsid w:val="00BE3D69"/>
    <w:rsid w:val="00BE59BB"/>
    <w:rsid w:val="00BE5EA0"/>
    <w:rsid w:val="00BE6526"/>
    <w:rsid w:val="00BF0799"/>
    <w:rsid w:val="00BF2992"/>
    <w:rsid w:val="00BF2C28"/>
    <w:rsid w:val="00BF45CD"/>
    <w:rsid w:val="00BF564B"/>
    <w:rsid w:val="00C047E8"/>
    <w:rsid w:val="00C05204"/>
    <w:rsid w:val="00C0698D"/>
    <w:rsid w:val="00C10490"/>
    <w:rsid w:val="00C10EE7"/>
    <w:rsid w:val="00C13896"/>
    <w:rsid w:val="00C15929"/>
    <w:rsid w:val="00C15F4C"/>
    <w:rsid w:val="00C26205"/>
    <w:rsid w:val="00C27676"/>
    <w:rsid w:val="00C27CEB"/>
    <w:rsid w:val="00C32A9F"/>
    <w:rsid w:val="00C36F8C"/>
    <w:rsid w:val="00C379F3"/>
    <w:rsid w:val="00C37EAC"/>
    <w:rsid w:val="00C404DD"/>
    <w:rsid w:val="00C40C99"/>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779FD"/>
    <w:rsid w:val="00C84552"/>
    <w:rsid w:val="00C86DF1"/>
    <w:rsid w:val="00C94532"/>
    <w:rsid w:val="00C95CE4"/>
    <w:rsid w:val="00C96B61"/>
    <w:rsid w:val="00CA0A13"/>
    <w:rsid w:val="00CA3C2B"/>
    <w:rsid w:val="00CA4505"/>
    <w:rsid w:val="00CA6C9A"/>
    <w:rsid w:val="00CB2479"/>
    <w:rsid w:val="00CB6441"/>
    <w:rsid w:val="00CB6507"/>
    <w:rsid w:val="00CB79F8"/>
    <w:rsid w:val="00CC46A8"/>
    <w:rsid w:val="00CC5876"/>
    <w:rsid w:val="00CC6B1A"/>
    <w:rsid w:val="00CD0128"/>
    <w:rsid w:val="00CD224D"/>
    <w:rsid w:val="00CD2B96"/>
    <w:rsid w:val="00CD3383"/>
    <w:rsid w:val="00CD3F46"/>
    <w:rsid w:val="00CD404E"/>
    <w:rsid w:val="00CD53C6"/>
    <w:rsid w:val="00CD79A5"/>
    <w:rsid w:val="00CE543F"/>
    <w:rsid w:val="00CE7F4C"/>
    <w:rsid w:val="00CF1278"/>
    <w:rsid w:val="00CF132D"/>
    <w:rsid w:val="00CF1A5B"/>
    <w:rsid w:val="00CF31FB"/>
    <w:rsid w:val="00CF456F"/>
    <w:rsid w:val="00CF4BD8"/>
    <w:rsid w:val="00CF6824"/>
    <w:rsid w:val="00D04D66"/>
    <w:rsid w:val="00D05247"/>
    <w:rsid w:val="00D11CD4"/>
    <w:rsid w:val="00D1226B"/>
    <w:rsid w:val="00D125F7"/>
    <w:rsid w:val="00D17C87"/>
    <w:rsid w:val="00D23CE3"/>
    <w:rsid w:val="00D36FF4"/>
    <w:rsid w:val="00D37989"/>
    <w:rsid w:val="00D40A01"/>
    <w:rsid w:val="00D40AC4"/>
    <w:rsid w:val="00D40EAB"/>
    <w:rsid w:val="00D41FC4"/>
    <w:rsid w:val="00D42941"/>
    <w:rsid w:val="00D429A0"/>
    <w:rsid w:val="00D42AC7"/>
    <w:rsid w:val="00D43827"/>
    <w:rsid w:val="00D51623"/>
    <w:rsid w:val="00D53B5B"/>
    <w:rsid w:val="00D57A7F"/>
    <w:rsid w:val="00D60CAC"/>
    <w:rsid w:val="00D610B4"/>
    <w:rsid w:val="00D629E7"/>
    <w:rsid w:val="00D72A40"/>
    <w:rsid w:val="00D731B5"/>
    <w:rsid w:val="00D7487C"/>
    <w:rsid w:val="00D754D8"/>
    <w:rsid w:val="00D7598D"/>
    <w:rsid w:val="00D77EB0"/>
    <w:rsid w:val="00D80154"/>
    <w:rsid w:val="00D802AB"/>
    <w:rsid w:val="00D8119A"/>
    <w:rsid w:val="00D84BCD"/>
    <w:rsid w:val="00D86ED8"/>
    <w:rsid w:val="00D90BB5"/>
    <w:rsid w:val="00D92C6B"/>
    <w:rsid w:val="00D93779"/>
    <w:rsid w:val="00D955C3"/>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11CF"/>
    <w:rsid w:val="00E04562"/>
    <w:rsid w:val="00E0515B"/>
    <w:rsid w:val="00E100F3"/>
    <w:rsid w:val="00E10125"/>
    <w:rsid w:val="00E10972"/>
    <w:rsid w:val="00E119AB"/>
    <w:rsid w:val="00E11DCB"/>
    <w:rsid w:val="00E12308"/>
    <w:rsid w:val="00E14434"/>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7CE5"/>
    <w:rsid w:val="00E67DBD"/>
    <w:rsid w:val="00E706EB"/>
    <w:rsid w:val="00E73F17"/>
    <w:rsid w:val="00E74A5B"/>
    <w:rsid w:val="00E76E3B"/>
    <w:rsid w:val="00E77587"/>
    <w:rsid w:val="00E80509"/>
    <w:rsid w:val="00E83D62"/>
    <w:rsid w:val="00E847CD"/>
    <w:rsid w:val="00E90A7C"/>
    <w:rsid w:val="00E951A7"/>
    <w:rsid w:val="00E96426"/>
    <w:rsid w:val="00E96BE8"/>
    <w:rsid w:val="00EA1832"/>
    <w:rsid w:val="00EA3229"/>
    <w:rsid w:val="00EA3BC0"/>
    <w:rsid w:val="00EA53B2"/>
    <w:rsid w:val="00EA6C56"/>
    <w:rsid w:val="00EA749C"/>
    <w:rsid w:val="00EA782F"/>
    <w:rsid w:val="00EB0A10"/>
    <w:rsid w:val="00EB1135"/>
    <w:rsid w:val="00EC4D54"/>
    <w:rsid w:val="00ED12C3"/>
    <w:rsid w:val="00ED3991"/>
    <w:rsid w:val="00ED3E74"/>
    <w:rsid w:val="00EE162F"/>
    <w:rsid w:val="00EE1ADB"/>
    <w:rsid w:val="00EE35E6"/>
    <w:rsid w:val="00EE3E2C"/>
    <w:rsid w:val="00EE5E52"/>
    <w:rsid w:val="00EE7D5F"/>
    <w:rsid w:val="00EF27C8"/>
    <w:rsid w:val="00EF2DB8"/>
    <w:rsid w:val="00EF6511"/>
    <w:rsid w:val="00F04ADB"/>
    <w:rsid w:val="00F137BA"/>
    <w:rsid w:val="00F15C1D"/>
    <w:rsid w:val="00F15CCF"/>
    <w:rsid w:val="00F23FCC"/>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7C3"/>
    <w:rsid w:val="00F87B98"/>
    <w:rsid w:val="00F92E1F"/>
    <w:rsid w:val="00FA0BBE"/>
    <w:rsid w:val="00FA1428"/>
    <w:rsid w:val="00FA17E0"/>
    <w:rsid w:val="00FA2D93"/>
    <w:rsid w:val="00FA5693"/>
    <w:rsid w:val="00FA6080"/>
    <w:rsid w:val="00FB3596"/>
    <w:rsid w:val="00FB3BEF"/>
    <w:rsid w:val="00FB5CB9"/>
    <w:rsid w:val="00FB6FAA"/>
    <w:rsid w:val="00FC1FFC"/>
    <w:rsid w:val="00FD0D0B"/>
    <w:rsid w:val="00FD3D3A"/>
    <w:rsid w:val="00FD4232"/>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C4D54"/>
    <w:pPr>
      <w:keepNext/>
      <w:keepLines/>
      <w:spacing w:before="36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C4D54"/>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link w:val="CaptionChar"/>
    <w:uiPriority w:val="35"/>
    <w:unhideWhenUsed/>
    <w:qFormat/>
    <w:rsid w:val="00C40C99"/>
    <w:pPr>
      <w:spacing w:after="6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EA749C"/>
    <w:pPr>
      <w:tabs>
        <w:tab w:val="right" w:leader="dot" w:pos="9016"/>
      </w:tabs>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 w:type="paragraph" w:styleId="TableofFigures">
    <w:name w:val="table of figures"/>
    <w:basedOn w:val="Normal"/>
    <w:next w:val="Normal"/>
    <w:uiPriority w:val="99"/>
    <w:unhideWhenUsed/>
    <w:rsid w:val="00C40C99"/>
    <w:pPr>
      <w:spacing w:after="0"/>
    </w:pPr>
  </w:style>
  <w:style w:type="paragraph" w:customStyle="1" w:styleId="FigCaptionNotes">
    <w:name w:val="Fig Caption Notes"/>
    <w:basedOn w:val="Caption"/>
    <w:link w:val="FigCaptionNotesChar"/>
    <w:qFormat/>
    <w:rsid w:val="00C40C99"/>
    <w:pPr>
      <w:spacing w:after="240"/>
    </w:pPr>
    <w:rPr>
      <w:b w:val="0"/>
      <w:bCs w:val="0"/>
    </w:rPr>
  </w:style>
  <w:style w:type="character" w:customStyle="1" w:styleId="CaptionChar">
    <w:name w:val="Caption Char"/>
    <w:basedOn w:val="DefaultParagraphFont"/>
    <w:link w:val="Caption"/>
    <w:uiPriority w:val="35"/>
    <w:rsid w:val="00C40C99"/>
    <w:rPr>
      <w:b/>
      <w:bCs/>
      <w:sz w:val="18"/>
      <w:szCs w:val="18"/>
    </w:rPr>
  </w:style>
  <w:style w:type="character" w:customStyle="1" w:styleId="FigCaptionNotesChar">
    <w:name w:val="Fig Caption Notes Char"/>
    <w:basedOn w:val="CaptionChar"/>
    <w:link w:val="FigCaptionNotes"/>
    <w:rsid w:val="00C40C99"/>
    <w:rPr>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6/09/relationships/commentsIds" Target="commentsIds.xml"/><Relationship Id="rId18" Type="http://schemas.openxmlformats.org/officeDocument/2006/relationships/hyperlink" Target="https://ghsl.jrc.ec.europa.eu/ghs_smod2023.ph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github.com/joepost/india_adp"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15325</TotalTime>
  <Pages>41</Pages>
  <Words>32137</Words>
  <Characters>183182</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198</cp:revision>
  <cp:lastPrinted>2023-05-05T15:20:00Z</cp:lastPrinted>
  <dcterms:created xsi:type="dcterms:W3CDTF">2023-05-24T12:47:00Z</dcterms:created>
  <dcterms:modified xsi:type="dcterms:W3CDTF">2023-08-25T11:16:00Z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id="9PKdmmp1"/&gt;&lt;style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