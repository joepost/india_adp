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6F96D" w14:textId="77777777" w:rsidR="00907F72" w:rsidRDefault="00907F72" w:rsidP="00907F72">
      <w:pPr>
        <w:pStyle w:val="Title"/>
      </w:pPr>
    </w:p>
    <w:p w14:paraId="7073AFF7" w14:textId="77777777" w:rsidR="00907F72" w:rsidRDefault="00907F72" w:rsidP="00907F72">
      <w:pPr>
        <w:pStyle w:val="Title"/>
      </w:pPr>
    </w:p>
    <w:p w14:paraId="2B5C9170" w14:textId="77777777" w:rsidR="00907F72" w:rsidRDefault="00907F72" w:rsidP="00907F72">
      <w:pPr>
        <w:pStyle w:val="Title"/>
      </w:pPr>
    </w:p>
    <w:p w14:paraId="05FCA404" w14:textId="5EB818C6" w:rsidR="00907F72" w:rsidRPr="00907F72" w:rsidRDefault="00907F72" w:rsidP="00266643">
      <w:pPr>
        <w:pStyle w:val="Title"/>
      </w:pPr>
      <w:r>
        <w:t xml:space="preserve">A </w:t>
      </w:r>
      <w:r>
        <w:t>m</w:t>
      </w:r>
      <w:r>
        <w:t xml:space="preserve">ethod for </w:t>
      </w:r>
      <w:r>
        <w:t>s</w:t>
      </w:r>
      <w:r>
        <w:t>patial estimation of agricultural dependence</w:t>
      </w:r>
    </w:p>
    <w:p w14:paraId="7926F785" w14:textId="482CEFEA" w:rsidR="00907F72" w:rsidRPr="00266643" w:rsidRDefault="00907F72" w:rsidP="00907F72">
      <w:pPr>
        <w:pStyle w:val="Subtitle"/>
        <w:rPr>
          <w:rStyle w:val="SubtleEmphasis"/>
          <w:i w:val="0"/>
          <w:iCs w:val="0"/>
          <w:sz w:val="24"/>
          <w:szCs w:val="28"/>
        </w:rPr>
      </w:pPr>
      <w:r w:rsidRPr="00266643">
        <w:rPr>
          <w:rStyle w:val="SubtleEmphasis"/>
          <w:i w:val="0"/>
          <w:iCs w:val="0"/>
          <w:sz w:val="24"/>
          <w:szCs w:val="28"/>
        </w:rPr>
        <w:t>Using spatial disaggregation to identify agricultural populations in India.</w:t>
      </w:r>
    </w:p>
    <w:p w14:paraId="41B597E0" w14:textId="77777777" w:rsidR="00907F72" w:rsidRDefault="00907F72" w:rsidP="00907F72"/>
    <w:p w14:paraId="362A7405" w14:textId="77777777" w:rsidR="00266643" w:rsidRDefault="00266643" w:rsidP="00907F72">
      <w:pPr>
        <w:jc w:val="center"/>
      </w:pPr>
    </w:p>
    <w:p w14:paraId="049C2B86" w14:textId="04B8B0F6" w:rsidR="00907F72" w:rsidRPr="00266643" w:rsidRDefault="00907F72" w:rsidP="00266643">
      <w:pPr>
        <w:jc w:val="center"/>
        <w:rPr>
          <w:b/>
          <w:bCs/>
          <w:sz w:val="24"/>
          <w:szCs w:val="24"/>
        </w:rPr>
      </w:pPr>
      <w:r w:rsidRPr="00266643">
        <w:rPr>
          <w:b/>
          <w:bCs/>
          <w:sz w:val="24"/>
          <w:szCs w:val="24"/>
        </w:rPr>
        <w:t>Joe Post</w:t>
      </w:r>
    </w:p>
    <w:p w14:paraId="429CBE3A" w14:textId="77777777" w:rsidR="00907F72" w:rsidRDefault="00907F72" w:rsidP="00907F72">
      <w:pPr>
        <w:jc w:val="center"/>
      </w:pPr>
      <w:r>
        <w:t>August 2023</w:t>
      </w:r>
    </w:p>
    <w:p w14:paraId="160F6AB3" w14:textId="77777777" w:rsidR="00266643" w:rsidRDefault="00266643" w:rsidP="00907F72">
      <w:pPr>
        <w:jc w:val="center"/>
      </w:pPr>
    </w:p>
    <w:p w14:paraId="202389E2" w14:textId="77777777" w:rsidR="00266643" w:rsidRDefault="00266643" w:rsidP="00907F72">
      <w:pPr>
        <w:jc w:val="center"/>
      </w:pPr>
    </w:p>
    <w:p w14:paraId="1099851C" w14:textId="77777777" w:rsidR="009B152F" w:rsidRDefault="009B152F" w:rsidP="00907F72">
      <w:pPr>
        <w:jc w:val="center"/>
      </w:pPr>
    </w:p>
    <w:p w14:paraId="1451756C" w14:textId="51F140BB" w:rsidR="00266643" w:rsidRDefault="009B152F" w:rsidP="00907F72">
      <w:pPr>
        <w:jc w:val="center"/>
      </w:pPr>
      <w:r>
        <w:t>Supervisor: Dr Fulvio Lopane</w:t>
      </w:r>
    </w:p>
    <w:p w14:paraId="40AB53DB" w14:textId="015E17CA" w:rsidR="009B152F" w:rsidRDefault="009B152F" w:rsidP="00907F72">
      <w:pPr>
        <w:jc w:val="center"/>
      </w:pPr>
      <w:r>
        <w:t xml:space="preserve">Word count: </w:t>
      </w:r>
      <w:r w:rsidRPr="00BA6420">
        <w:rPr>
          <w:highlight w:val="yellow"/>
        </w:rPr>
        <w:t>XXXX</w:t>
      </w:r>
    </w:p>
    <w:p w14:paraId="0B332A98" w14:textId="7E0B927B" w:rsidR="009B152F" w:rsidRDefault="009B152F" w:rsidP="00907F72">
      <w:pPr>
        <w:jc w:val="center"/>
      </w:pPr>
      <w:hyperlink r:id="rId8" w:history="1">
        <w:r w:rsidRPr="009B152F">
          <w:rPr>
            <w:rStyle w:val="Hyperlink"/>
          </w:rPr>
          <w:t>Github Link</w:t>
        </w:r>
      </w:hyperlink>
    </w:p>
    <w:p w14:paraId="226AF910" w14:textId="77777777" w:rsidR="00266643" w:rsidRDefault="00266643" w:rsidP="00907F72">
      <w:pPr>
        <w:jc w:val="center"/>
      </w:pPr>
    </w:p>
    <w:p w14:paraId="79860037" w14:textId="77777777" w:rsidR="00266643" w:rsidRDefault="00266643" w:rsidP="00907F72">
      <w:pPr>
        <w:jc w:val="center"/>
      </w:pPr>
    </w:p>
    <w:p w14:paraId="6B6B9646" w14:textId="77777777" w:rsidR="00266643" w:rsidRDefault="00266643" w:rsidP="00907F72">
      <w:pPr>
        <w:jc w:val="center"/>
        <w:rPr>
          <w:sz w:val="20"/>
          <w:szCs w:val="20"/>
        </w:rPr>
      </w:pPr>
      <w:r>
        <w:rPr>
          <w:sz w:val="20"/>
          <w:szCs w:val="20"/>
        </w:rPr>
        <w:t xml:space="preserve">A Dissertation submitted in part fulfilment of the </w:t>
      </w:r>
    </w:p>
    <w:p w14:paraId="2778D1B6" w14:textId="77777777" w:rsidR="00266643" w:rsidRDefault="00266643" w:rsidP="00907F72">
      <w:pPr>
        <w:jc w:val="center"/>
        <w:rPr>
          <w:sz w:val="20"/>
          <w:szCs w:val="20"/>
        </w:rPr>
      </w:pPr>
      <w:r>
        <w:rPr>
          <w:sz w:val="20"/>
          <w:szCs w:val="20"/>
        </w:rPr>
        <w:t>Degree of Master of Science:</w:t>
      </w:r>
    </w:p>
    <w:p w14:paraId="34EAF1D1" w14:textId="77777777" w:rsidR="00266643" w:rsidRDefault="00266643" w:rsidP="00907F72">
      <w:pPr>
        <w:jc w:val="center"/>
        <w:rPr>
          <w:sz w:val="20"/>
          <w:szCs w:val="20"/>
        </w:rPr>
      </w:pPr>
      <w:r>
        <w:rPr>
          <w:sz w:val="20"/>
          <w:szCs w:val="20"/>
        </w:rPr>
        <w:t>Urban Spatial Science</w:t>
      </w:r>
    </w:p>
    <w:p w14:paraId="69EE4EDF" w14:textId="77777777" w:rsidR="00266643" w:rsidRDefault="00266643" w:rsidP="009B152F">
      <w:pPr>
        <w:rPr>
          <w:sz w:val="20"/>
          <w:szCs w:val="20"/>
        </w:rPr>
      </w:pPr>
    </w:p>
    <w:p w14:paraId="2CAFF2CA" w14:textId="77777777" w:rsidR="00266643" w:rsidRDefault="00266643" w:rsidP="00907F72">
      <w:pPr>
        <w:jc w:val="center"/>
        <w:rPr>
          <w:sz w:val="20"/>
          <w:szCs w:val="20"/>
        </w:rPr>
      </w:pPr>
      <w:r>
        <w:rPr>
          <w:sz w:val="20"/>
          <w:szCs w:val="20"/>
        </w:rPr>
        <w:t>Centre for Advanced Spatial Analysis</w:t>
      </w:r>
    </w:p>
    <w:p w14:paraId="0C64EF4A" w14:textId="77777777" w:rsidR="00266643" w:rsidRDefault="00266643" w:rsidP="00266643">
      <w:pPr>
        <w:jc w:val="center"/>
        <w:rPr>
          <w:sz w:val="20"/>
          <w:szCs w:val="20"/>
        </w:rPr>
      </w:pPr>
      <w:r>
        <w:rPr>
          <w:sz w:val="20"/>
          <w:szCs w:val="20"/>
        </w:rPr>
        <w:t>The Bartlett Faculty of the Built Environment</w:t>
      </w:r>
    </w:p>
    <w:p w14:paraId="3B996050" w14:textId="77777777" w:rsidR="00266643" w:rsidRDefault="00266643" w:rsidP="00266643">
      <w:pPr>
        <w:jc w:val="center"/>
        <w:rPr>
          <w:sz w:val="20"/>
          <w:szCs w:val="20"/>
        </w:rPr>
      </w:pPr>
      <w:r>
        <w:rPr>
          <w:sz w:val="20"/>
          <w:szCs w:val="20"/>
        </w:rPr>
        <w:t>University College London</w:t>
      </w:r>
    </w:p>
    <w:p w14:paraId="0F2903D1" w14:textId="77777777" w:rsidR="000F1B10" w:rsidRDefault="000F1B10" w:rsidP="000F1B10">
      <w:pPr>
        <w:rPr>
          <w:sz w:val="20"/>
          <w:szCs w:val="20"/>
        </w:rPr>
      </w:pPr>
    </w:p>
    <w:p w14:paraId="0AF193DE" w14:textId="7C4F2E85" w:rsidR="000F1B10" w:rsidRPr="00266643" w:rsidRDefault="000F1B10" w:rsidP="000F1B10">
      <w:pPr>
        <w:rPr>
          <w:sz w:val="20"/>
          <w:szCs w:val="20"/>
        </w:rPr>
        <w:sectPr w:rsidR="000F1B10" w:rsidRPr="00266643">
          <w:headerReference w:type="default" r:id="rId9"/>
          <w:footerReference w:type="default" r:id="rId10"/>
          <w:pgSz w:w="11906" w:h="16838"/>
          <w:pgMar w:top="1440" w:right="1440" w:bottom="1440" w:left="1440" w:header="708" w:footer="708" w:gutter="0"/>
          <w:cols w:space="708"/>
          <w:docGrid w:linePitch="360"/>
        </w:sectPr>
      </w:pPr>
    </w:p>
    <w:p w14:paraId="2BDFCFF3" w14:textId="77777777" w:rsidR="00BA6420" w:rsidRDefault="00BA6420" w:rsidP="00BA6420">
      <w:pPr>
        <w:pStyle w:val="Heading2"/>
      </w:pPr>
      <w:bookmarkStart w:id="0" w:name="_Toc143291892"/>
      <w:r>
        <w:lastRenderedPageBreak/>
        <w:t>Abstract</w:t>
      </w:r>
      <w:bookmarkEnd w:id="0"/>
    </w:p>
    <w:p w14:paraId="18C7FC90" w14:textId="4B30CF71" w:rsidR="00BA6420" w:rsidRDefault="00BA6420" w:rsidP="00BA6420">
      <w:r>
        <w:t>/</w:t>
      </w:r>
    </w:p>
    <w:p w14:paraId="6548FAD1" w14:textId="77777777" w:rsidR="00BA6420" w:rsidRDefault="00BA6420" w:rsidP="00BA6420"/>
    <w:p w14:paraId="7636B135" w14:textId="19878848" w:rsidR="00BA6420" w:rsidRDefault="00BA6420" w:rsidP="00BA6420">
      <w:pPr>
        <w:pStyle w:val="Heading2"/>
      </w:pPr>
      <w:bookmarkStart w:id="1" w:name="_Toc143291893"/>
      <w:r>
        <w:t>Acknowledgements</w:t>
      </w:r>
      <w:bookmarkEnd w:id="1"/>
    </w:p>
    <w:p w14:paraId="3D587962" w14:textId="06358051" w:rsidR="00BA6420" w:rsidRDefault="00BA6420" w:rsidP="00BA6420">
      <w:r>
        <w:t>/</w:t>
      </w:r>
    </w:p>
    <w:p w14:paraId="7C35082C" w14:textId="77777777" w:rsidR="00BA6420" w:rsidRDefault="00BA6420" w:rsidP="00BA6420"/>
    <w:p w14:paraId="04632EA1" w14:textId="474DAE7B" w:rsidR="00BA6420" w:rsidRDefault="00BA6420" w:rsidP="00BA6420">
      <w:pPr>
        <w:pStyle w:val="Heading2"/>
      </w:pPr>
      <w:bookmarkStart w:id="2" w:name="_Toc143291894"/>
      <w:r>
        <w:t>Declaration</w:t>
      </w:r>
      <w:bookmarkEnd w:id="2"/>
    </w:p>
    <w:p w14:paraId="4170CE8D" w14:textId="20D036D3" w:rsidR="00BA6420" w:rsidRPr="00BA6420" w:rsidRDefault="00BA6420" w:rsidP="00BA6420">
      <w:r>
        <w:t>/</w:t>
      </w:r>
    </w:p>
    <w:p w14:paraId="6B03326C" w14:textId="77777777" w:rsidR="00BA6420" w:rsidRDefault="00BA6420" w:rsidP="00BA6420"/>
    <w:p w14:paraId="7844B676" w14:textId="0F9BD82F" w:rsidR="00BA6420" w:rsidRPr="00BA6420" w:rsidRDefault="00BA6420" w:rsidP="00BA6420">
      <w:pPr>
        <w:sectPr w:rsidR="00BA6420" w:rsidRPr="00BA6420">
          <w:footerReference w:type="default" r:id="rId11"/>
          <w:pgSz w:w="11906" w:h="16838"/>
          <w:pgMar w:top="1440" w:right="1440" w:bottom="1440" w:left="1440" w:header="708" w:footer="708" w:gutter="0"/>
          <w:cols w:space="708"/>
          <w:docGrid w:linePitch="360"/>
        </w:sectPr>
      </w:pPr>
    </w:p>
    <w:p w14:paraId="78F5DB78" w14:textId="77777777" w:rsidR="00907F72" w:rsidRDefault="00907F72" w:rsidP="000E5B1B">
      <w:pPr>
        <w:rPr>
          <w:color w:val="FF0000"/>
        </w:rPr>
      </w:pPr>
    </w:p>
    <w:sdt>
      <w:sdtPr>
        <w:rPr>
          <w:rFonts w:asciiTheme="minorHAnsi" w:eastAsiaTheme="minorEastAsia" w:hAnsiTheme="minorHAnsi" w:cstheme="minorBidi"/>
          <w:b w:val="0"/>
          <w:bCs w:val="0"/>
          <w:caps w:val="0"/>
          <w:spacing w:val="0"/>
          <w:sz w:val="22"/>
          <w:szCs w:val="22"/>
        </w:rPr>
        <w:id w:val="-209652471"/>
        <w:docPartObj>
          <w:docPartGallery w:val="Table of Contents"/>
          <w:docPartUnique/>
        </w:docPartObj>
      </w:sdtPr>
      <w:sdtEndPr>
        <w:rPr>
          <w:noProof/>
        </w:rPr>
      </w:sdtEndPr>
      <w:sdtContent>
        <w:p w14:paraId="1ED097BE" w14:textId="7BE18B60" w:rsidR="00D84BCD" w:rsidRDefault="00D84BCD">
          <w:pPr>
            <w:pStyle w:val="TOCHeading"/>
          </w:pPr>
          <w:r>
            <w:t>Table of Contents</w:t>
          </w:r>
        </w:p>
        <w:p w14:paraId="44A6861A" w14:textId="10A8DA51" w:rsidR="000F1B10" w:rsidRDefault="00D84BCD">
          <w:pPr>
            <w:pStyle w:val="TOC2"/>
            <w:tabs>
              <w:tab w:val="right" w:leader="dot" w:pos="9016"/>
            </w:tabs>
            <w:rPr>
              <w:noProof/>
              <w:kern w:val="2"/>
              <w:lang w:eastAsia="en-GB"/>
              <w14:ligatures w14:val="standardContextual"/>
            </w:rPr>
          </w:pPr>
          <w:r>
            <w:fldChar w:fldCharType="begin"/>
          </w:r>
          <w:r>
            <w:instrText xml:space="preserve"> TOC \o "1-3" \h \z \u </w:instrText>
          </w:r>
          <w:r>
            <w:fldChar w:fldCharType="separate"/>
          </w:r>
          <w:hyperlink w:anchor="_Toc143291892" w:history="1">
            <w:r w:rsidR="000F1B10" w:rsidRPr="006C4E5D">
              <w:rPr>
                <w:rStyle w:val="Hyperlink"/>
                <w:noProof/>
              </w:rPr>
              <w:t>Abstract</w:t>
            </w:r>
            <w:r w:rsidR="000F1B10">
              <w:rPr>
                <w:noProof/>
                <w:webHidden/>
              </w:rPr>
              <w:tab/>
            </w:r>
            <w:r w:rsidR="000F1B10">
              <w:rPr>
                <w:noProof/>
                <w:webHidden/>
              </w:rPr>
              <w:fldChar w:fldCharType="begin"/>
            </w:r>
            <w:r w:rsidR="000F1B10">
              <w:rPr>
                <w:noProof/>
                <w:webHidden/>
              </w:rPr>
              <w:instrText xml:space="preserve"> PAGEREF _Toc143291892 \h </w:instrText>
            </w:r>
            <w:r w:rsidR="000F1B10">
              <w:rPr>
                <w:noProof/>
                <w:webHidden/>
              </w:rPr>
            </w:r>
            <w:r w:rsidR="000F1B10">
              <w:rPr>
                <w:noProof/>
                <w:webHidden/>
              </w:rPr>
              <w:fldChar w:fldCharType="separate"/>
            </w:r>
            <w:r w:rsidR="000F1B10">
              <w:rPr>
                <w:noProof/>
                <w:webHidden/>
              </w:rPr>
              <w:t>2</w:t>
            </w:r>
            <w:r w:rsidR="000F1B10">
              <w:rPr>
                <w:noProof/>
                <w:webHidden/>
              </w:rPr>
              <w:fldChar w:fldCharType="end"/>
            </w:r>
          </w:hyperlink>
        </w:p>
        <w:p w14:paraId="43735B00" w14:textId="6CC28040" w:rsidR="000F1B10" w:rsidRDefault="000F1B10">
          <w:pPr>
            <w:pStyle w:val="TOC2"/>
            <w:tabs>
              <w:tab w:val="right" w:leader="dot" w:pos="9016"/>
            </w:tabs>
            <w:rPr>
              <w:noProof/>
              <w:kern w:val="2"/>
              <w:lang w:eastAsia="en-GB"/>
              <w14:ligatures w14:val="standardContextual"/>
            </w:rPr>
          </w:pPr>
          <w:hyperlink w:anchor="_Toc143291893" w:history="1">
            <w:r w:rsidRPr="006C4E5D">
              <w:rPr>
                <w:rStyle w:val="Hyperlink"/>
                <w:noProof/>
              </w:rPr>
              <w:t>Acknowledgements</w:t>
            </w:r>
            <w:r>
              <w:rPr>
                <w:noProof/>
                <w:webHidden/>
              </w:rPr>
              <w:tab/>
            </w:r>
            <w:r>
              <w:rPr>
                <w:noProof/>
                <w:webHidden/>
              </w:rPr>
              <w:fldChar w:fldCharType="begin"/>
            </w:r>
            <w:r>
              <w:rPr>
                <w:noProof/>
                <w:webHidden/>
              </w:rPr>
              <w:instrText xml:space="preserve"> PAGEREF _Toc143291893 \h </w:instrText>
            </w:r>
            <w:r>
              <w:rPr>
                <w:noProof/>
                <w:webHidden/>
              </w:rPr>
            </w:r>
            <w:r>
              <w:rPr>
                <w:noProof/>
                <w:webHidden/>
              </w:rPr>
              <w:fldChar w:fldCharType="separate"/>
            </w:r>
            <w:r>
              <w:rPr>
                <w:noProof/>
                <w:webHidden/>
              </w:rPr>
              <w:t>2</w:t>
            </w:r>
            <w:r>
              <w:rPr>
                <w:noProof/>
                <w:webHidden/>
              </w:rPr>
              <w:fldChar w:fldCharType="end"/>
            </w:r>
          </w:hyperlink>
        </w:p>
        <w:p w14:paraId="3B76FABF" w14:textId="497E04F9" w:rsidR="000F1B10" w:rsidRDefault="000F1B10">
          <w:pPr>
            <w:pStyle w:val="TOC2"/>
            <w:tabs>
              <w:tab w:val="right" w:leader="dot" w:pos="9016"/>
            </w:tabs>
            <w:rPr>
              <w:noProof/>
              <w:kern w:val="2"/>
              <w:lang w:eastAsia="en-GB"/>
              <w14:ligatures w14:val="standardContextual"/>
            </w:rPr>
          </w:pPr>
          <w:hyperlink w:anchor="_Toc143291894" w:history="1">
            <w:r w:rsidRPr="006C4E5D">
              <w:rPr>
                <w:rStyle w:val="Hyperlink"/>
                <w:noProof/>
              </w:rPr>
              <w:t>Declaration</w:t>
            </w:r>
            <w:r>
              <w:rPr>
                <w:noProof/>
                <w:webHidden/>
              </w:rPr>
              <w:tab/>
            </w:r>
            <w:r>
              <w:rPr>
                <w:noProof/>
                <w:webHidden/>
              </w:rPr>
              <w:fldChar w:fldCharType="begin"/>
            </w:r>
            <w:r>
              <w:rPr>
                <w:noProof/>
                <w:webHidden/>
              </w:rPr>
              <w:instrText xml:space="preserve"> PAGEREF _Toc143291894 \h </w:instrText>
            </w:r>
            <w:r>
              <w:rPr>
                <w:noProof/>
                <w:webHidden/>
              </w:rPr>
            </w:r>
            <w:r>
              <w:rPr>
                <w:noProof/>
                <w:webHidden/>
              </w:rPr>
              <w:fldChar w:fldCharType="separate"/>
            </w:r>
            <w:r>
              <w:rPr>
                <w:noProof/>
                <w:webHidden/>
              </w:rPr>
              <w:t>2</w:t>
            </w:r>
            <w:r>
              <w:rPr>
                <w:noProof/>
                <w:webHidden/>
              </w:rPr>
              <w:fldChar w:fldCharType="end"/>
            </w:r>
          </w:hyperlink>
        </w:p>
        <w:p w14:paraId="5E7E52DE" w14:textId="2826EF17" w:rsidR="000F1B10" w:rsidRDefault="000F1B10">
          <w:pPr>
            <w:pStyle w:val="TOC2"/>
            <w:tabs>
              <w:tab w:val="left" w:pos="660"/>
              <w:tab w:val="right" w:leader="dot" w:pos="9016"/>
            </w:tabs>
            <w:rPr>
              <w:noProof/>
              <w:kern w:val="2"/>
              <w:lang w:eastAsia="en-GB"/>
              <w14:ligatures w14:val="standardContextual"/>
            </w:rPr>
          </w:pPr>
          <w:hyperlink w:anchor="_Toc143291895" w:history="1">
            <w:r w:rsidRPr="006C4E5D">
              <w:rPr>
                <w:rStyle w:val="Hyperlink"/>
                <w:noProof/>
              </w:rPr>
              <w:t>1.</w:t>
            </w:r>
            <w:r>
              <w:rPr>
                <w:noProof/>
                <w:kern w:val="2"/>
                <w:lang w:eastAsia="en-GB"/>
                <w14:ligatures w14:val="standardContextual"/>
              </w:rPr>
              <w:tab/>
            </w:r>
            <w:r w:rsidRPr="006C4E5D">
              <w:rPr>
                <w:rStyle w:val="Hyperlink"/>
                <w:noProof/>
              </w:rPr>
              <w:t>Introduction</w:t>
            </w:r>
            <w:r>
              <w:rPr>
                <w:noProof/>
                <w:webHidden/>
              </w:rPr>
              <w:tab/>
            </w:r>
            <w:r>
              <w:rPr>
                <w:noProof/>
                <w:webHidden/>
              </w:rPr>
              <w:fldChar w:fldCharType="begin"/>
            </w:r>
            <w:r>
              <w:rPr>
                <w:noProof/>
                <w:webHidden/>
              </w:rPr>
              <w:instrText xml:space="preserve"> PAGEREF _Toc143291895 \h </w:instrText>
            </w:r>
            <w:r>
              <w:rPr>
                <w:noProof/>
                <w:webHidden/>
              </w:rPr>
            </w:r>
            <w:r>
              <w:rPr>
                <w:noProof/>
                <w:webHidden/>
              </w:rPr>
              <w:fldChar w:fldCharType="separate"/>
            </w:r>
            <w:r>
              <w:rPr>
                <w:noProof/>
                <w:webHidden/>
              </w:rPr>
              <w:t>5</w:t>
            </w:r>
            <w:r>
              <w:rPr>
                <w:noProof/>
                <w:webHidden/>
              </w:rPr>
              <w:fldChar w:fldCharType="end"/>
            </w:r>
          </w:hyperlink>
        </w:p>
        <w:p w14:paraId="2F3DF48D" w14:textId="33638B51" w:rsidR="000F1B10" w:rsidRDefault="000F1B10">
          <w:pPr>
            <w:pStyle w:val="TOC3"/>
            <w:tabs>
              <w:tab w:val="left" w:pos="1100"/>
              <w:tab w:val="right" w:leader="dot" w:pos="9016"/>
            </w:tabs>
            <w:rPr>
              <w:noProof/>
              <w:kern w:val="2"/>
              <w:lang w:eastAsia="en-GB"/>
              <w14:ligatures w14:val="standardContextual"/>
            </w:rPr>
          </w:pPr>
          <w:hyperlink w:anchor="_Toc143291896" w:history="1">
            <w:r w:rsidRPr="006C4E5D">
              <w:rPr>
                <w:rStyle w:val="Hyperlink"/>
                <w:noProof/>
              </w:rPr>
              <w:t>1.1</w:t>
            </w:r>
            <w:r>
              <w:rPr>
                <w:noProof/>
                <w:kern w:val="2"/>
                <w:lang w:eastAsia="en-GB"/>
                <w14:ligatures w14:val="standardContextual"/>
              </w:rPr>
              <w:tab/>
            </w:r>
            <w:r w:rsidRPr="006C4E5D">
              <w:rPr>
                <w:rStyle w:val="Hyperlink"/>
                <w:noProof/>
              </w:rPr>
              <w:t>Research Question</w:t>
            </w:r>
            <w:r>
              <w:rPr>
                <w:noProof/>
                <w:webHidden/>
              </w:rPr>
              <w:tab/>
            </w:r>
            <w:r>
              <w:rPr>
                <w:noProof/>
                <w:webHidden/>
              </w:rPr>
              <w:fldChar w:fldCharType="begin"/>
            </w:r>
            <w:r>
              <w:rPr>
                <w:noProof/>
                <w:webHidden/>
              </w:rPr>
              <w:instrText xml:space="preserve"> PAGEREF _Toc143291896 \h </w:instrText>
            </w:r>
            <w:r>
              <w:rPr>
                <w:noProof/>
                <w:webHidden/>
              </w:rPr>
            </w:r>
            <w:r>
              <w:rPr>
                <w:noProof/>
                <w:webHidden/>
              </w:rPr>
              <w:fldChar w:fldCharType="separate"/>
            </w:r>
            <w:r>
              <w:rPr>
                <w:noProof/>
                <w:webHidden/>
              </w:rPr>
              <w:t>6</w:t>
            </w:r>
            <w:r>
              <w:rPr>
                <w:noProof/>
                <w:webHidden/>
              </w:rPr>
              <w:fldChar w:fldCharType="end"/>
            </w:r>
          </w:hyperlink>
        </w:p>
        <w:p w14:paraId="76DBA042" w14:textId="418D057B" w:rsidR="000F1B10" w:rsidRDefault="000F1B10">
          <w:pPr>
            <w:pStyle w:val="TOC3"/>
            <w:tabs>
              <w:tab w:val="left" w:pos="1100"/>
              <w:tab w:val="right" w:leader="dot" w:pos="9016"/>
            </w:tabs>
            <w:rPr>
              <w:noProof/>
              <w:kern w:val="2"/>
              <w:lang w:eastAsia="en-GB"/>
              <w14:ligatures w14:val="standardContextual"/>
            </w:rPr>
          </w:pPr>
          <w:hyperlink w:anchor="_Toc143291897" w:history="1">
            <w:r w:rsidRPr="006C4E5D">
              <w:rPr>
                <w:rStyle w:val="Hyperlink"/>
                <w:noProof/>
              </w:rPr>
              <w:t>1.2</w:t>
            </w:r>
            <w:r>
              <w:rPr>
                <w:noProof/>
                <w:kern w:val="2"/>
                <w:lang w:eastAsia="en-GB"/>
                <w14:ligatures w14:val="standardContextual"/>
              </w:rPr>
              <w:tab/>
            </w:r>
            <w:r w:rsidRPr="006C4E5D">
              <w:rPr>
                <w:rStyle w:val="Hyperlink"/>
                <w:noProof/>
              </w:rPr>
              <w:t>Agricultural Dependent Population</w:t>
            </w:r>
            <w:r>
              <w:rPr>
                <w:noProof/>
                <w:webHidden/>
              </w:rPr>
              <w:tab/>
            </w:r>
            <w:r>
              <w:rPr>
                <w:noProof/>
                <w:webHidden/>
              </w:rPr>
              <w:fldChar w:fldCharType="begin"/>
            </w:r>
            <w:r>
              <w:rPr>
                <w:noProof/>
                <w:webHidden/>
              </w:rPr>
              <w:instrText xml:space="preserve"> PAGEREF _Toc143291897 \h </w:instrText>
            </w:r>
            <w:r>
              <w:rPr>
                <w:noProof/>
                <w:webHidden/>
              </w:rPr>
            </w:r>
            <w:r>
              <w:rPr>
                <w:noProof/>
                <w:webHidden/>
              </w:rPr>
              <w:fldChar w:fldCharType="separate"/>
            </w:r>
            <w:r>
              <w:rPr>
                <w:noProof/>
                <w:webHidden/>
              </w:rPr>
              <w:t>6</w:t>
            </w:r>
            <w:r>
              <w:rPr>
                <w:noProof/>
                <w:webHidden/>
              </w:rPr>
              <w:fldChar w:fldCharType="end"/>
            </w:r>
          </w:hyperlink>
        </w:p>
        <w:p w14:paraId="629FF86A" w14:textId="27FFB022" w:rsidR="000F1B10" w:rsidRDefault="000F1B10">
          <w:pPr>
            <w:pStyle w:val="TOC3"/>
            <w:tabs>
              <w:tab w:val="left" w:pos="1100"/>
              <w:tab w:val="right" w:leader="dot" w:pos="9016"/>
            </w:tabs>
            <w:rPr>
              <w:noProof/>
              <w:kern w:val="2"/>
              <w:lang w:eastAsia="en-GB"/>
              <w14:ligatures w14:val="standardContextual"/>
            </w:rPr>
          </w:pPr>
          <w:hyperlink w:anchor="_Toc143291898" w:history="1">
            <w:r w:rsidRPr="006C4E5D">
              <w:rPr>
                <w:rStyle w:val="Hyperlink"/>
                <w:noProof/>
              </w:rPr>
              <w:t>1.3</w:t>
            </w:r>
            <w:r>
              <w:rPr>
                <w:noProof/>
                <w:kern w:val="2"/>
                <w:lang w:eastAsia="en-GB"/>
                <w14:ligatures w14:val="standardContextual"/>
              </w:rPr>
              <w:tab/>
            </w:r>
            <w:r w:rsidRPr="006C4E5D">
              <w:rPr>
                <w:rStyle w:val="Hyperlink"/>
                <w:noProof/>
              </w:rPr>
              <w:t>Indian context</w:t>
            </w:r>
            <w:r>
              <w:rPr>
                <w:noProof/>
                <w:webHidden/>
              </w:rPr>
              <w:tab/>
            </w:r>
            <w:r>
              <w:rPr>
                <w:noProof/>
                <w:webHidden/>
              </w:rPr>
              <w:fldChar w:fldCharType="begin"/>
            </w:r>
            <w:r>
              <w:rPr>
                <w:noProof/>
                <w:webHidden/>
              </w:rPr>
              <w:instrText xml:space="preserve"> PAGEREF _Toc143291898 \h </w:instrText>
            </w:r>
            <w:r>
              <w:rPr>
                <w:noProof/>
                <w:webHidden/>
              </w:rPr>
            </w:r>
            <w:r>
              <w:rPr>
                <w:noProof/>
                <w:webHidden/>
              </w:rPr>
              <w:fldChar w:fldCharType="separate"/>
            </w:r>
            <w:r>
              <w:rPr>
                <w:noProof/>
                <w:webHidden/>
              </w:rPr>
              <w:t>7</w:t>
            </w:r>
            <w:r>
              <w:rPr>
                <w:noProof/>
                <w:webHidden/>
              </w:rPr>
              <w:fldChar w:fldCharType="end"/>
            </w:r>
          </w:hyperlink>
        </w:p>
        <w:p w14:paraId="2E09DED7" w14:textId="7A470C88" w:rsidR="000F1B10" w:rsidRDefault="000F1B10">
          <w:pPr>
            <w:pStyle w:val="TOC2"/>
            <w:tabs>
              <w:tab w:val="left" w:pos="660"/>
              <w:tab w:val="right" w:leader="dot" w:pos="9016"/>
            </w:tabs>
            <w:rPr>
              <w:noProof/>
              <w:kern w:val="2"/>
              <w:lang w:eastAsia="en-GB"/>
              <w14:ligatures w14:val="standardContextual"/>
            </w:rPr>
          </w:pPr>
          <w:hyperlink w:anchor="_Toc143291899" w:history="1">
            <w:r w:rsidRPr="006C4E5D">
              <w:rPr>
                <w:rStyle w:val="Hyperlink"/>
                <w:noProof/>
              </w:rPr>
              <w:t>2.</w:t>
            </w:r>
            <w:r>
              <w:rPr>
                <w:noProof/>
                <w:kern w:val="2"/>
                <w:lang w:eastAsia="en-GB"/>
                <w14:ligatures w14:val="standardContextual"/>
              </w:rPr>
              <w:tab/>
            </w:r>
            <w:r w:rsidRPr="006C4E5D">
              <w:rPr>
                <w:rStyle w:val="Hyperlink"/>
                <w:noProof/>
              </w:rPr>
              <w:t>Methodology</w:t>
            </w:r>
            <w:r>
              <w:rPr>
                <w:noProof/>
                <w:webHidden/>
              </w:rPr>
              <w:tab/>
            </w:r>
            <w:r>
              <w:rPr>
                <w:noProof/>
                <w:webHidden/>
              </w:rPr>
              <w:fldChar w:fldCharType="begin"/>
            </w:r>
            <w:r>
              <w:rPr>
                <w:noProof/>
                <w:webHidden/>
              </w:rPr>
              <w:instrText xml:space="preserve"> PAGEREF _Toc143291899 \h </w:instrText>
            </w:r>
            <w:r>
              <w:rPr>
                <w:noProof/>
                <w:webHidden/>
              </w:rPr>
            </w:r>
            <w:r>
              <w:rPr>
                <w:noProof/>
                <w:webHidden/>
              </w:rPr>
              <w:fldChar w:fldCharType="separate"/>
            </w:r>
            <w:r>
              <w:rPr>
                <w:noProof/>
                <w:webHidden/>
              </w:rPr>
              <w:t>9</w:t>
            </w:r>
            <w:r>
              <w:rPr>
                <w:noProof/>
                <w:webHidden/>
              </w:rPr>
              <w:fldChar w:fldCharType="end"/>
            </w:r>
          </w:hyperlink>
        </w:p>
        <w:p w14:paraId="4BB699E6" w14:textId="181E1E3E" w:rsidR="000F1B10" w:rsidRDefault="000F1B10">
          <w:pPr>
            <w:pStyle w:val="TOC3"/>
            <w:tabs>
              <w:tab w:val="left" w:pos="1100"/>
              <w:tab w:val="right" w:leader="dot" w:pos="9016"/>
            </w:tabs>
            <w:rPr>
              <w:noProof/>
              <w:kern w:val="2"/>
              <w:lang w:eastAsia="en-GB"/>
              <w14:ligatures w14:val="standardContextual"/>
            </w:rPr>
          </w:pPr>
          <w:hyperlink w:anchor="_Toc143291900" w:history="1">
            <w:r w:rsidRPr="006C4E5D">
              <w:rPr>
                <w:rStyle w:val="Hyperlink"/>
                <w:noProof/>
              </w:rPr>
              <w:t>2.1</w:t>
            </w:r>
            <w:r>
              <w:rPr>
                <w:noProof/>
                <w:kern w:val="2"/>
                <w:lang w:eastAsia="en-GB"/>
                <w14:ligatures w14:val="standardContextual"/>
              </w:rPr>
              <w:tab/>
            </w:r>
            <w:r w:rsidRPr="006C4E5D">
              <w:rPr>
                <w:rStyle w:val="Hyperlink"/>
                <w:noProof/>
              </w:rPr>
              <w:t>Spatial Disaggregation</w:t>
            </w:r>
            <w:r>
              <w:rPr>
                <w:noProof/>
                <w:webHidden/>
              </w:rPr>
              <w:tab/>
            </w:r>
            <w:r>
              <w:rPr>
                <w:noProof/>
                <w:webHidden/>
              </w:rPr>
              <w:fldChar w:fldCharType="begin"/>
            </w:r>
            <w:r>
              <w:rPr>
                <w:noProof/>
                <w:webHidden/>
              </w:rPr>
              <w:instrText xml:space="preserve"> PAGEREF _Toc143291900 \h </w:instrText>
            </w:r>
            <w:r>
              <w:rPr>
                <w:noProof/>
                <w:webHidden/>
              </w:rPr>
            </w:r>
            <w:r>
              <w:rPr>
                <w:noProof/>
                <w:webHidden/>
              </w:rPr>
              <w:fldChar w:fldCharType="separate"/>
            </w:r>
            <w:r>
              <w:rPr>
                <w:noProof/>
                <w:webHidden/>
              </w:rPr>
              <w:t>9</w:t>
            </w:r>
            <w:r>
              <w:rPr>
                <w:noProof/>
                <w:webHidden/>
              </w:rPr>
              <w:fldChar w:fldCharType="end"/>
            </w:r>
          </w:hyperlink>
        </w:p>
        <w:p w14:paraId="373AE472" w14:textId="3BCD6949" w:rsidR="000F1B10" w:rsidRDefault="000F1B10">
          <w:pPr>
            <w:pStyle w:val="TOC3"/>
            <w:tabs>
              <w:tab w:val="left" w:pos="1100"/>
              <w:tab w:val="right" w:leader="dot" w:pos="9016"/>
            </w:tabs>
            <w:rPr>
              <w:noProof/>
              <w:kern w:val="2"/>
              <w:lang w:eastAsia="en-GB"/>
              <w14:ligatures w14:val="standardContextual"/>
            </w:rPr>
          </w:pPr>
          <w:hyperlink w:anchor="_Toc143291901" w:history="1">
            <w:r w:rsidRPr="006C4E5D">
              <w:rPr>
                <w:rStyle w:val="Hyperlink"/>
                <w:noProof/>
              </w:rPr>
              <w:t>2.2</w:t>
            </w:r>
            <w:r>
              <w:rPr>
                <w:noProof/>
                <w:kern w:val="2"/>
                <w:lang w:eastAsia="en-GB"/>
                <w14:ligatures w14:val="standardContextual"/>
              </w:rPr>
              <w:tab/>
            </w:r>
            <w:r w:rsidRPr="006C4E5D">
              <w:rPr>
                <w:rStyle w:val="Hyperlink"/>
                <w:noProof/>
              </w:rPr>
              <w:t>Justification</w:t>
            </w:r>
            <w:r>
              <w:rPr>
                <w:noProof/>
                <w:webHidden/>
              </w:rPr>
              <w:tab/>
            </w:r>
            <w:r>
              <w:rPr>
                <w:noProof/>
                <w:webHidden/>
              </w:rPr>
              <w:fldChar w:fldCharType="begin"/>
            </w:r>
            <w:r>
              <w:rPr>
                <w:noProof/>
                <w:webHidden/>
              </w:rPr>
              <w:instrText xml:space="preserve"> PAGEREF _Toc143291901 \h </w:instrText>
            </w:r>
            <w:r>
              <w:rPr>
                <w:noProof/>
                <w:webHidden/>
              </w:rPr>
            </w:r>
            <w:r>
              <w:rPr>
                <w:noProof/>
                <w:webHidden/>
              </w:rPr>
              <w:fldChar w:fldCharType="separate"/>
            </w:r>
            <w:r>
              <w:rPr>
                <w:noProof/>
                <w:webHidden/>
              </w:rPr>
              <w:t>12</w:t>
            </w:r>
            <w:r>
              <w:rPr>
                <w:noProof/>
                <w:webHidden/>
              </w:rPr>
              <w:fldChar w:fldCharType="end"/>
            </w:r>
          </w:hyperlink>
        </w:p>
        <w:p w14:paraId="695AC5B9" w14:textId="1EE8BD17" w:rsidR="000F1B10" w:rsidRDefault="000F1B10">
          <w:pPr>
            <w:pStyle w:val="TOC3"/>
            <w:tabs>
              <w:tab w:val="left" w:pos="1100"/>
              <w:tab w:val="right" w:leader="dot" w:pos="9016"/>
            </w:tabs>
            <w:rPr>
              <w:noProof/>
              <w:kern w:val="2"/>
              <w:lang w:eastAsia="en-GB"/>
              <w14:ligatures w14:val="standardContextual"/>
            </w:rPr>
          </w:pPr>
          <w:hyperlink w:anchor="_Toc143291902" w:history="1">
            <w:r w:rsidRPr="006C4E5D">
              <w:rPr>
                <w:rStyle w:val="Hyperlink"/>
                <w:noProof/>
              </w:rPr>
              <w:t>2.3</w:t>
            </w:r>
            <w:r>
              <w:rPr>
                <w:noProof/>
                <w:kern w:val="2"/>
                <w:lang w:eastAsia="en-GB"/>
                <w14:ligatures w14:val="standardContextual"/>
              </w:rPr>
              <w:tab/>
            </w:r>
            <w:r w:rsidRPr="006C4E5D">
              <w:rPr>
                <w:rStyle w:val="Hyperlink"/>
                <w:noProof/>
              </w:rPr>
              <w:t>Data Sources</w:t>
            </w:r>
            <w:r>
              <w:rPr>
                <w:noProof/>
                <w:webHidden/>
              </w:rPr>
              <w:tab/>
            </w:r>
            <w:r>
              <w:rPr>
                <w:noProof/>
                <w:webHidden/>
              </w:rPr>
              <w:fldChar w:fldCharType="begin"/>
            </w:r>
            <w:r>
              <w:rPr>
                <w:noProof/>
                <w:webHidden/>
              </w:rPr>
              <w:instrText xml:space="preserve"> PAGEREF _Toc143291902 \h </w:instrText>
            </w:r>
            <w:r>
              <w:rPr>
                <w:noProof/>
                <w:webHidden/>
              </w:rPr>
            </w:r>
            <w:r>
              <w:rPr>
                <w:noProof/>
                <w:webHidden/>
              </w:rPr>
              <w:fldChar w:fldCharType="separate"/>
            </w:r>
            <w:r>
              <w:rPr>
                <w:noProof/>
                <w:webHidden/>
              </w:rPr>
              <w:t>12</w:t>
            </w:r>
            <w:r>
              <w:rPr>
                <w:noProof/>
                <w:webHidden/>
              </w:rPr>
              <w:fldChar w:fldCharType="end"/>
            </w:r>
          </w:hyperlink>
        </w:p>
        <w:p w14:paraId="5A604204" w14:textId="5C2B4EFE" w:rsidR="000F1B10" w:rsidRDefault="000F1B10">
          <w:pPr>
            <w:pStyle w:val="TOC3"/>
            <w:tabs>
              <w:tab w:val="left" w:pos="1100"/>
              <w:tab w:val="right" w:leader="dot" w:pos="9016"/>
            </w:tabs>
            <w:rPr>
              <w:noProof/>
              <w:kern w:val="2"/>
              <w:lang w:eastAsia="en-GB"/>
              <w14:ligatures w14:val="standardContextual"/>
            </w:rPr>
          </w:pPr>
          <w:hyperlink w:anchor="_Toc143291903" w:history="1">
            <w:r w:rsidRPr="006C4E5D">
              <w:rPr>
                <w:rStyle w:val="Hyperlink"/>
                <w:noProof/>
              </w:rPr>
              <w:t>2.4</w:t>
            </w:r>
            <w:r>
              <w:rPr>
                <w:noProof/>
                <w:kern w:val="2"/>
                <w:lang w:eastAsia="en-GB"/>
                <w14:ligatures w14:val="standardContextual"/>
              </w:rPr>
              <w:tab/>
            </w:r>
            <w:r w:rsidRPr="006C4E5D">
              <w:rPr>
                <w:rStyle w:val="Hyperlink"/>
                <w:noProof/>
              </w:rPr>
              <w:t>Study setting</w:t>
            </w:r>
            <w:r>
              <w:rPr>
                <w:noProof/>
                <w:webHidden/>
              </w:rPr>
              <w:tab/>
            </w:r>
            <w:r>
              <w:rPr>
                <w:noProof/>
                <w:webHidden/>
              </w:rPr>
              <w:fldChar w:fldCharType="begin"/>
            </w:r>
            <w:r>
              <w:rPr>
                <w:noProof/>
                <w:webHidden/>
              </w:rPr>
              <w:instrText xml:space="preserve"> PAGEREF _Toc143291903 \h </w:instrText>
            </w:r>
            <w:r>
              <w:rPr>
                <w:noProof/>
                <w:webHidden/>
              </w:rPr>
            </w:r>
            <w:r>
              <w:rPr>
                <w:noProof/>
                <w:webHidden/>
              </w:rPr>
              <w:fldChar w:fldCharType="separate"/>
            </w:r>
            <w:r>
              <w:rPr>
                <w:noProof/>
                <w:webHidden/>
              </w:rPr>
              <w:t>14</w:t>
            </w:r>
            <w:r>
              <w:rPr>
                <w:noProof/>
                <w:webHidden/>
              </w:rPr>
              <w:fldChar w:fldCharType="end"/>
            </w:r>
          </w:hyperlink>
        </w:p>
        <w:p w14:paraId="39D17E4D" w14:textId="59EE5CDF" w:rsidR="000F1B10" w:rsidRDefault="000F1B10">
          <w:pPr>
            <w:pStyle w:val="TOC3"/>
            <w:tabs>
              <w:tab w:val="left" w:pos="1100"/>
              <w:tab w:val="right" w:leader="dot" w:pos="9016"/>
            </w:tabs>
            <w:rPr>
              <w:noProof/>
              <w:kern w:val="2"/>
              <w:lang w:eastAsia="en-GB"/>
              <w14:ligatures w14:val="standardContextual"/>
            </w:rPr>
          </w:pPr>
          <w:hyperlink w:anchor="_Toc143291904" w:history="1">
            <w:r w:rsidRPr="006C4E5D">
              <w:rPr>
                <w:rStyle w:val="Hyperlink"/>
                <w:noProof/>
              </w:rPr>
              <w:t>2.5</w:t>
            </w:r>
            <w:r>
              <w:rPr>
                <w:noProof/>
                <w:kern w:val="2"/>
                <w:lang w:eastAsia="en-GB"/>
                <w14:ligatures w14:val="standardContextual"/>
              </w:rPr>
              <w:tab/>
            </w:r>
            <w:r w:rsidRPr="006C4E5D">
              <w:rPr>
                <w:rStyle w:val="Hyperlink"/>
                <w:noProof/>
              </w:rPr>
              <w:t>Computing Agricultural Dependent Population</w:t>
            </w:r>
            <w:r>
              <w:rPr>
                <w:noProof/>
                <w:webHidden/>
              </w:rPr>
              <w:tab/>
            </w:r>
            <w:r>
              <w:rPr>
                <w:noProof/>
                <w:webHidden/>
              </w:rPr>
              <w:fldChar w:fldCharType="begin"/>
            </w:r>
            <w:r>
              <w:rPr>
                <w:noProof/>
                <w:webHidden/>
              </w:rPr>
              <w:instrText xml:space="preserve"> PAGEREF _Toc143291904 \h </w:instrText>
            </w:r>
            <w:r>
              <w:rPr>
                <w:noProof/>
                <w:webHidden/>
              </w:rPr>
            </w:r>
            <w:r>
              <w:rPr>
                <w:noProof/>
                <w:webHidden/>
              </w:rPr>
              <w:fldChar w:fldCharType="separate"/>
            </w:r>
            <w:r>
              <w:rPr>
                <w:noProof/>
                <w:webHidden/>
              </w:rPr>
              <w:t>14</w:t>
            </w:r>
            <w:r>
              <w:rPr>
                <w:noProof/>
                <w:webHidden/>
              </w:rPr>
              <w:fldChar w:fldCharType="end"/>
            </w:r>
          </w:hyperlink>
        </w:p>
        <w:p w14:paraId="34E72A90" w14:textId="7732FE16" w:rsidR="000F1B10" w:rsidRDefault="000F1B10">
          <w:pPr>
            <w:pStyle w:val="TOC3"/>
            <w:tabs>
              <w:tab w:val="left" w:pos="1100"/>
              <w:tab w:val="right" w:leader="dot" w:pos="9016"/>
            </w:tabs>
            <w:rPr>
              <w:noProof/>
              <w:kern w:val="2"/>
              <w:lang w:eastAsia="en-GB"/>
              <w14:ligatures w14:val="standardContextual"/>
            </w:rPr>
          </w:pPr>
          <w:hyperlink w:anchor="_Toc143291905" w:history="1">
            <w:r w:rsidRPr="006C4E5D">
              <w:rPr>
                <w:rStyle w:val="Hyperlink"/>
                <w:noProof/>
              </w:rPr>
              <w:t>2.6</w:t>
            </w:r>
            <w:r>
              <w:rPr>
                <w:noProof/>
                <w:kern w:val="2"/>
                <w:lang w:eastAsia="en-GB"/>
                <w14:ligatures w14:val="standardContextual"/>
              </w:rPr>
              <w:tab/>
            </w:r>
            <w:r w:rsidRPr="006C4E5D">
              <w:rPr>
                <w:rStyle w:val="Hyperlink"/>
                <w:noProof/>
              </w:rPr>
              <w:t>Validation of population estimates</w:t>
            </w:r>
            <w:r>
              <w:rPr>
                <w:noProof/>
                <w:webHidden/>
              </w:rPr>
              <w:tab/>
            </w:r>
            <w:r>
              <w:rPr>
                <w:noProof/>
                <w:webHidden/>
              </w:rPr>
              <w:fldChar w:fldCharType="begin"/>
            </w:r>
            <w:r>
              <w:rPr>
                <w:noProof/>
                <w:webHidden/>
              </w:rPr>
              <w:instrText xml:space="preserve"> PAGEREF _Toc143291905 \h </w:instrText>
            </w:r>
            <w:r>
              <w:rPr>
                <w:noProof/>
                <w:webHidden/>
              </w:rPr>
            </w:r>
            <w:r>
              <w:rPr>
                <w:noProof/>
                <w:webHidden/>
              </w:rPr>
              <w:fldChar w:fldCharType="separate"/>
            </w:r>
            <w:r>
              <w:rPr>
                <w:noProof/>
                <w:webHidden/>
              </w:rPr>
              <w:t>16</w:t>
            </w:r>
            <w:r>
              <w:rPr>
                <w:noProof/>
                <w:webHidden/>
              </w:rPr>
              <w:fldChar w:fldCharType="end"/>
            </w:r>
          </w:hyperlink>
        </w:p>
        <w:p w14:paraId="2358A0F1" w14:textId="23516F42" w:rsidR="000F1B10" w:rsidRDefault="000F1B10">
          <w:pPr>
            <w:pStyle w:val="TOC2"/>
            <w:tabs>
              <w:tab w:val="left" w:pos="660"/>
              <w:tab w:val="right" w:leader="dot" w:pos="9016"/>
            </w:tabs>
            <w:rPr>
              <w:noProof/>
              <w:kern w:val="2"/>
              <w:lang w:eastAsia="en-GB"/>
              <w14:ligatures w14:val="standardContextual"/>
            </w:rPr>
          </w:pPr>
          <w:hyperlink w:anchor="_Toc143291906" w:history="1">
            <w:r w:rsidRPr="006C4E5D">
              <w:rPr>
                <w:rStyle w:val="Hyperlink"/>
                <w:noProof/>
              </w:rPr>
              <w:t>3.</w:t>
            </w:r>
            <w:r>
              <w:rPr>
                <w:noProof/>
                <w:kern w:val="2"/>
                <w:lang w:eastAsia="en-GB"/>
                <w14:ligatures w14:val="standardContextual"/>
              </w:rPr>
              <w:tab/>
            </w:r>
            <w:r w:rsidRPr="006C4E5D">
              <w:rPr>
                <w:rStyle w:val="Hyperlink"/>
                <w:noProof/>
              </w:rPr>
              <w:t>Results</w:t>
            </w:r>
            <w:r>
              <w:rPr>
                <w:noProof/>
                <w:webHidden/>
              </w:rPr>
              <w:tab/>
            </w:r>
            <w:r>
              <w:rPr>
                <w:noProof/>
                <w:webHidden/>
              </w:rPr>
              <w:fldChar w:fldCharType="begin"/>
            </w:r>
            <w:r>
              <w:rPr>
                <w:noProof/>
                <w:webHidden/>
              </w:rPr>
              <w:instrText xml:space="preserve"> PAGEREF _Toc143291906 \h </w:instrText>
            </w:r>
            <w:r>
              <w:rPr>
                <w:noProof/>
                <w:webHidden/>
              </w:rPr>
            </w:r>
            <w:r>
              <w:rPr>
                <w:noProof/>
                <w:webHidden/>
              </w:rPr>
              <w:fldChar w:fldCharType="separate"/>
            </w:r>
            <w:r>
              <w:rPr>
                <w:noProof/>
                <w:webHidden/>
              </w:rPr>
              <w:t>17</w:t>
            </w:r>
            <w:r>
              <w:rPr>
                <w:noProof/>
                <w:webHidden/>
              </w:rPr>
              <w:fldChar w:fldCharType="end"/>
            </w:r>
          </w:hyperlink>
        </w:p>
        <w:p w14:paraId="1A231418" w14:textId="7CFBC4B2" w:rsidR="000F1B10" w:rsidRDefault="000F1B10">
          <w:pPr>
            <w:pStyle w:val="TOC3"/>
            <w:tabs>
              <w:tab w:val="left" w:pos="1100"/>
              <w:tab w:val="right" w:leader="dot" w:pos="9016"/>
            </w:tabs>
            <w:rPr>
              <w:noProof/>
              <w:kern w:val="2"/>
              <w:lang w:eastAsia="en-GB"/>
              <w14:ligatures w14:val="standardContextual"/>
            </w:rPr>
          </w:pPr>
          <w:hyperlink w:anchor="_Toc143291907" w:history="1">
            <w:r w:rsidRPr="006C4E5D">
              <w:rPr>
                <w:rStyle w:val="Hyperlink"/>
                <w:noProof/>
              </w:rPr>
              <w:t>3.1</w:t>
            </w:r>
            <w:r>
              <w:rPr>
                <w:noProof/>
                <w:kern w:val="2"/>
                <w:lang w:eastAsia="en-GB"/>
                <w14:ligatures w14:val="standardContextual"/>
              </w:rPr>
              <w:tab/>
            </w:r>
            <w:r w:rsidRPr="006C4E5D">
              <w:rPr>
                <w:rStyle w:val="Hyperlink"/>
                <w:noProof/>
              </w:rPr>
              <w:t>Comparison of methods</w:t>
            </w:r>
            <w:r>
              <w:rPr>
                <w:noProof/>
                <w:webHidden/>
              </w:rPr>
              <w:tab/>
            </w:r>
            <w:r>
              <w:rPr>
                <w:noProof/>
                <w:webHidden/>
              </w:rPr>
              <w:fldChar w:fldCharType="begin"/>
            </w:r>
            <w:r>
              <w:rPr>
                <w:noProof/>
                <w:webHidden/>
              </w:rPr>
              <w:instrText xml:space="preserve"> PAGEREF _Toc143291907 \h </w:instrText>
            </w:r>
            <w:r>
              <w:rPr>
                <w:noProof/>
                <w:webHidden/>
              </w:rPr>
            </w:r>
            <w:r>
              <w:rPr>
                <w:noProof/>
                <w:webHidden/>
              </w:rPr>
              <w:fldChar w:fldCharType="separate"/>
            </w:r>
            <w:r>
              <w:rPr>
                <w:noProof/>
                <w:webHidden/>
              </w:rPr>
              <w:t>17</w:t>
            </w:r>
            <w:r>
              <w:rPr>
                <w:noProof/>
                <w:webHidden/>
              </w:rPr>
              <w:fldChar w:fldCharType="end"/>
            </w:r>
          </w:hyperlink>
        </w:p>
        <w:p w14:paraId="4EC6AEB1" w14:textId="3CE5E5AE" w:rsidR="000F1B10" w:rsidRDefault="000F1B10">
          <w:pPr>
            <w:pStyle w:val="TOC3"/>
            <w:tabs>
              <w:tab w:val="left" w:pos="1100"/>
              <w:tab w:val="right" w:leader="dot" w:pos="9016"/>
            </w:tabs>
            <w:rPr>
              <w:noProof/>
              <w:kern w:val="2"/>
              <w:lang w:eastAsia="en-GB"/>
              <w14:ligatures w14:val="standardContextual"/>
            </w:rPr>
          </w:pPr>
          <w:hyperlink w:anchor="_Toc143291908" w:history="1">
            <w:r w:rsidRPr="006C4E5D">
              <w:rPr>
                <w:rStyle w:val="Hyperlink"/>
                <w:noProof/>
              </w:rPr>
              <w:t>3.2</w:t>
            </w:r>
            <w:r>
              <w:rPr>
                <w:noProof/>
                <w:kern w:val="2"/>
                <w:lang w:eastAsia="en-GB"/>
                <w14:ligatures w14:val="standardContextual"/>
              </w:rPr>
              <w:tab/>
            </w:r>
            <w:r w:rsidRPr="006C4E5D">
              <w:rPr>
                <w:rStyle w:val="Hyperlink"/>
                <w:noProof/>
              </w:rPr>
              <w:t>Buffer iteration</w:t>
            </w:r>
            <w:r>
              <w:rPr>
                <w:noProof/>
                <w:webHidden/>
              </w:rPr>
              <w:tab/>
            </w:r>
            <w:r>
              <w:rPr>
                <w:noProof/>
                <w:webHidden/>
              </w:rPr>
              <w:fldChar w:fldCharType="begin"/>
            </w:r>
            <w:r>
              <w:rPr>
                <w:noProof/>
                <w:webHidden/>
              </w:rPr>
              <w:instrText xml:space="preserve"> PAGEREF _Toc143291908 \h </w:instrText>
            </w:r>
            <w:r>
              <w:rPr>
                <w:noProof/>
                <w:webHidden/>
              </w:rPr>
            </w:r>
            <w:r>
              <w:rPr>
                <w:noProof/>
                <w:webHidden/>
              </w:rPr>
              <w:fldChar w:fldCharType="separate"/>
            </w:r>
            <w:r>
              <w:rPr>
                <w:noProof/>
                <w:webHidden/>
              </w:rPr>
              <w:t>19</w:t>
            </w:r>
            <w:r>
              <w:rPr>
                <w:noProof/>
                <w:webHidden/>
              </w:rPr>
              <w:fldChar w:fldCharType="end"/>
            </w:r>
          </w:hyperlink>
        </w:p>
        <w:p w14:paraId="37288B33" w14:textId="08F0302C" w:rsidR="000F1B10" w:rsidRDefault="000F1B10">
          <w:pPr>
            <w:pStyle w:val="TOC3"/>
            <w:tabs>
              <w:tab w:val="left" w:pos="1100"/>
              <w:tab w:val="right" w:leader="dot" w:pos="9016"/>
            </w:tabs>
            <w:rPr>
              <w:noProof/>
              <w:kern w:val="2"/>
              <w:lang w:eastAsia="en-GB"/>
              <w14:ligatures w14:val="standardContextual"/>
            </w:rPr>
          </w:pPr>
          <w:hyperlink w:anchor="_Toc143291909" w:history="1">
            <w:r w:rsidRPr="006C4E5D">
              <w:rPr>
                <w:rStyle w:val="Hyperlink"/>
                <w:noProof/>
              </w:rPr>
              <w:t>3.3</w:t>
            </w:r>
            <w:r>
              <w:rPr>
                <w:noProof/>
                <w:kern w:val="2"/>
                <w:lang w:eastAsia="en-GB"/>
                <w14:ligatures w14:val="standardContextual"/>
              </w:rPr>
              <w:tab/>
            </w:r>
            <w:r w:rsidRPr="006C4E5D">
              <w:rPr>
                <w:rStyle w:val="Hyperlink"/>
                <w:noProof/>
              </w:rPr>
              <w:t>Scale method to India</w:t>
            </w:r>
            <w:r>
              <w:rPr>
                <w:noProof/>
                <w:webHidden/>
              </w:rPr>
              <w:tab/>
            </w:r>
            <w:r>
              <w:rPr>
                <w:noProof/>
                <w:webHidden/>
              </w:rPr>
              <w:fldChar w:fldCharType="begin"/>
            </w:r>
            <w:r>
              <w:rPr>
                <w:noProof/>
                <w:webHidden/>
              </w:rPr>
              <w:instrText xml:space="preserve"> PAGEREF _Toc143291909 \h </w:instrText>
            </w:r>
            <w:r>
              <w:rPr>
                <w:noProof/>
                <w:webHidden/>
              </w:rPr>
            </w:r>
            <w:r>
              <w:rPr>
                <w:noProof/>
                <w:webHidden/>
              </w:rPr>
              <w:fldChar w:fldCharType="separate"/>
            </w:r>
            <w:r>
              <w:rPr>
                <w:noProof/>
                <w:webHidden/>
              </w:rPr>
              <w:t>19</w:t>
            </w:r>
            <w:r>
              <w:rPr>
                <w:noProof/>
                <w:webHidden/>
              </w:rPr>
              <w:fldChar w:fldCharType="end"/>
            </w:r>
          </w:hyperlink>
        </w:p>
        <w:p w14:paraId="297107A2" w14:textId="172387F1" w:rsidR="000F1B10" w:rsidRDefault="000F1B10">
          <w:pPr>
            <w:pStyle w:val="TOC2"/>
            <w:tabs>
              <w:tab w:val="left" w:pos="660"/>
              <w:tab w:val="right" w:leader="dot" w:pos="9016"/>
            </w:tabs>
            <w:rPr>
              <w:noProof/>
              <w:kern w:val="2"/>
              <w:lang w:eastAsia="en-GB"/>
              <w14:ligatures w14:val="standardContextual"/>
            </w:rPr>
          </w:pPr>
          <w:hyperlink w:anchor="_Toc143291910" w:history="1">
            <w:r w:rsidRPr="006C4E5D">
              <w:rPr>
                <w:rStyle w:val="Hyperlink"/>
                <w:noProof/>
              </w:rPr>
              <w:t>4.</w:t>
            </w:r>
            <w:r>
              <w:rPr>
                <w:noProof/>
                <w:kern w:val="2"/>
                <w:lang w:eastAsia="en-GB"/>
                <w14:ligatures w14:val="standardContextual"/>
              </w:rPr>
              <w:tab/>
            </w:r>
            <w:r w:rsidRPr="006C4E5D">
              <w:rPr>
                <w:rStyle w:val="Hyperlink"/>
                <w:noProof/>
              </w:rPr>
              <w:t>Discussion</w:t>
            </w:r>
            <w:r>
              <w:rPr>
                <w:noProof/>
                <w:webHidden/>
              </w:rPr>
              <w:tab/>
            </w:r>
            <w:r>
              <w:rPr>
                <w:noProof/>
                <w:webHidden/>
              </w:rPr>
              <w:fldChar w:fldCharType="begin"/>
            </w:r>
            <w:r>
              <w:rPr>
                <w:noProof/>
                <w:webHidden/>
              </w:rPr>
              <w:instrText xml:space="preserve"> PAGEREF _Toc143291910 \h </w:instrText>
            </w:r>
            <w:r>
              <w:rPr>
                <w:noProof/>
                <w:webHidden/>
              </w:rPr>
            </w:r>
            <w:r>
              <w:rPr>
                <w:noProof/>
                <w:webHidden/>
              </w:rPr>
              <w:fldChar w:fldCharType="separate"/>
            </w:r>
            <w:r>
              <w:rPr>
                <w:noProof/>
                <w:webHidden/>
              </w:rPr>
              <w:t>22</w:t>
            </w:r>
            <w:r>
              <w:rPr>
                <w:noProof/>
                <w:webHidden/>
              </w:rPr>
              <w:fldChar w:fldCharType="end"/>
            </w:r>
          </w:hyperlink>
        </w:p>
        <w:p w14:paraId="703E9F1A" w14:textId="4655029A" w:rsidR="000F1B10" w:rsidRDefault="000F1B10">
          <w:pPr>
            <w:pStyle w:val="TOC3"/>
            <w:tabs>
              <w:tab w:val="left" w:pos="1100"/>
              <w:tab w:val="right" w:leader="dot" w:pos="9016"/>
            </w:tabs>
            <w:rPr>
              <w:noProof/>
              <w:kern w:val="2"/>
              <w:lang w:eastAsia="en-GB"/>
              <w14:ligatures w14:val="standardContextual"/>
            </w:rPr>
          </w:pPr>
          <w:hyperlink w:anchor="_Toc143291911" w:history="1">
            <w:r w:rsidRPr="006C4E5D">
              <w:rPr>
                <w:rStyle w:val="Hyperlink"/>
                <w:noProof/>
              </w:rPr>
              <w:t>4.1</w:t>
            </w:r>
            <w:r>
              <w:rPr>
                <w:noProof/>
                <w:kern w:val="2"/>
                <w:lang w:eastAsia="en-GB"/>
                <w14:ligatures w14:val="standardContextual"/>
              </w:rPr>
              <w:tab/>
            </w:r>
            <w:r w:rsidRPr="006C4E5D">
              <w:rPr>
                <w:rStyle w:val="Hyperlink"/>
                <w:noProof/>
              </w:rPr>
              <w:t>Establishing method parameters</w:t>
            </w:r>
            <w:r>
              <w:rPr>
                <w:noProof/>
                <w:webHidden/>
              </w:rPr>
              <w:tab/>
            </w:r>
            <w:r>
              <w:rPr>
                <w:noProof/>
                <w:webHidden/>
              </w:rPr>
              <w:fldChar w:fldCharType="begin"/>
            </w:r>
            <w:r>
              <w:rPr>
                <w:noProof/>
                <w:webHidden/>
              </w:rPr>
              <w:instrText xml:space="preserve"> PAGEREF _Toc143291911 \h </w:instrText>
            </w:r>
            <w:r>
              <w:rPr>
                <w:noProof/>
                <w:webHidden/>
              </w:rPr>
            </w:r>
            <w:r>
              <w:rPr>
                <w:noProof/>
                <w:webHidden/>
              </w:rPr>
              <w:fldChar w:fldCharType="separate"/>
            </w:r>
            <w:r>
              <w:rPr>
                <w:noProof/>
                <w:webHidden/>
              </w:rPr>
              <w:t>22</w:t>
            </w:r>
            <w:r>
              <w:rPr>
                <w:noProof/>
                <w:webHidden/>
              </w:rPr>
              <w:fldChar w:fldCharType="end"/>
            </w:r>
          </w:hyperlink>
        </w:p>
        <w:p w14:paraId="2D6A8CB3" w14:textId="6EFFE7BB" w:rsidR="000F1B10" w:rsidRDefault="000F1B10">
          <w:pPr>
            <w:pStyle w:val="TOC3"/>
            <w:tabs>
              <w:tab w:val="left" w:pos="1100"/>
              <w:tab w:val="right" w:leader="dot" w:pos="9016"/>
            </w:tabs>
            <w:rPr>
              <w:noProof/>
              <w:kern w:val="2"/>
              <w:lang w:eastAsia="en-GB"/>
              <w14:ligatures w14:val="standardContextual"/>
            </w:rPr>
          </w:pPr>
          <w:hyperlink w:anchor="_Toc143291912" w:history="1">
            <w:r w:rsidRPr="006C4E5D">
              <w:rPr>
                <w:rStyle w:val="Hyperlink"/>
                <w:noProof/>
              </w:rPr>
              <w:t>4.2</w:t>
            </w:r>
            <w:r>
              <w:rPr>
                <w:noProof/>
                <w:kern w:val="2"/>
                <w:lang w:eastAsia="en-GB"/>
                <w14:ligatures w14:val="standardContextual"/>
              </w:rPr>
              <w:tab/>
            </w:r>
            <w:r w:rsidRPr="006C4E5D">
              <w:rPr>
                <w:rStyle w:val="Hyperlink"/>
                <w:noProof/>
              </w:rPr>
              <w:t>Interpreting buffer radius</w:t>
            </w:r>
            <w:r>
              <w:rPr>
                <w:noProof/>
                <w:webHidden/>
              </w:rPr>
              <w:tab/>
            </w:r>
            <w:r>
              <w:rPr>
                <w:noProof/>
                <w:webHidden/>
              </w:rPr>
              <w:fldChar w:fldCharType="begin"/>
            </w:r>
            <w:r>
              <w:rPr>
                <w:noProof/>
                <w:webHidden/>
              </w:rPr>
              <w:instrText xml:space="preserve"> PAGEREF _Toc143291912 \h </w:instrText>
            </w:r>
            <w:r>
              <w:rPr>
                <w:noProof/>
                <w:webHidden/>
              </w:rPr>
            </w:r>
            <w:r>
              <w:rPr>
                <w:noProof/>
                <w:webHidden/>
              </w:rPr>
              <w:fldChar w:fldCharType="separate"/>
            </w:r>
            <w:r>
              <w:rPr>
                <w:noProof/>
                <w:webHidden/>
              </w:rPr>
              <w:t>22</w:t>
            </w:r>
            <w:r>
              <w:rPr>
                <w:noProof/>
                <w:webHidden/>
              </w:rPr>
              <w:fldChar w:fldCharType="end"/>
            </w:r>
          </w:hyperlink>
        </w:p>
        <w:p w14:paraId="6BA48A5D" w14:textId="71746067" w:rsidR="000F1B10" w:rsidRDefault="000F1B10">
          <w:pPr>
            <w:pStyle w:val="TOC3"/>
            <w:tabs>
              <w:tab w:val="left" w:pos="1100"/>
              <w:tab w:val="right" w:leader="dot" w:pos="9016"/>
            </w:tabs>
            <w:rPr>
              <w:noProof/>
              <w:kern w:val="2"/>
              <w:lang w:eastAsia="en-GB"/>
              <w14:ligatures w14:val="standardContextual"/>
            </w:rPr>
          </w:pPr>
          <w:hyperlink w:anchor="_Toc143291913" w:history="1">
            <w:r w:rsidRPr="006C4E5D">
              <w:rPr>
                <w:rStyle w:val="Hyperlink"/>
                <w:noProof/>
              </w:rPr>
              <w:t>4.3</w:t>
            </w:r>
            <w:r>
              <w:rPr>
                <w:noProof/>
                <w:kern w:val="2"/>
                <w:lang w:eastAsia="en-GB"/>
                <w14:ligatures w14:val="standardContextual"/>
              </w:rPr>
              <w:tab/>
            </w:r>
            <w:r w:rsidRPr="006C4E5D">
              <w:rPr>
                <w:rStyle w:val="Hyperlink"/>
                <w:noProof/>
              </w:rPr>
              <w:t>Limitations</w:t>
            </w:r>
            <w:r>
              <w:rPr>
                <w:noProof/>
                <w:webHidden/>
              </w:rPr>
              <w:tab/>
            </w:r>
            <w:r>
              <w:rPr>
                <w:noProof/>
                <w:webHidden/>
              </w:rPr>
              <w:fldChar w:fldCharType="begin"/>
            </w:r>
            <w:r>
              <w:rPr>
                <w:noProof/>
                <w:webHidden/>
              </w:rPr>
              <w:instrText xml:space="preserve"> PAGEREF _Toc143291913 \h </w:instrText>
            </w:r>
            <w:r>
              <w:rPr>
                <w:noProof/>
                <w:webHidden/>
              </w:rPr>
            </w:r>
            <w:r>
              <w:rPr>
                <w:noProof/>
                <w:webHidden/>
              </w:rPr>
              <w:fldChar w:fldCharType="separate"/>
            </w:r>
            <w:r>
              <w:rPr>
                <w:noProof/>
                <w:webHidden/>
              </w:rPr>
              <w:t>22</w:t>
            </w:r>
            <w:r>
              <w:rPr>
                <w:noProof/>
                <w:webHidden/>
              </w:rPr>
              <w:fldChar w:fldCharType="end"/>
            </w:r>
          </w:hyperlink>
        </w:p>
        <w:p w14:paraId="225CFBBC" w14:textId="7F61C345" w:rsidR="000F1B10" w:rsidRDefault="000F1B10">
          <w:pPr>
            <w:pStyle w:val="TOC3"/>
            <w:tabs>
              <w:tab w:val="left" w:pos="1100"/>
              <w:tab w:val="right" w:leader="dot" w:pos="9016"/>
            </w:tabs>
            <w:rPr>
              <w:noProof/>
              <w:kern w:val="2"/>
              <w:lang w:eastAsia="en-GB"/>
              <w14:ligatures w14:val="standardContextual"/>
            </w:rPr>
          </w:pPr>
          <w:hyperlink w:anchor="_Toc143291914" w:history="1">
            <w:r w:rsidRPr="006C4E5D">
              <w:rPr>
                <w:rStyle w:val="Hyperlink"/>
                <w:noProof/>
              </w:rPr>
              <w:t>4.4</w:t>
            </w:r>
            <w:r>
              <w:rPr>
                <w:noProof/>
                <w:kern w:val="2"/>
                <w:lang w:eastAsia="en-GB"/>
                <w14:ligatures w14:val="standardContextual"/>
              </w:rPr>
              <w:tab/>
            </w:r>
            <w:r w:rsidRPr="006C4E5D">
              <w:rPr>
                <w:rStyle w:val="Hyperlink"/>
                <w:noProof/>
              </w:rPr>
              <w:t>Utilising these findings in practice</w:t>
            </w:r>
            <w:r>
              <w:rPr>
                <w:noProof/>
                <w:webHidden/>
              </w:rPr>
              <w:tab/>
            </w:r>
            <w:r>
              <w:rPr>
                <w:noProof/>
                <w:webHidden/>
              </w:rPr>
              <w:fldChar w:fldCharType="begin"/>
            </w:r>
            <w:r>
              <w:rPr>
                <w:noProof/>
                <w:webHidden/>
              </w:rPr>
              <w:instrText xml:space="preserve"> PAGEREF _Toc143291914 \h </w:instrText>
            </w:r>
            <w:r>
              <w:rPr>
                <w:noProof/>
                <w:webHidden/>
              </w:rPr>
            </w:r>
            <w:r>
              <w:rPr>
                <w:noProof/>
                <w:webHidden/>
              </w:rPr>
              <w:fldChar w:fldCharType="separate"/>
            </w:r>
            <w:r>
              <w:rPr>
                <w:noProof/>
                <w:webHidden/>
              </w:rPr>
              <w:t>23</w:t>
            </w:r>
            <w:r>
              <w:rPr>
                <w:noProof/>
                <w:webHidden/>
              </w:rPr>
              <w:fldChar w:fldCharType="end"/>
            </w:r>
          </w:hyperlink>
        </w:p>
        <w:p w14:paraId="64322F24" w14:textId="1D170356" w:rsidR="000F1B10" w:rsidRDefault="000F1B10">
          <w:pPr>
            <w:pStyle w:val="TOC2"/>
            <w:tabs>
              <w:tab w:val="right" w:leader="dot" w:pos="9016"/>
            </w:tabs>
            <w:rPr>
              <w:noProof/>
              <w:kern w:val="2"/>
              <w:lang w:eastAsia="en-GB"/>
              <w14:ligatures w14:val="standardContextual"/>
            </w:rPr>
          </w:pPr>
          <w:hyperlink w:anchor="_Toc143291915" w:history="1">
            <w:r w:rsidRPr="006C4E5D">
              <w:rPr>
                <w:rStyle w:val="Hyperlink"/>
                <w:noProof/>
              </w:rPr>
              <w:t>Appendix</w:t>
            </w:r>
            <w:r>
              <w:rPr>
                <w:noProof/>
                <w:webHidden/>
              </w:rPr>
              <w:tab/>
            </w:r>
            <w:r>
              <w:rPr>
                <w:noProof/>
                <w:webHidden/>
              </w:rPr>
              <w:fldChar w:fldCharType="begin"/>
            </w:r>
            <w:r>
              <w:rPr>
                <w:noProof/>
                <w:webHidden/>
              </w:rPr>
              <w:instrText xml:space="preserve"> PAGEREF _Toc143291915 \h </w:instrText>
            </w:r>
            <w:r>
              <w:rPr>
                <w:noProof/>
                <w:webHidden/>
              </w:rPr>
            </w:r>
            <w:r>
              <w:rPr>
                <w:noProof/>
                <w:webHidden/>
              </w:rPr>
              <w:fldChar w:fldCharType="separate"/>
            </w:r>
            <w:r>
              <w:rPr>
                <w:noProof/>
                <w:webHidden/>
              </w:rPr>
              <w:t>24</w:t>
            </w:r>
            <w:r>
              <w:rPr>
                <w:noProof/>
                <w:webHidden/>
              </w:rPr>
              <w:fldChar w:fldCharType="end"/>
            </w:r>
          </w:hyperlink>
        </w:p>
        <w:p w14:paraId="74475BBB" w14:textId="3479BC59" w:rsidR="000F1B10" w:rsidRDefault="000F1B10">
          <w:pPr>
            <w:pStyle w:val="TOC2"/>
            <w:tabs>
              <w:tab w:val="right" w:leader="dot" w:pos="9016"/>
            </w:tabs>
            <w:rPr>
              <w:noProof/>
              <w:kern w:val="2"/>
              <w:lang w:eastAsia="en-GB"/>
              <w14:ligatures w14:val="standardContextual"/>
            </w:rPr>
          </w:pPr>
          <w:hyperlink w:anchor="_Toc143291916" w:history="1">
            <w:r w:rsidRPr="006C4E5D">
              <w:rPr>
                <w:rStyle w:val="Hyperlink"/>
                <w:noProof/>
              </w:rPr>
              <w:t>References</w:t>
            </w:r>
            <w:r>
              <w:rPr>
                <w:noProof/>
                <w:webHidden/>
              </w:rPr>
              <w:tab/>
            </w:r>
            <w:r>
              <w:rPr>
                <w:noProof/>
                <w:webHidden/>
              </w:rPr>
              <w:fldChar w:fldCharType="begin"/>
            </w:r>
            <w:r>
              <w:rPr>
                <w:noProof/>
                <w:webHidden/>
              </w:rPr>
              <w:instrText xml:space="preserve"> PAGEREF _Toc143291916 \h </w:instrText>
            </w:r>
            <w:r>
              <w:rPr>
                <w:noProof/>
                <w:webHidden/>
              </w:rPr>
            </w:r>
            <w:r>
              <w:rPr>
                <w:noProof/>
                <w:webHidden/>
              </w:rPr>
              <w:fldChar w:fldCharType="separate"/>
            </w:r>
            <w:r>
              <w:rPr>
                <w:noProof/>
                <w:webHidden/>
              </w:rPr>
              <w:t>25</w:t>
            </w:r>
            <w:r>
              <w:rPr>
                <w:noProof/>
                <w:webHidden/>
              </w:rPr>
              <w:fldChar w:fldCharType="end"/>
            </w:r>
          </w:hyperlink>
        </w:p>
        <w:p w14:paraId="435A119D" w14:textId="70970519" w:rsidR="00D84BCD" w:rsidRDefault="00D84BCD">
          <w:r>
            <w:rPr>
              <w:b/>
              <w:bCs/>
              <w:noProof/>
            </w:rPr>
            <w:fldChar w:fldCharType="end"/>
          </w:r>
        </w:p>
      </w:sdtContent>
    </w:sdt>
    <w:p w14:paraId="2B154DB8" w14:textId="77777777" w:rsidR="00641D0F" w:rsidRDefault="00E342E3">
      <w:pPr>
        <w:spacing w:line="252" w:lineRule="auto"/>
        <w:sectPr w:rsidR="00641D0F">
          <w:pgSz w:w="11906" w:h="16838"/>
          <w:pgMar w:top="1440" w:right="1440" w:bottom="1440" w:left="1440" w:header="708" w:footer="708" w:gutter="0"/>
          <w:cols w:space="708"/>
          <w:docGrid w:linePitch="360"/>
        </w:sectPr>
      </w:pPr>
      <w:r>
        <w:lastRenderedPageBreak/>
        <w:br w:type="page"/>
      </w:r>
    </w:p>
    <w:p w14:paraId="6C9EE655" w14:textId="296B341F" w:rsidR="00B75936" w:rsidRDefault="00B75936" w:rsidP="005A537D">
      <w:pPr>
        <w:pStyle w:val="Heading2"/>
        <w:numPr>
          <w:ilvl w:val="0"/>
          <w:numId w:val="19"/>
        </w:numPr>
      </w:pPr>
      <w:bookmarkStart w:id="3" w:name="_Ref143269289"/>
      <w:bookmarkStart w:id="4" w:name="_Ref143269293"/>
      <w:bookmarkStart w:id="5" w:name="_Ref143269318"/>
      <w:bookmarkStart w:id="6" w:name="_Toc143291895"/>
      <w:r>
        <w:lastRenderedPageBreak/>
        <w:t>Introduction</w:t>
      </w:r>
      <w:bookmarkEnd w:id="3"/>
      <w:bookmarkEnd w:id="4"/>
      <w:bookmarkEnd w:id="5"/>
      <w:bookmarkEnd w:id="6"/>
    </w:p>
    <w:p w14:paraId="67B6A821" w14:textId="221F38B0" w:rsidR="00294E51" w:rsidRDefault="00294E51" w:rsidP="00294E51">
      <w:r>
        <w:t xml:space="preserve">Agriculture </w:t>
      </w:r>
      <w:r w:rsidR="00925047">
        <w:t>is</w:t>
      </w:r>
      <w:r>
        <w:t xml:space="preserve"> the single largest employer across the globe, as the source of income for 40 per cent of the world’s population </w:t>
      </w:r>
      <w:r>
        <w:fldChar w:fldCharType="begin"/>
      </w:r>
      <w:r>
        <w:instrText xml:space="preserve"> ADDIN ZOTERO_ITEM CSL_CITATION {"citationID":"yVLDn1H1","properties":{"formattedCitation":"(Kondylis {\\i{}et al.}, 2023)","plainCitation":"(Kondylis et al., 2023)","noteIndex":0},"citationItems":[{"id":6004,"uris":["http://zotero.org/users/10222370/items/93AURYBT"],"itemData":{"id":6004,"type":"webpage","container-title":"World Bank: Development Impact Evaluation (DIME)","genre":"Text/HTML","language":"en","title":"Agriculture","URL":"https://www.worldbank.org/en/research/dime/brief/agriculture","author":[{"family":"Kondylis","given":"Florence"},{"family":"Adjognon","given":"Serge"},{"family":"Christian","given":"Paul"},{"family":"Jones","given":"Maria"},{"family":"Zwager","given":"Astrid"}],"accessed":{"date-parts":[["2023",6,1]]},"issued":{"date-parts":[["2023"]]},"citation-key":"kondylisAgriculture2023"}}],"schema":"https://github.com/citation-style-language/schema/raw/master/csl-citation.json"} </w:instrText>
      </w:r>
      <w:r>
        <w:fldChar w:fldCharType="separate"/>
      </w:r>
      <w:r w:rsidRPr="00294E51">
        <w:rPr>
          <w:rFonts w:ascii="Arial" w:hAnsi="Arial" w:cs="Arial"/>
          <w:szCs w:val="24"/>
        </w:rPr>
        <w:t xml:space="preserve">(Kondylis </w:t>
      </w:r>
      <w:r w:rsidRPr="00294E51">
        <w:rPr>
          <w:rFonts w:ascii="Arial" w:hAnsi="Arial" w:cs="Arial"/>
          <w:i/>
          <w:iCs/>
          <w:szCs w:val="24"/>
        </w:rPr>
        <w:t>et al.</w:t>
      </w:r>
      <w:r w:rsidRPr="00294E51">
        <w:rPr>
          <w:rFonts w:ascii="Arial" w:hAnsi="Arial" w:cs="Arial"/>
          <w:szCs w:val="24"/>
        </w:rPr>
        <w:t>, 2023)</w:t>
      </w:r>
      <w:r>
        <w:fldChar w:fldCharType="end"/>
      </w:r>
      <w:r>
        <w:t xml:space="preserve">. In India, this share is even larger, with 52% of workers estimated to be dependent on agriculture for a living, rising to 70% in rural households, and predominantly in small and subsistence farms </w:t>
      </w:r>
      <w:r>
        <w:fldChar w:fldCharType="begin"/>
      </w:r>
      <w:r>
        <w:instrText xml:space="preserve"> ADDIN ZOTERO_ITEM CSL_CITATION {"citationID":"94VsDSIc","properties":{"formattedCitation":"(Census of India, 2011; FAO, 2023)","plainCitation":"(Census of India, 2011; FAO, 2023)","noteIndex":0},"citationItems":[{"id":6238,"uris":["http://zotero.org/users/10222370/items/TA98Y72P"],"itemData":{"id":6238,"type":"dataset","title":"B-04 Main Workers classified by Age, Industrial Category, and Sex","URL":"https://censusindia.gov.in/census.website/data/census-tables","author":[{"literal":"Census of India"}],"accessed":{"date-parts":[["2023",5,30]]},"issued":{"date-parts":[["2011"]]},"citation-key":"censusofindiaB04MainWorkers2011"}},{"id":6239,"uris":["http://zotero.org/users/10222370/items/F4A5PPT8"],"itemData":{"id":6239,"type":"webpage","title":"Food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fldChar w:fldCharType="separate"/>
      </w:r>
      <w:r w:rsidRPr="00294E51">
        <w:rPr>
          <w:rFonts w:ascii="Arial" w:hAnsi="Arial" w:cs="Arial"/>
        </w:rPr>
        <w:t>(Census of India, 2011; FAO, 2023)</w:t>
      </w:r>
      <w:r>
        <w:fldChar w:fldCharType="end"/>
      </w:r>
      <w:r>
        <w:t>. Agricultural populations in India typically face high rates of poverty and instability, and are identified by the World Bank as a key target for development funding</w:t>
      </w:r>
      <w:r w:rsidR="00E0515B">
        <w:t xml:space="preserve"> </w:t>
      </w:r>
      <w:r w:rsidR="00E0515B">
        <w:fldChar w:fldCharType="begin"/>
      </w:r>
      <w:r w:rsidR="00E0515B">
        <w:instrText xml:space="preserve"> ADDIN ZOTERO_ITEM CSL_CITATION {"citationID":"eUkPahiQ","properties":{"formattedCitation":"(World Bank, 2023)","plainCitation":"(World Bank, 2023)","noteIndex":0},"citationItems":[{"id":5508,"uris":["http://zotero.org/users/10222370/items/K7JQE8B9"],"itemData":{"id":5508,"type":"webpage","abstract":"Agriculture can help reduce poverty for 75% of the world's poor, who live in rural areas and work mainly in farming. It can raise incomes, improve food security and benefit the environment. The World Bank Group is a leading financier of agriculture, with $8.1 billion in new commitments in 2013.","container-title":"World Bank","genre":"Text/HTML","language":"en","title":"Agriculture and Food","URL":"https://www.worldbank.org/en/topic/agriculture/overview","author":[{"literal":"World Bank"}],"accessed":{"date-parts":[["2023",5,22]]},"issued":{"date-parts":[["2023",3,31]]},"citation-key":"worldbankAgricultureFood2023"}}],"schema":"https://github.com/citation-style-language/schema/raw/master/csl-citation.json"} </w:instrText>
      </w:r>
      <w:r w:rsidR="00E0515B">
        <w:fldChar w:fldCharType="separate"/>
      </w:r>
      <w:r w:rsidR="00E0515B" w:rsidRPr="00E0515B">
        <w:rPr>
          <w:rFonts w:ascii="Arial" w:hAnsi="Arial" w:cs="Arial"/>
        </w:rPr>
        <w:t>(World Bank, 2023)</w:t>
      </w:r>
      <w:r w:rsidR="00E0515B">
        <w:fldChar w:fldCharType="end"/>
      </w:r>
      <w:r>
        <w:t xml:space="preserve">, especially in the context of increasing vulnerability due to the effects of climate change and increased variability of temperature and rainfall </w:t>
      </w:r>
      <w:r>
        <w:fldChar w:fldCharType="begin"/>
      </w:r>
      <w:r>
        <w:instrText xml:space="preserve"> ADDIN ZOTERO_ITEM CSL_CITATION {"citationID":"fs9ckASO","properties":{"formattedCitation":"(Anand,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A."}],"issued":{"date-parts":[["2019",3]]},"citation-key":"anandUseRemoteSensing2019"},"label":"page"}],"schema":"https://github.com/citation-style-language/schema/raw/master/csl-citation.json"} </w:instrText>
      </w:r>
      <w:r>
        <w:fldChar w:fldCharType="separate"/>
      </w:r>
      <w:r w:rsidRPr="00294E51">
        <w:rPr>
          <w:rFonts w:ascii="Arial" w:hAnsi="Arial" w:cs="Arial"/>
        </w:rPr>
        <w:t>(Anand, Kakumanu and Amarasinghe, 2019)</w:t>
      </w:r>
      <w:r>
        <w:fldChar w:fldCharType="end"/>
      </w:r>
      <w:r>
        <w:t xml:space="preserve">. </w:t>
      </w:r>
    </w:p>
    <w:p w14:paraId="66293A17" w14:textId="3B69E0BA" w:rsidR="00925047" w:rsidRDefault="00294E51" w:rsidP="00294E51">
      <w:r>
        <w:t xml:space="preserve">To support effective, context-specific development, it is necessary to understand the spatial distribution of this agricultural population. In contrast to </w:t>
      </w:r>
      <w:r w:rsidR="00C95CE4">
        <w:t xml:space="preserve">estimations of </w:t>
      </w:r>
      <w:r>
        <w:t>total population, which skews towards urban areas, rural and agricultural populations can provide an indication of demand on specific resources, such as water for irrigation</w:t>
      </w:r>
      <w:r w:rsidR="004B4EED">
        <w:t xml:space="preserve">, and </w:t>
      </w:r>
      <w:r w:rsidR="0014085C">
        <w:t xml:space="preserve">of heightened vulnerability to drought, </w:t>
      </w:r>
      <w:r w:rsidR="00C0698D">
        <w:t>disaster events</w:t>
      </w:r>
      <w:r w:rsidR="0014085C">
        <w:t>, and climate change</w:t>
      </w:r>
      <w:r w:rsidR="0025053B">
        <w:t xml:space="preserve"> </w:t>
      </w:r>
      <w:r w:rsidR="0025053B">
        <w:fldChar w:fldCharType="begin"/>
      </w:r>
      <w:r w:rsidR="0025053B">
        <w:instrText xml:space="preserve"> ADDIN ZOTERO_ITEM CSL_CITATION {"citationID":"qmoObOyf","properties":{"formattedCitation":"(Vanthof and Kelly, 2020)","plainCitation":"(Vanthof and Kelly, 2020)","noteIndex":0},"citationItems":[{"id":6570,"uris":["http://zotero.org/users/10222370/items/WNN7AASS"],"itemData":{"id":6570,"type":"paper-conference","abstract":"Forecasted population growth and a changing climate will intensify the challenge of securing water for agriculture. While rainwater harvesting (RWH) reservoirs constitute a promising alternative and complimentary source to groundwater withdrawal for irrigation and have supported small-holder agriculture across South India for millennia, their hydrological role remains not well understood. Synonymous to how Earth Observation (EO) gravitational studies have opened the public and scientific discourse on groundwater sustainability, new EO developments further our understanding of RWH reservoir hydrology and their role to further future sustainable groundwater management. Using a reservoir-dominated region in South India as an illustrative case, three areas are discussed where remote sensing will accelerate our understanding of water resources sustainability for agriculture in the rural farming landscape of South India. These include: 1) advances in temporal and spatial remote sensing; ii) a perception shift, where data-driven remote sensing can support or compliment physical process understanding; and iii) the critical need for increased communication to understand end-user needs.","container-title":"IGARSS 2020 - 2020 IEEE International Geoscience and Remote Sensing Symposium","DOI":"10.1109/IGARSS39084.2020.9324327","event-title":"IGARSS 2020 - 2020 IEEE International Geoscience and Remote Sensing Symposium","note":"ISSN: 2153-7003","page":"3716-3718","source":"IEEE Xplore","title":"Earth Observation at Finer Scales is Critical to Farming Communities Facing Increased Water Shortages Over the Next Decade","author":[{"family":"Vanthof","given":"Victoria R."},{"family":"Kelly","given":"Richard E.J"}],"issued":{"date-parts":[["2020",9]]},"citation-key":"vanthofEarthObservationFiner2020"}}],"schema":"https://github.com/citation-style-language/schema/raw/master/csl-citation.json"} </w:instrText>
      </w:r>
      <w:r w:rsidR="0025053B">
        <w:fldChar w:fldCharType="separate"/>
      </w:r>
      <w:r w:rsidR="0025053B" w:rsidRPr="0025053B">
        <w:rPr>
          <w:rFonts w:ascii="Arial" w:hAnsi="Arial" w:cs="Arial"/>
        </w:rPr>
        <w:t>(Vanthof and Kelly, 2020)</w:t>
      </w:r>
      <w:r w:rsidR="0025053B">
        <w:fldChar w:fldCharType="end"/>
      </w:r>
      <w:r>
        <w:t>.</w:t>
      </w:r>
      <w:r w:rsidR="00925047">
        <w:t xml:space="preserve"> Conversion of demographic</w:t>
      </w:r>
      <w:r w:rsidR="0047607B">
        <w:t xml:space="preserve"> </w:t>
      </w:r>
      <w:r w:rsidR="00925047">
        <w:t xml:space="preserve">data to a uniform spatial grid format </w:t>
      </w:r>
      <w:r w:rsidR="0047607B">
        <w:t>has become a</w:t>
      </w:r>
      <w:r w:rsidR="00925047">
        <w:t xml:space="preserve"> well-established method for reporting </w:t>
      </w:r>
      <w:r w:rsidR="0047607B">
        <w:t>spatial distribution.</w:t>
      </w:r>
      <w:r w:rsidR="00925047">
        <w:t xml:space="preserve"> </w:t>
      </w:r>
      <w:r w:rsidR="0047607B">
        <w:t>An advantage of this output is that m</w:t>
      </w:r>
      <w:r w:rsidR="0025053B">
        <w:t>ost earth observation data</w:t>
      </w:r>
      <w:r w:rsidR="00E67CE5">
        <w:t xml:space="preserve"> used to monitor climate and resources</w:t>
      </w:r>
      <w:r w:rsidR="0025053B">
        <w:t xml:space="preserve"> </w:t>
      </w:r>
      <w:r w:rsidR="00E67CE5">
        <w:t>are</w:t>
      </w:r>
      <w:r w:rsidR="0025053B">
        <w:t xml:space="preserve"> produced in a </w:t>
      </w:r>
      <w:r w:rsidR="00E67CE5">
        <w:t>grid</w:t>
      </w:r>
      <w:r w:rsidR="0047607B">
        <w:t xml:space="preserve"> (raster)</w:t>
      </w:r>
      <w:r w:rsidR="00E67CE5">
        <w:t xml:space="preserve"> </w:t>
      </w:r>
      <w:r w:rsidR="0025053B">
        <w:t>format</w:t>
      </w:r>
      <w:r w:rsidR="00E67CE5">
        <w:t xml:space="preserve">. By </w:t>
      </w:r>
      <w:r w:rsidR="004C61AE">
        <w:t>reporting</w:t>
      </w:r>
      <w:r w:rsidR="0025053B">
        <w:t xml:space="preserve"> demographic information in a </w:t>
      </w:r>
      <w:r w:rsidR="00E67CE5">
        <w:t>comparable gridded format</w:t>
      </w:r>
      <w:r w:rsidR="0025053B">
        <w:t xml:space="preserve">, </w:t>
      </w:r>
      <w:r w:rsidR="004C61AE">
        <w:t xml:space="preserve">rather than in large and spatially heterogeneous administrative divisions, </w:t>
      </w:r>
      <w:r w:rsidR="0025053B">
        <w:t>it can be integrated with</w:t>
      </w:r>
      <w:r w:rsidR="00E67CE5">
        <w:t xml:space="preserve"> </w:t>
      </w:r>
      <w:r w:rsidR="00366958">
        <w:t xml:space="preserve">earth observation </w:t>
      </w:r>
      <w:r w:rsidR="00E67CE5">
        <w:t xml:space="preserve">data to model </w:t>
      </w:r>
      <w:r w:rsidR="00C95CE4">
        <w:t>human-environment interactions</w:t>
      </w:r>
      <w:r w:rsidR="00984659">
        <w:t xml:space="preserve"> </w:t>
      </w:r>
      <w:r w:rsidR="0047607B">
        <w:t xml:space="preserve">and dimensions of risk, access, need, and more </w:t>
      </w:r>
      <w:r w:rsidR="00984659">
        <w:fldChar w:fldCharType="begin"/>
      </w:r>
      <w:r w:rsidR="00984659">
        <w:instrText xml:space="preserve"> ADDIN ZOTERO_ITEM CSL_CITATION {"citationID":"kkaJq6Z8","properties":{"formattedCitation":"(Freire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rsidR="00984659">
        <w:fldChar w:fldCharType="separate"/>
      </w:r>
      <w:r w:rsidR="00984659" w:rsidRPr="00984659">
        <w:rPr>
          <w:rFonts w:ascii="Arial" w:hAnsi="Arial" w:cs="Arial"/>
          <w:szCs w:val="24"/>
        </w:rPr>
        <w:t xml:space="preserve">(Freire </w:t>
      </w:r>
      <w:r w:rsidR="00984659" w:rsidRPr="00984659">
        <w:rPr>
          <w:rFonts w:ascii="Arial" w:hAnsi="Arial" w:cs="Arial"/>
          <w:i/>
          <w:iCs/>
          <w:szCs w:val="24"/>
        </w:rPr>
        <w:t>et al.</w:t>
      </w:r>
      <w:r w:rsidR="00984659" w:rsidRPr="00984659">
        <w:rPr>
          <w:rFonts w:ascii="Arial" w:hAnsi="Arial" w:cs="Arial"/>
          <w:szCs w:val="24"/>
        </w:rPr>
        <w:t>, 2020)</w:t>
      </w:r>
      <w:r w:rsidR="00984659">
        <w:fldChar w:fldCharType="end"/>
      </w:r>
      <w:r w:rsidR="00C0698D">
        <w:t>.</w:t>
      </w:r>
      <w:r w:rsidR="00366958">
        <w:t xml:space="preserve"> </w:t>
      </w:r>
    </w:p>
    <w:p w14:paraId="4F15BF7E" w14:textId="4B57AB66" w:rsidR="00CD79A5" w:rsidRPr="00F52E5B" w:rsidRDefault="00366958" w:rsidP="00925047">
      <w:pPr>
        <w:rPr>
          <w:color w:val="FF0000"/>
        </w:rPr>
      </w:pPr>
      <w:r>
        <w:t>The United Nations Sustainable Development Goals</w:t>
      </w:r>
      <w:r w:rsidR="004D0F3D">
        <w:t xml:space="preserve"> (SDGs)</w:t>
      </w:r>
      <w:r>
        <w:t xml:space="preserve"> </w:t>
      </w:r>
      <w:r w:rsidR="004D0F3D">
        <w:t xml:space="preserve">Report </w:t>
      </w:r>
      <w:r>
        <w:t xml:space="preserve">explicitly </w:t>
      </w:r>
      <w:r w:rsidR="004D0F3D">
        <w:t xml:space="preserve">acknowledges that “[t]imely, high-quality and disaggregated data”, in the context of broader statistical development, is a crucial component of delivering the SDGs and of supporting development work </w:t>
      </w:r>
      <w:r w:rsidR="004D0F3D">
        <w:fldChar w:fldCharType="begin"/>
      </w:r>
      <w:r w:rsidR="004D0F3D">
        <w:instrText xml:space="preserve"> ADDIN ZOTERO_ITEM CSL_CITATION {"citationID":"MFM63snN","properties":{"formattedCitation":"(United Nations, 2022, p. 3)","plainCitation":"(United Nations, 2022, p. 3)","noteIndex":0},"citationItems":[{"id":3093,"uris":["http://zotero.org/users/10222370/items/FQF88TT7"],"itemData":{"id":3093,"type":"report","event-place":"New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Nations"}],"issued":{"date-parts":[["2022"]]},"citation-key":"unitednationsSustainableDevelopmentGoals2022"},"locator":"3","label":"page"}],"schema":"https://github.com/citation-style-language/schema/raw/master/csl-citation.json"} </w:instrText>
      </w:r>
      <w:r w:rsidR="004D0F3D">
        <w:fldChar w:fldCharType="separate"/>
      </w:r>
      <w:r w:rsidR="004D0F3D" w:rsidRPr="004D0F3D">
        <w:rPr>
          <w:rFonts w:ascii="Arial" w:hAnsi="Arial" w:cs="Arial"/>
        </w:rPr>
        <w:t>(United Nations, 2022, p. 3)</w:t>
      </w:r>
      <w:r w:rsidR="004D0F3D">
        <w:fldChar w:fldCharType="end"/>
      </w:r>
      <w:r w:rsidR="004D0F3D">
        <w:t>.</w:t>
      </w:r>
      <w:r w:rsidR="00F52E5B">
        <w:t xml:space="preserve"> </w:t>
      </w:r>
    </w:p>
    <w:p w14:paraId="4EC8825B" w14:textId="7FEC96A6" w:rsidR="00ED12C3" w:rsidRPr="000913DF" w:rsidRDefault="00ED12C3" w:rsidP="00A5769F">
      <w:pPr>
        <w:rPr>
          <w:color w:val="FF0000"/>
        </w:rPr>
      </w:pPr>
      <w:r>
        <w:t>This study</w:t>
      </w:r>
      <w:r w:rsidR="004D0F3D">
        <w:t xml:space="preserve"> aims to produce a spatially disaggregated estimate of the agricultural population </w:t>
      </w:r>
      <w:r w:rsidR="00A5769F">
        <w:t xml:space="preserve">across India. It </w:t>
      </w:r>
      <w:r>
        <w:t>extends upon existing methodologies used to estimate total population and applies this to</w:t>
      </w:r>
      <w:r w:rsidR="004C61AE">
        <w:t xml:space="preserve"> a specific demographic subse</w:t>
      </w:r>
      <w:r w:rsidR="00A5769F">
        <w:t>t</w:t>
      </w:r>
      <w:r>
        <w:t xml:space="preserve">. </w:t>
      </w:r>
      <w:r w:rsidR="000913DF">
        <w:t>T</w:t>
      </w:r>
      <w:r>
        <w:t xml:space="preserve">he case study of India is designed to assess feasibility and performance </w:t>
      </w:r>
      <w:r w:rsidR="004C61AE">
        <w:t xml:space="preserve">of the methodology </w:t>
      </w:r>
      <w:r>
        <w:t xml:space="preserve">at a large spatial scale, comparative to partner research testing proof-of-concept in districts of Sri Lanka (unpublished). </w:t>
      </w:r>
      <w:r w:rsidR="000913DF">
        <w:rPr>
          <w:color w:val="FF0000"/>
        </w:rPr>
        <w:t>[Flesh out]</w:t>
      </w:r>
    </w:p>
    <w:p w14:paraId="7ACBB2CC" w14:textId="325C5F1C" w:rsidR="00984659" w:rsidRPr="00CF1278" w:rsidRDefault="00CF1278" w:rsidP="00DC1AF5">
      <w:r>
        <w:t xml:space="preserve">This introduction </w:t>
      </w:r>
      <w:r w:rsidR="00A5769F">
        <w:t xml:space="preserve">is broken into three parts. First, the research question and objectives for the study are presented. The second section </w:t>
      </w:r>
      <w:r>
        <w:t xml:space="preserve">provides an overview of the concept of agricultural dependent population, the implications of deriving agricultural populations from census or alternative data sources, and how this concept is relevant to research and </w:t>
      </w:r>
      <w:r>
        <w:lastRenderedPageBreak/>
        <w:t xml:space="preserve">development work in the case study context of India. The </w:t>
      </w:r>
      <w:commentRangeStart w:id="7"/>
      <w:r w:rsidR="00A5769F">
        <w:t>last</w:t>
      </w:r>
      <w:r>
        <w:t xml:space="preserve"> section introduces spatial disaggregation methodologies</w:t>
      </w:r>
      <w:commentRangeEnd w:id="7"/>
      <w:r w:rsidR="008E5833">
        <w:rPr>
          <w:rStyle w:val="CommentReference"/>
        </w:rPr>
        <w:commentReference w:id="7"/>
      </w:r>
      <w:r>
        <w:t xml:space="preserve">, historical development, and applications, particularly regarding gridded population estimates of the world. </w:t>
      </w:r>
      <w:r w:rsidR="00A5769F">
        <w:t xml:space="preserve">The review is intended to highlight how this thesis addresses a gap in the literature and how the work is situated within the broader scholarship around spatial disaggregation of data. </w:t>
      </w:r>
    </w:p>
    <w:p w14:paraId="025D33B5" w14:textId="689FFDF4" w:rsidR="00DC1AF5" w:rsidRPr="00DC1AF5" w:rsidRDefault="00DC1AF5" w:rsidP="00DC1AF5">
      <w:pPr>
        <w:pStyle w:val="Heading3"/>
        <w:numPr>
          <w:ilvl w:val="1"/>
          <w:numId w:val="27"/>
        </w:numPr>
      </w:pPr>
      <w:bookmarkStart w:id="8" w:name="_Toc143291896"/>
      <w:r>
        <w:t>Research Question</w:t>
      </w:r>
      <w:bookmarkEnd w:id="8"/>
    </w:p>
    <w:p w14:paraId="73CF8394" w14:textId="2DE97DC3" w:rsidR="00C27CEB" w:rsidRDefault="00CF1278" w:rsidP="00C27CEB">
      <w:r>
        <w:t xml:space="preserve">Agricultural populations in low-income countries have unique development </w:t>
      </w:r>
      <w:r w:rsidR="009A0BFC">
        <w:t>needs and</w:t>
      </w:r>
      <w:r>
        <w:t xml:space="preserve"> face a set of risks in a changing climate future that are different from the population as a whole. </w:t>
      </w:r>
      <w:r w:rsidR="009A0BFC">
        <w:t xml:space="preserve">Although there is a significant body of research globally on the development and estimation of spatially disaggregated population counts, this work thus far has not addressed the important subset that are the agricultural dependent population. </w:t>
      </w:r>
      <w:r>
        <w:t>T</w:t>
      </w:r>
      <w:r w:rsidR="009A0BFC">
        <w:t>herefore, this</w:t>
      </w:r>
      <w:r w:rsidR="00C27CEB">
        <w:t xml:space="preserve"> study aims to answer the research question, </w:t>
      </w:r>
    </w:p>
    <w:p w14:paraId="22C52113" w14:textId="020F9C52" w:rsidR="00BC10A5" w:rsidRDefault="00C27CEB" w:rsidP="00042EF4">
      <w:pPr>
        <w:rPr>
          <w:i/>
          <w:iCs/>
        </w:rPr>
      </w:pPr>
      <w:r w:rsidRPr="003E2185">
        <w:rPr>
          <w:i/>
          <w:iCs/>
        </w:rPr>
        <w:t xml:space="preserve">How can the agricultural population in India be identified at </w:t>
      </w:r>
      <w:r w:rsidR="00BC10A5">
        <w:rPr>
          <w:i/>
          <w:iCs/>
        </w:rPr>
        <w:t xml:space="preserve">a </w:t>
      </w:r>
      <w:r w:rsidR="00042EF4">
        <w:rPr>
          <w:i/>
          <w:iCs/>
        </w:rPr>
        <w:t>small area scale?</w:t>
      </w:r>
    </w:p>
    <w:p w14:paraId="0128089D" w14:textId="77777777" w:rsidR="00E67DBD" w:rsidRDefault="00BC10A5" w:rsidP="00B24EAF">
      <w:r>
        <w:t>To respond to this</w:t>
      </w:r>
      <w:r w:rsidR="00B24EAF">
        <w:t xml:space="preserve">, the three objectives of this study are to: </w:t>
      </w:r>
    </w:p>
    <w:p w14:paraId="483E561D" w14:textId="2EB81D6A" w:rsidR="00E67DBD" w:rsidRDefault="00B24EAF" w:rsidP="00E67DBD">
      <w:pPr>
        <w:pStyle w:val="ListParagraph"/>
        <w:numPr>
          <w:ilvl w:val="0"/>
          <w:numId w:val="23"/>
        </w:numPr>
      </w:pPr>
      <w:r>
        <w:t xml:space="preserve">Review existing methods for spatial disaggregation of demographic data, </w:t>
      </w:r>
    </w:p>
    <w:p w14:paraId="6691E068" w14:textId="69B5415B" w:rsidR="00E67DBD" w:rsidRDefault="00B24EAF" w:rsidP="00E67DBD">
      <w:pPr>
        <w:pStyle w:val="ListParagraph"/>
        <w:numPr>
          <w:ilvl w:val="0"/>
          <w:numId w:val="23"/>
        </w:numPr>
      </w:pPr>
      <w:r>
        <w:t xml:space="preserve">Propose and evaluate a new method that combines dasymetric disaggregation and iterative extension (buffers), </w:t>
      </w:r>
      <w:del w:id="9" w:author="Joe P" w:date="2023-08-16T19:16:00Z">
        <w:r w:rsidDel="008B4F7D">
          <w:delText xml:space="preserve">and </w:delText>
        </w:r>
      </w:del>
    </w:p>
    <w:p w14:paraId="11B3BE77" w14:textId="26DDFF9E" w:rsidR="00BC10A5" w:rsidRDefault="00B24EAF" w:rsidP="00E67DBD">
      <w:pPr>
        <w:pStyle w:val="ListParagraph"/>
        <w:numPr>
          <w:ilvl w:val="0"/>
          <w:numId w:val="23"/>
        </w:numPr>
        <w:rPr>
          <w:ins w:id="10" w:author="Joe P" w:date="2023-08-15T17:43:00Z"/>
        </w:rPr>
      </w:pPr>
      <w:r>
        <w:t>Scale the method up to estimate the small area agricultural population for all of India</w:t>
      </w:r>
      <w:ins w:id="11" w:author="Joe P" w:date="2023-08-16T19:17:00Z">
        <w:r w:rsidR="008B4F7D">
          <w:t>, and</w:t>
        </w:r>
      </w:ins>
      <w:del w:id="12" w:author="Joe P" w:date="2023-08-16T19:17:00Z">
        <w:r w:rsidDel="008B4F7D">
          <w:delText xml:space="preserve">. </w:delText>
        </w:r>
      </w:del>
    </w:p>
    <w:p w14:paraId="1243F817" w14:textId="0FC3BCFC" w:rsidR="00C27CEB" w:rsidRPr="00C61E47" w:rsidRDefault="00872094" w:rsidP="00C61E47">
      <w:pPr>
        <w:pStyle w:val="ListParagraph"/>
        <w:numPr>
          <w:ilvl w:val="0"/>
          <w:numId w:val="23"/>
        </w:numPr>
      </w:pPr>
      <w:ins w:id="13" w:author="Joe P" w:date="2023-08-15T17:43:00Z">
        <w:r>
          <w:t xml:space="preserve">Assess the </w:t>
        </w:r>
      </w:ins>
      <w:ins w:id="14" w:author="Joe P" w:date="2023-08-15T17:44:00Z">
        <w:r>
          <w:t xml:space="preserve">level of uncertainty in </w:t>
        </w:r>
      </w:ins>
      <w:ins w:id="15" w:author="Joe P" w:date="2023-08-16T19:18:00Z">
        <w:r w:rsidR="008B4F7D">
          <w:t>agricultural population</w:t>
        </w:r>
      </w:ins>
      <w:ins w:id="16" w:author="Joe P" w:date="2023-08-15T17:44:00Z">
        <w:r>
          <w:t xml:space="preserve"> estimates, and </w:t>
        </w:r>
      </w:ins>
      <w:ins w:id="17" w:author="Joe P" w:date="2023-08-16T19:18:00Z">
        <w:r w:rsidR="008B4F7D">
          <w:t>associated factors.</w:t>
        </w:r>
      </w:ins>
    </w:p>
    <w:p w14:paraId="24B9E99C" w14:textId="138F079D" w:rsidR="00DC1AF5" w:rsidRPr="00DC1AF5" w:rsidRDefault="00DC1AF5" w:rsidP="00DC1AF5">
      <w:pPr>
        <w:pStyle w:val="Heading3"/>
        <w:numPr>
          <w:ilvl w:val="1"/>
          <w:numId w:val="27"/>
        </w:numPr>
      </w:pPr>
      <w:bookmarkStart w:id="18" w:name="_Toc143291897"/>
      <w:r>
        <w:t>Agricultural Dependent Population</w:t>
      </w:r>
      <w:bookmarkEnd w:id="18"/>
    </w:p>
    <w:p w14:paraId="59789204" w14:textId="168F5AA3" w:rsidR="007C27E8" w:rsidRDefault="006D442B" w:rsidP="00D92C6B">
      <w:r>
        <w:t xml:space="preserve">The concept of an agricultural population and agricultural dependence is referenced somewhat often in the literature, but rarely is the topic addressed directly. </w:t>
      </w:r>
      <w:proofErr w:type="spellStart"/>
      <w:r>
        <w:t>Zarkovich</w:t>
      </w:r>
      <w:proofErr w:type="spellEnd"/>
      <w:r>
        <w:t xml:space="preserve"> </w:t>
      </w:r>
      <w:r>
        <w:rPr>
          <w:i/>
          <w:iCs/>
        </w:rPr>
        <w:t>et al.</w:t>
      </w:r>
      <w:r>
        <w:t xml:space="preserve"> </w:t>
      </w:r>
      <w:r>
        <w:fldChar w:fldCharType="begin"/>
      </w:r>
      <w:r>
        <w:instrText xml:space="preserve"> ADDIN ZOTERO_ITEM CSL_CITATION {"citationID":"GQNBLEnK","properties":{"formattedCitation":"(1976)","plainCitation":"(1976)","noteIndex":0},"citationItems":[{"id":6245,"uris":["http://zotero.org/users/10222370/items/ZMKG9D7T"],"itemData":{"id":6245,"type":"article-journal","abstract":"In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label":"page","suppress-author":true}],"schema":"https://github.com/citation-style-language/schema/raw/master/csl-citation.json"} </w:instrText>
      </w:r>
      <w:r>
        <w:fldChar w:fldCharType="separate"/>
      </w:r>
      <w:r w:rsidRPr="006D442B">
        <w:rPr>
          <w:rFonts w:ascii="Arial" w:hAnsi="Arial" w:cs="Arial"/>
        </w:rPr>
        <w:t>(1976)</w:t>
      </w:r>
      <w:r>
        <w:fldChar w:fldCharType="end"/>
      </w:r>
      <w:r>
        <w:t xml:space="preserve"> decades ago explored the statistical challenges of defining agricultural populations, in the context of enumerating </w:t>
      </w:r>
      <w:r w:rsidR="002A43A9">
        <w:t>agricultural labourers and landholders residing in urban areas, and the inverse challenge of</w:t>
      </w:r>
      <w:r w:rsidR="008360A6">
        <w:t xml:space="preserve"> accounting for</w:t>
      </w:r>
      <w:r w:rsidR="002A43A9">
        <w:t xml:space="preserve"> farmland residents who do not participate in agricultural labour. Other studies have highlighted the complexity of gender, noting that women’s work in farming (often unpaid) </w:t>
      </w:r>
      <w:r w:rsidR="00BE0376">
        <w:t xml:space="preserve">has historically been </w:t>
      </w:r>
      <w:r w:rsidR="002A43A9">
        <w:t xml:space="preserve">systematically underestimated in labour force statistics </w:t>
      </w:r>
      <w:r w:rsidR="002A43A9">
        <w:fldChar w:fldCharType="begin"/>
      </w:r>
      <w:r w:rsidR="002A43A9">
        <w:instrText xml:space="preserve"> ADDIN ZOTERO_ITEM CSL_CITATION {"citationID":"tcXwxwwc","properties":{"formattedCitation":"(Dixon, 1982)","plainCitation":"(Dixon, 1982)","noteIndex":0},"citationItems":[{"id":6259,"uris":["http://zotero.org/users/10222370/items/54KQL2RC"],"itemData":{"id":6259,"type":"article-journal","abstract":"Although the undercounting of women in the labor force by censuses and labor force surveys has attracted considerable comment in the past decade, evidence of its prevalence has been sporadic. This paper compares the total counts of men and women in the farm labor force (self-employed, wage laborers, and unpaid family helpers) obtained from population censuses and surveys, from estimates prepared by the International Labour Office, and from censuses of farm holdings coordinated by the Food and Agriculture Organization of the United Nations--each of which follows different definitions and procedures. Whereas the three sources reveal quite similar counts of men in the labor force on average, they differ remarkably in their counts of women. New estimates based on the more inclusive practices of the FAO censuses substantially raise the proportions female in the agricultural labor force above those reported by the ILO. These new estimates are relevant to agricultural development planning and to theories of gender roles and labor allocation.","container-title":"Population and Development Review","DOI":"10.2307/1972379","ISSN":"0098-7921","issue":"3","note":"publisher: [Population Council, Wiley]","page":"539-566","source":"JSTOR","title":"Women in Agriculture: Counting the Labor Force in Developing Countries","title-short":"Women in Agriculture","volume":"8","author":[{"family":"Dixon","given":"Ruth B."}],"issued":{"date-parts":[["1982"]]},"citation-key":"dixonWomenAgricultureCounting1982"}}],"schema":"https://github.com/citation-style-language/schema/raw/master/csl-citation.json"} </w:instrText>
      </w:r>
      <w:r w:rsidR="002A43A9">
        <w:fldChar w:fldCharType="separate"/>
      </w:r>
      <w:r w:rsidR="002A43A9" w:rsidRPr="002A43A9">
        <w:rPr>
          <w:rFonts w:ascii="Arial" w:hAnsi="Arial" w:cs="Arial"/>
        </w:rPr>
        <w:t>(Dixon, 1982)</w:t>
      </w:r>
      <w:r w:rsidR="002A43A9">
        <w:fldChar w:fldCharType="end"/>
      </w:r>
      <w:r w:rsidR="00BA00EB">
        <w:t xml:space="preserve">, and that female participation in agricultural labour is increasing in the context of male outmigration from the sector </w:t>
      </w:r>
      <w:r w:rsidR="00BA00EB">
        <w:fldChar w:fldCharType="begin"/>
      </w:r>
      <w:r w:rsidR="00954694">
        <w:instrText xml:space="preserve"> ADDIN ZOTERO_ITEM CSL_CITATION {"citationID":"Xfmj10XE","properties":{"formattedCitation":"(Pattnaik {\\i{}et al.}, 2018; Slavchevska, Kaaria and Taivalmaa, 2019)","plainCitation":"(Pattnaik et al., 2018; Slavchevska, Kaaria and Taivalmaa, 2019)","noteIndex":0},"citationItems":[{"id":6271,"uris":["http://zotero.org/users/10222370/items/29G7EYJZ"],"itemData":{"id":6271,"type":"article-journal","abstract":"The rising share of farm work in India undertaken by women – a phenomenon commonly referred to as the feminization of agriculture – raises questions about the changing character of rural India, particularly with regards to women's social and economic roles. Based on an analysis of four sets of occupational data drawn from the Indian Census (1981, 1991, 2001 and 2011), this paper demonstrates that, as a process driven largely by the outmigration of men from rural areas, the feminization of agriculture has no necessary relationship with wider INDICATORS of women's social or economic empowerment. Instead, women's growing participation in agriculture appears to be strongly related to several indicators of poverty. This paper concludes that women's growing contribution of labour in agriculture adds to the already heavy work burdens of most rural women, thereby further undermining their well-being, and suggests that the feminization of agriculture may better be described as the feminization of agrarian distress.","container-title":"Journal of the Asia Pacific Economy","DOI":"10.1080/13547860.2017.1394569","ISSN":"1354-7860","issue":"1","note":"publisher: Routledge\n_eprint: https://doi.org/10.1080/13547860.2017.1394569","page":"138-155","source":"Taylor and Francis+NEJM","title":"The feminization of agriculture or the feminization of agrarian distress? Tracking the trajectory of women in agriculture in India","title-short":"The feminization of agriculture or the feminization of agrarian distress?","volume":"23","author":[{"family":"Pattnaik","given":"Itishree"},{"family":"Lahiri-Dutt","given":"Kuntala"},{"family":"Lockie","given":"Stewart"},{"family":"Pritchard","given":"Bill"}],"issued":{"date-parts":[["2018",1,2]]},"citation-key":"pattnaikFeminizationAgricultureFeminization2018"}},{"id":6269,"uris":["http://zotero.org/users/10222370/items/RN9V3Y7V"],"itemData":{"id":6269,"type":"chapter","abstract":"Society's greatest use of water is in food production; a fact that puts farmers centre stage in global environmental management. Current management of food value chains, however, is not well set up to enable farmers to undertake their dual role of feeding a growing population and stewarding natural resources. The book considers the interconnected issues of real water in the environment and \"virtual water\" in food value chains and investigates how society influences both fields. This perspective draws out considerable challenges for food security and for environmental stewardship in the context of ongoing global change. The book discusses these issues by region and with global overviews of selected commodities. Innovation relevant to the kind of change needed for the current food system to meet future challenges is reviewed in light of the findings of the regional and thematic analysis.","container-title":"The Oxford Handbook of Food, Water and Society","ISBN":"978-0-19-066979-9","language":"en","note":"Google-Books-ID: hZOzDwAAQBAJ","publisher":"Oxford University Press","source":"Google Books","title":"The feminization of agriculture: evidence and implications for food and water security","editor":[{"family":"Allan","given":"John Anthony"}],"author":[{"family":"Slavchevska","given":"Vanya"},{"family":"Kaaria","given":"Susan"},{"family":"Taivalmaa","given":"Sanna Liisa"}],"issued":{"date-parts":[["2019"]]},"citation-key":"slavchevskaFeminizationAgricultureEvidence2019"}}],"schema":"https://github.com/citation-style-language/schema/raw/master/csl-citation.json"} </w:instrText>
      </w:r>
      <w:r w:rsidR="00BA00EB">
        <w:fldChar w:fldCharType="separate"/>
      </w:r>
      <w:r w:rsidR="00954694" w:rsidRPr="00954694">
        <w:rPr>
          <w:rFonts w:ascii="Arial" w:hAnsi="Arial" w:cs="Arial"/>
          <w:szCs w:val="24"/>
        </w:rPr>
        <w:t xml:space="preserve">(Pattnaik </w:t>
      </w:r>
      <w:r w:rsidR="00954694" w:rsidRPr="00954694">
        <w:rPr>
          <w:rFonts w:ascii="Arial" w:hAnsi="Arial" w:cs="Arial"/>
          <w:i/>
          <w:iCs/>
          <w:szCs w:val="24"/>
        </w:rPr>
        <w:t>et al.</w:t>
      </w:r>
      <w:r w:rsidR="00954694" w:rsidRPr="00954694">
        <w:rPr>
          <w:rFonts w:ascii="Arial" w:hAnsi="Arial" w:cs="Arial"/>
          <w:szCs w:val="24"/>
        </w:rPr>
        <w:t>, 2018; Slavchevska, Kaaria and Taivalmaa, 2019)</w:t>
      </w:r>
      <w:r w:rsidR="00BA00EB">
        <w:fldChar w:fldCharType="end"/>
      </w:r>
      <w:r w:rsidR="00BA00EB">
        <w:t>.</w:t>
      </w:r>
      <w:r w:rsidR="00954694">
        <w:t xml:space="preserve"> However, there is no universal definition of agricultural population or how it should be calculated. </w:t>
      </w:r>
    </w:p>
    <w:p w14:paraId="7D59B704" w14:textId="77777777" w:rsidR="008E5833" w:rsidRDefault="004C36C8" w:rsidP="00D92C6B">
      <w:r>
        <w:lastRenderedPageBreak/>
        <w:t>In this project, agricultural dependence is primarily understood from the lens of employment in the primary sector. As recorded in the 2011 census, any worker who participated in agricultural labour</w:t>
      </w:r>
      <w:r w:rsidR="00D17C87">
        <w:t xml:space="preserve"> in the preceding year is considered, with or without their dependents. See </w:t>
      </w:r>
      <w:r w:rsidR="00D05247">
        <w:t xml:space="preserve">section </w:t>
      </w:r>
      <w:r w:rsidR="00D05247">
        <w:fldChar w:fldCharType="begin"/>
      </w:r>
      <w:r w:rsidR="00D05247">
        <w:instrText xml:space="preserve"> REF _Ref143263004 \r \h </w:instrText>
      </w:r>
      <w:r w:rsidR="00D05247">
        <w:fldChar w:fldCharType="separate"/>
      </w:r>
      <w:r w:rsidR="00D05247">
        <w:t>2.5</w:t>
      </w:r>
      <w:r w:rsidR="00D05247">
        <w:fldChar w:fldCharType="end"/>
      </w:r>
      <w:r w:rsidR="00D05247">
        <w:t xml:space="preserve"> for a detailed explanation of how agricultural dependence has been calculated.</w:t>
      </w:r>
      <w:r w:rsidR="008E5833">
        <w:t xml:space="preserve"> </w:t>
      </w:r>
    </w:p>
    <w:p w14:paraId="44B92533" w14:textId="655808E2" w:rsidR="00461A73" w:rsidRPr="006D442B" w:rsidRDefault="00461A73" w:rsidP="00D92C6B">
      <w:r>
        <w:t>A more rigorous exploration of how best to define agricultural dependent population is outside the scope of this study. However, it is noted that further research into developing a systematic definition of agricultural dependence would improve the transferability of the findings, and for comparison of findings across different settings, by ensuring</w:t>
      </w:r>
      <w:r w:rsidR="004C36C8">
        <w:t xml:space="preserve"> that interpretation of the term </w:t>
      </w:r>
      <w:r w:rsidR="00D05247">
        <w:t>is consistent</w:t>
      </w:r>
      <w:r w:rsidR="004C36C8">
        <w:t xml:space="preserve"> </w:t>
      </w:r>
      <w:r w:rsidR="00D05247">
        <w:t>across studies</w:t>
      </w:r>
      <w:r w:rsidR="004C36C8">
        <w:t xml:space="preserve">. </w:t>
      </w:r>
    </w:p>
    <w:p w14:paraId="59E116CC" w14:textId="2FEADB8C" w:rsidR="00DC1AF5" w:rsidRPr="00DC1AF5" w:rsidRDefault="00DC1AF5" w:rsidP="00DC1AF5">
      <w:pPr>
        <w:pStyle w:val="Heading3"/>
        <w:numPr>
          <w:ilvl w:val="1"/>
          <w:numId w:val="27"/>
        </w:numPr>
      </w:pPr>
      <w:bookmarkStart w:id="19" w:name="_Toc143291898"/>
      <w:r>
        <w:t>Indian context</w:t>
      </w:r>
      <w:bookmarkEnd w:id="19"/>
    </w:p>
    <w:p w14:paraId="75785BB5" w14:textId="085BAC84" w:rsidR="001A22DD" w:rsidRPr="001A22DD" w:rsidRDefault="0066661B" w:rsidP="00C61E47">
      <w:r>
        <w:t>India, the subject of this study, is</w:t>
      </w:r>
      <w:r w:rsidR="002F569F">
        <w:t xml:space="preserve"> one of the </w:t>
      </w:r>
      <w:r w:rsidR="003175DE">
        <w:t xml:space="preserve">world’s largest countries by area, </w:t>
      </w:r>
      <w:r w:rsidR="009225AB">
        <w:t xml:space="preserve">the third-largest economy, </w:t>
      </w:r>
      <w:r w:rsidR="003175DE">
        <w:t xml:space="preserve">and </w:t>
      </w:r>
      <w:r w:rsidR="009225AB">
        <w:t xml:space="preserve">is </w:t>
      </w:r>
      <w:r w:rsidR="003175DE">
        <w:t>expected to</w:t>
      </w:r>
      <w:r w:rsidR="009225AB">
        <w:t xml:space="preserve"> become the most populous country b</w:t>
      </w:r>
      <w:r w:rsidR="00516505">
        <w:t>efore</w:t>
      </w:r>
      <w:r w:rsidR="009225AB">
        <w:t xml:space="preserve"> the end of 2023 </w:t>
      </w:r>
      <w:r w:rsidR="009225AB">
        <w:fldChar w:fldCharType="begin"/>
      </w:r>
      <w:r w:rsidR="00BB065F">
        <w:instrText xml:space="preserve"> ADDIN ZOTERO_ITEM CSL_CITATION {"citationID":"FsE2kxAx","properties":{"formattedCitation":"(United Nations in India, 2022)","plainCitation":"(United Nations in India, 2022)","noteIndex":0},"citationItems":[{"id":5840,"uris":["http://zotero.org/users/10222370/items/5KVSG3SN"],"itemData":{"id":5840,"type":"report","abstract":"The report gives an overview of how the UN in India redoubled our efforts to save lives and build back better through the second year of the pandemic","event-place":"New Delhi, India","language":"en","publisher-place":"New Delhi, India","title":"UN India Annual Report 2021","URL":"https://india.un.org/en/195240-un-india-annual-report-2021","author":[{"literal":"United Nations in India"}],"accessed":{"date-parts":[["2023",5,30]]},"issued":{"date-parts":[["2022"]]},"citation-key":"unitednationsinindiaIndiaAnnualReport2022"}}],"schema":"https://github.com/citation-style-language/schema/raw/master/csl-citation.json"} </w:instrText>
      </w:r>
      <w:r w:rsidR="009225AB">
        <w:fldChar w:fldCharType="separate"/>
      </w:r>
      <w:r w:rsidR="009225AB" w:rsidRPr="009225AB">
        <w:rPr>
          <w:rFonts w:ascii="Arial" w:hAnsi="Arial" w:cs="Arial"/>
        </w:rPr>
        <w:t>(United Nations in India, 2022)</w:t>
      </w:r>
      <w:r w:rsidR="009225AB">
        <w:fldChar w:fldCharType="end"/>
      </w:r>
      <w:r w:rsidR="009225AB">
        <w:t xml:space="preserve">. </w:t>
      </w:r>
      <w:r w:rsidR="001A22DD">
        <w:rPr>
          <w:color w:val="FF0000"/>
        </w:rPr>
        <w:t xml:space="preserve">[Morph this paragraph into an explanation of why India has been chosen for case study?] </w:t>
      </w:r>
      <w:r w:rsidR="001A22DD">
        <w:t xml:space="preserve">The nation has several advantages as a case study for this research. Firstly, </w:t>
      </w:r>
      <w:r w:rsidR="00C66EA8">
        <w:t>India i</w:t>
      </w:r>
      <w:r w:rsidR="001A22DD">
        <w:t>s a major target for development funding</w:t>
      </w:r>
      <w:r w:rsidR="00C66EA8">
        <w:t xml:space="preserve"> and has </w:t>
      </w:r>
      <w:proofErr w:type="gramStart"/>
      <w:r w:rsidR="00C66EA8">
        <w:t xml:space="preserve">a </w:t>
      </w:r>
      <w:r w:rsidR="001A22DD">
        <w:t>,</w:t>
      </w:r>
      <w:proofErr w:type="gramEnd"/>
      <w:r w:rsidR="001A22DD">
        <w:t xml:space="preserve"> and provides …</w:t>
      </w:r>
    </w:p>
    <w:p w14:paraId="50A5BB51" w14:textId="36339F70" w:rsidR="00901D29" w:rsidRPr="003C6429" w:rsidRDefault="00954694" w:rsidP="00C61E47">
      <w:r>
        <w:t>The nation</w:t>
      </w:r>
      <w:r w:rsidR="00380D6D">
        <w:t xml:space="preserve"> is divided into 28 states and 8 union territories, each of which are further subdivided into districts and smaller administrative divisions</w:t>
      </w:r>
      <w:r w:rsidR="009C4229">
        <w:t xml:space="preserve">, variously termed </w:t>
      </w:r>
      <w:r w:rsidR="009C4229" w:rsidRPr="00954694">
        <w:rPr>
          <w:i/>
          <w:iCs/>
        </w:rPr>
        <w:t>tehsil</w:t>
      </w:r>
      <w:r w:rsidR="009C4229">
        <w:t xml:space="preserve">, </w:t>
      </w:r>
      <w:r w:rsidRPr="00954694">
        <w:rPr>
          <w:i/>
          <w:iCs/>
        </w:rPr>
        <w:t>taluka</w:t>
      </w:r>
      <w:r w:rsidR="009C4229">
        <w:t xml:space="preserve">, or </w:t>
      </w:r>
      <w:r w:rsidR="009C4229" w:rsidRPr="00954694">
        <w:rPr>
          <w:i/>
          <w:iCs/>
        </w:rPr>
        <w:t>mandal</w:t>
      </w:r>
      <w:r w:rsidR="009C4229">
        <w:t xml:space="preserve"> </w:t>
      </w:r>
      <w:r w:rsidR="00BB065F">
        <w:fldChar w:fldCharType="begin"/>
      </w:r>
      <w:r w:rsidR="005C3AD8">
        <w:instrText xml:space="preserve"> ADDIN ZOTERO_ITEM CSL_CITATION {"citationID":"aJeLMYma","properties":{"formattedCitation":"(Government of India, 2012)","plainCitation":"(Government of India, 2012)","noteIndex":0},"citationItems":[{"id":5964,"uris":["http://zotero.org/users/10222370/items/UY39PVK8"],"itemData":{"id":5964,"type":"report","event-place":"Delhi, India","publisher":"Office of the Registrar General and Census Commissioner","publisher-place":"Delhi, India","title":"Census of India 2011: Administrative Atlas","URL":"https://censusindia.gov.in/census.website/data/atlas#","author":[{"literal":"Government of India"}],"accessed":{"date-parts":[["2023",6,1]]},"issued":{"date-parts":[["2012"]]},"citation-key":"governmentofindiaCensusIndia20112012"}}],"schema":"https://github.com/citation-style-language/schema/raw/master/csl-citation.json"} </w:instrText>
      </w:r>
      <w:r w:rsidR="00BB065F">
        <w:fldChar w:fldCharType="separate"/>
      </w:r>
      <w:r w:rsidR="005C3AD8" w:rsidRPr="005C3AD8">
        <w:rPr>
          <w:rFonts w:ascii="Arial" w:hAnsi="Arial" w:cs="Arial"/>
        </w:rPr>
        <w:t>(Government of India, 2012)</w:t>
      </w:r>
      <w:r w:rsidR="00BB065F">
        <w:fldChar w:fldCharType="end"/>
      </w:r>
      <w:r w:rsidR="00380D6D">
        <w:t xml:space="preserve">. </w:t>
      </w:r>
      <w:r w:rsidR="005C3AD8">
        <w:t>Census data for most socioeconomic indicators</w:t>
      </w:r>
      <w:ins w:id="20" w:author="Joe P" w:date="2023-08-15T10:45:00Z">
        <w:r w:rsidR="00294503">
          <w:t xml:space="preserve">, including </w:t>
        </w:r>
      </w:ins>
      <w:ins w:id="21" w:author="Joe P" w:date="2023-08-15T10:46:00Z">
        <w:r w:rsidR="00294503">
          <w:t>labour statistics required to calculate agricultural dependence,</w:t>
        </w:r>
      </w:ins>
      <w:r w:rsidR="005C3AD8" w:rsidRPr="005C3AD8">
        <w:t xml:space="preserve"> </w:t>
      </w:r>
      <w:r w:rsidR="005C3AD8">
        <w:t>are published at the district level</w:t>
      </w:r>
      <w:r w:rsidR="00901D29">
        <w:t>, the most recent being conducted in 2011.</w:t>
      </w:r>
      <w:r w:rsidR="00921F8C">
        <w:t xml:space="preserve"> Districts vary </w:t>
      </w:r>
      <w:r w:rsidR="00CD2B96">
        <w:t>significantly</w:t>
      </w:r>
      <w:r w:rsidR="00921F8C">
        <w:t xml:space="preserve"> in size, population </w:t>
      </w:r>
      <w:r w:rsidR="00921F8C" w:rsidRPr="003C6429">
        <w:t xml:space="preserve">count, and population density, but on average cover </w:t>
      </w:r>
      <w:r w:rsidR="00632A46" w:rsidRPr="003C6429">
        <w:t>just under 5,000</w:t>
      </w:r>
      <w:r w:rsidR="00CD2B96" w:rsidRPr="003C6429">
        <w:t xml:space="preserve"> km</w:t>
      </w:r>
      <w:r w:rsidR="00CD2B96" w:rsidRPr="003C6429">
        <w:rPr>
          <w:vertAlign w:val="superscript"/>
        </w:rPr>
        <w:t>2</w:t>
      </w:r>
      <w:r w:rsidR="00921F8C" w:rsidRPr="003C6429">
        <w:t xml:space="preserve"> and a population of </w:t>
      </w:r>
      <w:r w:rsidR="00632A46" w:rsidRPr="003C6429">
        <w:t>2 million (</w:t>
      </w:r>
      <w:r w:rsidR="002C4BF8" w:rsidRPr="003C6429">
        <w:fldChar w:fldCharType="begin"/>
      </w:r>
      <w:r w:rsidR="002C4BF8" w:rsidRPr="003C6429">
        <w:instrText xml:space="preserve"> REF _Ref142311872 \h </w:instrText>
      </w:r>
      <w:r w:rsidR="003C6429" w:rsidRPr="003C6429">
        <w:instrText xml:space="preserve"> \* MERGEFORMAT </w:instrText>
      </w:r>
      <w:r w:rsidR="002C4BF8" w:rsidRPr="003C6429">
        <w:fldChar w:fldCharType="separate"/>
      </w:r>
      <w:r w:rsidR="002C4BF8" w:rsidRPr="003C6429">
        <w:t xml:space="preserve">Table </w:t>
      </w:r>
      <w:r w:rsidR="002C4BF8" w:rsidRPr="003C6429">
        <w:rPr>
          <w:noProof/>
        </w:rPr>
        <w:t>1</w:t>
      </w:r>
      <w:r w:rsidR="002C4BF8" w:rsidRPr="003C6429">
        <w:fldChar w:fldCharType="end"/>
      </w:r>
      <w:r w:rsidR="00632A46" w:rsidRPr="003C6429">
        <w:t>)</w:t>
      </w:r>
      <w:r w:rsidR="00921F8C" w:rsidRPr="003C6429">
        <w:t>.</w:t>
      </w:r>
    </w:p>
    <w:p w14:paraId="3D0B6345" w14:textId="7DA34C24" w:rsidR="00632A46" w:rsidRPr="003C6429" w:rsidRDefault="00632A46" w:rsidP="00632A46">
      <w:pPr>
        <w:pStyle w:val="Caption"/>
        <w:keepNext/>
      </w:pPr>
      <w:bookmarkStart w:id="22" w:name="_Ref142311872"/>
      <w:r w:rsidRPr="003C6429">
        <w:t xml:space="preserve">Table </w:t>
      </w:r>
      <w:fldSimple w:instr=" SEQ Table \* ARABIC ">
        <w:r w:rsidR="00EF27C8">
          <w:rPr>
            <w:noProof/>
          </w:rPr>
          <w:t>1</w:t>
        </w:r>
      </w:fldSimple>
      <w:bookmarkEnd w:id="22"/>
      <w:r w:rsidRPr="003C6429">
        <w:t>: Characteristics of 2011 Indian Census Districts</w:t>
      </w:r>
      <w:r w:rsidR="00060B28" w:rsidRPr="003C6429">
        <w:t xml:space="preserve"> (</w:t>
      </w:r>
      <w:r w:rsidRPr="003C6429">
        <w:t>n = 640</w:t>
      </w:r>
      <w:r w:rsidR="00060B28" w:rsidRPr="003C642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2063"/>
        <w:gridCol w:w="1534"/>
        <w:gridCol w:w="3536"/>
      </w:tblGrid>
      <w:tr w:rsidR="00632A46" w14:paraId="62AFE94D" w14:textId="77777777" w:rsidTr="00632A46">
        <w:tc>
          <w:tcPr>
            <w:tcW w:w="1141" w:type="pct"/>
            <w:tcBorders>
              <w:top w:val="single" w:sz="8" w:space="0" w:color="auto"/>
              <w:bottom w:val="single" w:sz="8" w:space="0" w:color="auto"/>
            </w:tcBorders>
          </w:tcPr>
          <w:p w14:paraId="78EC1924" w14:textId="5811B578" w:rsidR="00632A46" w:rsidRDefault="00632A46" w:rsidP="000913DF">
            <w:pPr>
              <w:pStyle w:val="TableText"/>
            </w:pPr>
            <w:r>
              <w:t>Measure</w:t>
            </w:r>
          </w:p>
        </w:tc>
        <w:tc>
          <w:tcPr>
            <w:tcW w:w="1116" w:type="pct"/>
            <w:tcBorders>
              <w:top w:val="single" w:sz="8" w:space="0" w:color="auto"/>
              <w:bottom w:val="single" w:sz="8" w:space="0" w:color="auto"/>
            </w:tcBorders>
          </w:tcPr>
          <w:p w14:paraId="148D7A6F" w14:textId="0CF1C51B" w:rsidR="00632A46" w:rsidRPr="00FB3596" w:rsidRDefault="00632A46" w:rsidP="000913DF">
            <w:pPr>
              <w:pStyle w:val="TableText"/>
            </w:pPr>
            <w:r>
              <w:t>Population</w:t>
            </w:r>
          </w:p>
        </w:tc>
        <w:tc>
          <w:tcPr>
            <w:tcW w:w="830" w:type="pct"/>
            <w:tcBorders>
              <w:top w:val="single" w:sz="8" w:space="0" w:color="auto"/>
              <w:bottom w:val="single" w:sz="8" w:space="0" w:color="auto"/>
            </w:tcBorders>
          </w:tcPr>
          <w:p w14:paraId="129EADA6" w14:textId="76A9F996" w:rsidR="00632A46" w:rsidRPr="00632A46" w:rsidRDefault="00632A46" w:rsidP="000913DF">
            <w:pPr>
              <w:pStyle w:val="TableText"/>
            </w:pPr>
            <w:r>
              <w:t>Area (km</w:t>
            </w:r>
            <w:r>
              <w:rPr>
                <w:vertAlign w:val="superscript"/>
              </w:rPr>
              <w:t>2</w:t>
            </w:r>
            <w:r>
              <w:t>)</w:t>
            </w:r>
          </w:p>
        </w:tc>
        <w:tc>
          <w:tcPr>
            <w:tcW w:w="1913" w:type="pct"/>
            <w:tcBorders>
              <w:top w:val="single" w:sz="8" w:space="0" w:color="auto"/>
              <w:bottom w:val="single" w:sz="8" w:space="0" w:color="auto"/>
            </w:tcBorders>
          </w:tcPr>
          <w:p w14:paraId="6C786B0E" w14:textId="065B72A9" w:rsidR="00632A46" w:rsidRPr="00FB3596" w:rsidRDefault="00632A46" w:rsidP="000913DF">
            <w:pPr>
              <w:pStyle w:val="TableText"/>
            </w:pPr>
            <w:r>
              <w:t>Population Density (km</w:t>
            </w:r>
            <w:r>
              <w:rPr>
                <w:vertAlign w:val="superscript"/>
              </w:rPr>
              <w:t>2</w:t>
            </w:r>
            <w:r>
              <w:t>)</w:t>
            </w:r>
          </w:p>
        </w:tc>
      </w:tr>
      <w:tr w:rsidR="00632A46" w14:paraId="77A3BB97" w14:textId="77777777" w:rsidTr="00632A46">
        <w:tc>
          <w:tcPr>
            <w:tcW w:w="1141" w:type="pct"/>
            <w:tcBorders>
              <w:top w:val="single" w:sz="8" w:space="0" w:color="auto"/>
            </w:tcBorders>
          </w:tcPr>
          <w:p w14:paraId="11961A7F" w14:textId="6B8E9A9A" w:rsidR="00632A46" w:rsidRPr="00632A46" w:rsidRDefault="00632A46" w:rsidP="000913DF">
            <w:pPr>
              <w:pStyle w:val="TableText"/>
            </w:pPr>
            <w:r w:rsidRPr="00632A46">
              <w:t>Mean</w:t>
            </w:r>
          </w:p>
        </w:tc>
        <w:tc>
          <w:tcPr>
            <w:tcW w:w="1116" w:type="pct"/>
            <w:tcBorders>
              <w:top w:val="single" w:sz="8" w:space="0" w:color="auto"/>
            </w:tcBorders>
            <w:vAlign w:val="bottom"/>
          </w:tcPr>
          <w:p w14:paraId="468346B7" w14:textId="382C1EF3" w:rsidR="00632A46" w:rsidRPr="00632A46" w:rsidRDefault="00632A46" w:rsidP="000913DF">
            <w:pPr>
              <w:pStyle w:val="TableText"/>
            </w:pPr>
            <w:r w:rsidRPr="00632A46">
              <w:t>1,891,961</w:t>
            </w:r>
          </w:p>
        </w:tc>
        <w:tc>
          <w:tcPr>
            <w:tcW w:w="830" w:type="pct"/>
            <w:tcBorders>
              <w:top w:val="single" w:sz="8" w:space="0" w:color="auto"/>
            </w:tcBorders>
            <w:vAlign w:val="bottom"/>
          </w:tcPr>
          <w:p w14:paraId="353CA662" w14:textId="0FAC2E9E" w:rsidR="00632A46" w:rsidRPr="00632A46" w:rsidRDefault="00632A46" w:rsidP="000913DF">
            <w:pPr>
              <w:pStyle w:val="TableText"/>
            </w:pPr>
            <w:r w:rsidRPr="00632A46">
              <w:t>4,948</w:t>
            </w:r>
          </w:p>
        </w:tc>
        <w:tc>
          <w:tcPr>
            <w:tcW w:w="1913" w:type="pct"/>
            <w:tcBorders>
              <w:top w:val="single" w:sz="8" w:space="0" w:color="auto"/>
            </w:tcBorders>
            <w:vAlign w:val="bottom"/>
          </w:tcPr>
          <w:p w14:paraId="72C7D783" w14:textId="5B850ACF" w:rsidR="00632A46" w:rsidRPr="00632A46" w:rsidRDefault="00632A46" w:rsidP="000913DF">
            <w:pPr>
              <w:pStyle w:val="TableText"/>
            </w:pPr>
            <w:r w:rsidRPr="00632A46">
              <w:t>936</w:t>
            </w:r>
          </w:p>
        </w:tc>
      </w:tr>
      <w:tr w:rsidR="00632A46" w14:paraId="3F19CA15" w14:textId="77777777" w:rsidTr="00632A46">
        <w:tc>
          <w:tcPr>
            <w:tcW w:w="1141" w:type="pct"/>
          </w:tcPr>
          <w:p w14:paraId="5F608B8F" w14:textId="24D20764" w:rsidR="00632A46" w:rsidRPr="00632A46" w:rsidRDefault="00632A46" w:rsidP="000913DF">
            <w:pPr>
              <w:pStyle w:val="TableText"/>
            </w:pPr>
            <w:r w:rsidRPr="00632A46">
              <w:t>Minimum</w:t>
            </w:r>
          </w:p>
        </w:tc>
        <w:tc>
          <w:tcPr>
            <w:tcW w:w="1116" w:type="pct"/>
            <w:vAlign w:val="bottom"/>
          </w:tcPr>
          <w:p w14:paraId="15D6E8F5" w14:textId="19FC95DF" w:rsidR="00632A46" w:rsidRPr="00632A46" w:rsidRDefault="00632A46" w:rsidP="000913DF">
            <w:pPr>
              <w:pStyle w:val="TableText"/>
            </w:pPr>
            <w:r w:rsidRPr="00632A46">
              <w:t>8,004</w:t>
            </w:r>
          </w:p>
        </w:tc>
        <w:tc>
          <w:tcPr>
            <w:tcW w:w="830" w:type="pct"/>
            <w:vAlign w:val="bottom"/>
          </w:tcPr>
          <w:p w14:paraId="70B3CA14" w14:textId="0A0E4A5B" w:rsidR="00632A46" w:rsidRPr="00632A46" w:rsidRDefault="00632A46" w:rsidP="000913DF">
            <w:pPr>
              <w:pStyle w:val="TableText"/>
            </w:pPr>
            <w:r w:rsidRPr="00632A46">
              <w:t>9</w:t>
            </w:r>
          </w:p>
        </w:tc>
        <w:tc>
          <w:tcPr>
            <w:tcW w:w="1913" w:type="pct"/>
            <w:vAlign w:val="bottom"/>
          </w:tcPr>
          <w:p w14:paraId="3C5C619E" w14:textId="61473D54" w:rsidR="00632A46" w:rsidRPr="00632A46" w:rsidRDefault="00632A46" w:rsidP="000913DF">
            <w:pPr>
              <w:pStyle w:val="TableText"/>
            </w:pPr>
            <w:r w:rsidRPr="00632A46">
              <w:t>1</w:t>
            </w:r>
          </w:p>
        </w:tc>
      </w:tr>
      <w:tr w:rsidR="00632A46" w14:paraId="21F1D02F" w14:textId="77777777" w:rsidTr="00632A46">
        <w:tc>
          <w:tcPr>
            <w:tcW w:w="1141" w:type="pct"/>
          </w:tcPr>
          <w:p w14:paraId="5B6A5FBE" w14:textId="23A24EA7" w:rsidR="00632A46" w:rsidRPr="00632A46" w:rsidRDefault="00632A46" w:rsidP="000913DF">
            <w:pPr>
              <w:pStyle w:val="TableText"/>
            </w:pPr>
            <w:r w:rsidRPr="00632A46">
              <w:t>25th percentile</w:t>
            </w:r>
          </w:p>
        </w:tc>
        <w:tc>
          <w:tcPr>
            <w:tcW w:w="1116" w:type="pct"/>
            <w:vAlign w:val="bottom"/>
          </w:tcPr>
          <w:p w14:paraId="1AE7ED3E" w14:textId="2D2543A8" w:rsidR="00632A46" w:rsidRPr="00632A46" w:rsidRDefault="00632A46" w:rsidP="000913DF">
            <w:pPr>
              <w:pStyle w:val="TableText"/>
            </w:pPr>
            <w:r w:rsidRPr="00632A46">
              <w:t>817,861</w:t>
            </w:r>
          </w:p>
        </w:tc>
        <w:tc>
          <w:tcPr>
            <w:tcW w:w="830" w:type="pct"/>
            <w:vAlign w:val="bottom"/>
          </w:tcPr>
          <w:p w14:paraId="4E85289B" w14:textId="0DAC706C" w:rsidR="00632A46" w:rsidRPr="00632A46" w:rsidRDefault="00632A46" w:rsidP="000913DF">
            <w:pPr>
              <w:pStyle w:val="TableText"/>
            </w:pPr>
            <w:r w:rsidRPr="00632A46">
              <w:t>2,297</w:t>
            </w:r>
          </w:p>
        </w:tc>
        <w:tc>
          <w:tcPr>
            <w:tcW w:w="1913" w:type="pct"/>
            <w:vAlign w:val="bottom"/>
          </w:tcPr>
          <w:p w14:paraId="6573AE47" w14:textId="58B94820" w:rsidR="00632A46" w:rsidRPr="00632A46" w:rsidRDefault="00632A46" w:rsidP="000913DF">
            <w:pPr>
              <w:pStyle w:val="TableText"/>
            </w:pPr>
            <w:r w:rsidRPr="00632A46">
              <w:t>207</w:t>
            </w:r>
          </w:p>
        </w:tc>
      </w:tr>
      <w:tr w:rsidR="00632A46" w14:paraId="4457CD56" w14:textId="77777777" w:rsidTr="00632A46">
        <w:tc>
          <w:tcPr>
            <w:tcW w:w="1141" w:type="pct"/>
          </w:tcPr>
          <w:p w14:paraId="54CC4E40" w14:textId="786BFF8C" w:rsidR="00632A46" w:rsidRPr="00632A46" w:rsidRDefault="00632A46" w:rsidP="000913DF">
            <w:pPr>
              <w:pStyle w:val="TableText"/>
            </w:pPr>
            <w:r w:rsidRPr="00632A46">
              <w:t>Median</w:t>
            </w:r>
          </w:p>
        </w:tc>
        <w:tc>
          <w:tcPr>
            <w:tcW w:w="1116" w:type="pct"/>
            <w:vAlign w:val="bottom"/>
          </w:tcPr>
          <w:p w14:paraId="3CE2C96A" w14:textId="3C19EF38" w:rsidR="00632A46" w:rsidRPr="00632A46" w:rsidRDefault="00632A46" w:rsidP="000913DF">
            <w:pPr>
              <w:pStyle w:val="TableText"/>
            </w:pPr>
            <w:r w:rsidRPr="00632A46">
              <w:t>1,557,367</w:t>
            </w:r>
          </w:p>
        </w:tc>
        <w:tc>
          <w:tcPr>
            <w:tcW w:w="830" w:type="pct"/>
            <w:vAlign w:val="bottom"/>
          </w:tcPr>
          <w:p w14:paraId="6355AB04" w14:textId="408FA115" w:rsidR="00632A46" w:rsidRPr="00632A46" w:rsidRDefault="00632A46" w:rsidP="000913DF">
            <w:pPr>
              <w:pStyle w:val="TableText"/>
            </w:pPr>
            <w:r w:rsidRPr="00632A46">
              <w:t>3,798</w:t>
            </w:r>
          </w:p>
        </w:tc>
        <w:tc>
          <w:tcPr>
            <w:tcW w:w="1913" w:type="pct"/>
            <w:vAlign w:val="bottom"/>
          </w:tcPr>
          <w:p w14:paraId="688EAB8A" w14:textId="2837471B" w:rsidR="00632A46" w:rsidRPr="00632A46" w:rsidRDefault="00632A46" w:rsidP="000913DF">
            <w:pPr>
              <w:pStyle w:val="TableText"/>
            </w:pPr>
            <w:r w:rsidRPr="00632A46">
              <w:t>373</w:t>
            </w:r>
          </w:p>
        </w:tc>
      </w:tr>
      <w:tr w:rsidR="00632A46" w14:paraId="722A9F82" w14:textId="77777777" w:rsidTr="00632A46">
        <w:tc>
          <w:tcPr>
            <w:tcW w:w="1141" w:type="pct"/>
          </w:tcPr>
          <w:p w14:paraId="776D2DE9" w14:textId="3816D4ED" w:rsidR="00632A46" w:rsidRPr="00632A46" w:rsidRDefault="00632A46" w:rsidP="000913DF">
            <w:pPr>
              <w:pStyle w:val="TableText"/>
            </w:pPr>
            <w:r w:rsidRPr="00632A46">
              <w:t>75th percentile</w:t>
            </w:r>
          </w:p>
        </w:tc>
        <w:tc>
          <w:tcPr>
            <w:tcW w:w="1116" w:type="pct"/>
            <w:vAlign w:val="bottom"/>
          </w:tcPr>
          <w:p w14:paraId="32874366" w14:textId="4B1EE43F" w:rsidR="00632A46" w:rsidRPr="00632A46" w:rsidRDefault="00632A46" w:rsidP="000913DF">
            <w:pPr>
              <w:pStyle w:val="TableText"/>
            </w:pPr>
            <w:r w:rsidRPr="00632A46">
              <w:t>2,583,551</w:t>
            </w:r>
          </w:p>
        </w:tc>
        <w:tc>
          <w:tcPr>
            <w:tcW w:w="830" w:type="pct"/>
            <w:vAlign w:val="bottom"/>
          </w:tcPr>
          <w:p w14:paraId="0A316E5C" w14:textId="297338FB" w:rsidR="00632A46" w:rsidRPr="00632A46" w:rsidRDefault="00632A46" w:rsidP="000913DF">
            <w:pPr>
              <w:pStyle w:val="TableText"/>
            </w:pPr>
            <w:r w:rsidRPr="00632A46">
              <w:t>6,235</w:t>
            </w:r>
          </w:p>
        </w:tc>
        <w:tc>
          <w:tcPr>
            <w:tcW w:w="1913" w:type="pct"/>
            <w:vAlign w:val="bottom"/>
          </w:tcPr>
          <w:p w14:paraId="25636BC8" w14:textId="5D0174AE" w:rsidR="00632A46" w:rsidRPr="00632A46" w:rsidRDefault="00632A46" w:rsidP="000913DF">
            <w:pPr>
              <w:pStyle w:val="TableText"/>
            </w:pPr>
            <w:r w:rsidRPr="00632A46">
              <w:t>719</w:t>
            </w:r>
          </w:p>
        </w:tc>
      </w:tr>
      <w:tr w:rsidR="00632A46" w14:paraId="73477270" w14:textId="77777777" w:rsidTr="00632A46">
        <w:tc>
          <w:tcPr>
            <w:tcW w:w="1141" w:type="pct"/>
            <w:tcBorders>
              <w:bottom w:val="single" w:sz="4" w:space="0" w:color="auto"/>
            </w:tcBorders>
          </w:tcPr>
          <w:p w14:paraId="683645D8" w14:textId="52A390CD" w:rsidR="00632A46" w:rsidRPr="00632A46" w:rsidRDefault="00632A46" w:rsidP="000913DF">
            <w:pPr>
              <w:pStyle w:val="TableText"/>
            </w:pPr>
            <w:r w:rsidRPr="00632A46">
              <w:t>Maximum</w:t>
            </w:r>
          </w:p>
        </w:tc>
        <w:tc>
          <w:tcPr>
            <w:tcW w:w="1116" w:type="pct"/>
            <w:tcBorders>
              <w:bottom w:val="single" w:sz="4" w:space="0" w:color="auto"/>
            </w:tcBorders>
            <w:vAlign w:val="bottom"/>
          </w:tcPr>
          <w:p w14:paraId="052266FC" w14:textId="2AB1C66C" w:rsidR="00632A46" w:rsidRPr="00632A46" w:rsidRDefault="00632A46" w:rsidP="000913DF">
            <w:pPr>
              <w:pStyle w:val="TableText"/>
            </w:pPr>
            <w:r w:rsidRPr="00632A46">
              <w:t>11,060,148</w:t>
            </w:r>
          </w:p>
        </w:tc>
        <w:tc>
          <w:tcPr>
            <w:tcW w:w="830" w:type="pct"/>
            <w:tcBorders>
              <w:bottom w:val="single" w:sz="4" w:space="0" w:color="auto"/>
            </w:tcBorders>
            <w:vAlign w:val="bottom"/>
          </w:tcPr>
          <w:p w14:paraId="13D57A29" w14:textId="0115EE76" w:rsidR="00632A46" w:rsidRPr="00632A46" w:rsidRDefault="00632A46" w:rsidP="000913DF">
            <w:pPr>
              <w:pStyle w:val="TableText"/>
            </w:pPr>
            <w:r w:rsidRPr="00632A46">
              <w:t>45,674</w:t>
            </w:r>
          </w:p>
        </w:tc>
        <w:tc>
          <w:tcPr>
            <w:tcW w:w="1913" w:type="pct"/>
            <w:tcBorders>
              <w:bottom w:val="single" w:sz="4" w:space="0" w:color="auto"/>
            </w:tcBorders>
            <w:vAlign w:val="bottom"/>
          </w:tcPr>
          <w:p w14:paraId="7FBC3B9A" w14:textId="4169D472" w:rsidR="00632A46" w:rsidRPr="00632A46" w:rsidRDefault="00632A46" w:rsidP="000913DF">
            <w:pPr>
              <w:pStyle w:val="TableText"/>
            </w:pPr>
            <w:r w:rsidRPr="00632A46">
              <w:t>36,155</w:t>
            </w:r>
          </w:p>
        </w:tc>
      </w:tr>
    </w:tbl>
    <w:p w14:paraId="0822EEF1" w14:textId="77777777" w:rsidR="00632A46" w:rsidRPr="005109F6" w:rsidRDefault="00632A46" w:rsidP="00C61E47">
      <w:pPr>
        <w:rPr>
          <w:color w:val="4472C4" w:themeColor="accent1"/>
        </w:rPr>
      </w:pPr>
    </w:p>
    <w:p w14:paraId="10085BBA" w14:textId="109FC7E6" w:rsidR="00B75936" w:rsidRDefault="009C4229" w:rsidP="00C61E47">
      <w:r>
        <w:t xml:space="preserve">In census enumeration, urban areas are divided into four classes </w:t>
      </w:r>
      <w:r w:rsidR="00BB065F">
        <w:t>– wards, outgrowths, statutory towns, and census towns</w:t>
      </w:r>
      <w:r w:rsidR="00E61238">
        <w:t xml:space="preserve">, the latter being legally rural settlements that have been designated as urban. The 2011 census estimates that 31% of India’s population reside in </w:t>
      </w:r>
      <w:r w:rsidR="00E61238">
        <w:lastRenderedPageBreak/>
        <w:t>urban areas, however this is predicted to be a significant underestimate</w:t>
      </w:r>
      <w:r w:rsidR="00173E70">
        <w:t xml:space="preserve"> </w:t>
      </w:r>
      <w:r w:rsidR="00173E70">
        <w:fldChar w:fldCharType="begin"/>
      </w:r>
      <w:r w:rsidR="00173E70">
        <w:instrText xml:space="preserve"> ADDIN ZOTERO_ITEM CSL_CITATION {"citationID":"8GZRbVt8","properties":{"formattedCitation":"(Balk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rsidR="00173E70">
        <w:fldChar w:fldCharType="separate"/>
      </w:r>
      <w:r w:rsidR="00173E70" w:rsidRPr="00173E70">
        <w:rPr>
          <w:rFonts w:ascii="Arial" w:hAnsi="Arial" w:cs="Arial"/>
          <w:szCs w:val="24"/>
        </w:rPr>
        <w:t xml:space="preserve">(Balk </w:t>
      </w:r>
      <w:r w:rsidR="00173E70" w:rsidRPr="00173E70">
        <w:rPr>
          <w:rFonts w:ascii="Arial" w:hAnsi="Arial" w:cs="Arial"/>
          <w:i/>
          <w:iCs/>
          <w:szCs w:val="24"/>
        </w:rPr>
        <w:t>et al.</w:t>
      </w:r>
      <w:r w:rsidR="00173E70" w:rsidRPr="00173E70">
        <w:rPr>
          <w:rFonts w:ascii="Arial" w:hAnsi="Arial" w:cs="Arial"/>
          <w:szCs w:val="24"/>
        </w:rPr>
        <w:t>, 2019)</w:t>
      </w:r>
      <w:r w:rsidR="00173E70">
        <w:fldChar w:fldCharType="end"/>
      </w:r>
      <w:r w:rsidR="00BB065F">
        <w:t xml:space="preserve">. </w:t>
      </w:r>
      <w:r w:rsidR="00774F9D">
        <w:t>Classification of urban versus rural has implications for the estimation of population based on land cover classification.</w:t>
      </w:r>
      <w:r w:rsidR="008A5EA5">
        <w:t xml:space="preserve"> Because the census designates urban/rural status using an administrative method, which is not stable across census collections and is not systematic across the country, this factor was omitted from validation calculations. Rural classification derived from remotely sensed land cover data has been prioritised instead, as discussed in </w:t>
      </w:r>
      <w:r w:rsidR="008E5833">
        <w:t xml:space="preserve">Section </w:t>
      </w:r>
      <w:r w:rsidR="008E5833">
        <w:fldChar w:fldCharType="begin"/>
      </w:r>
      <w:r w:rsidR="008E5833">
        <w:instrText xml:space="preserve"> REF _Ref143283924 \r \h </w:instrText>
      </w:r>
      <w:r w:rsidR="008E5833">
        <w:fldChar w:fldCharType="separate"/>
      </w:r>
      <w:r w:rsidR="008E5833">
        <w:t>2.3</w:t>
      </w:r>
      <w:r w:rsidR="008E5833">
        <w:fldChar w:fldCharType="end"/>
      </w:r>
      <w:r w:rsidR="008E5833">
        <w:t>.</w:t>
      </w:r>
      <w:r w:rsidR="008A5EA5">
        <w:t xml:space="preserve"> </w:t>
      </w:r>
    </w:p>
    <w:p w14:paraId="2CCD29A0" w14:textId="1F8A7F01" w:rsidR="003B0981" w:rsidRPr="00CF31FB" w:rsidRDefault="003B0981" w:rsidP="003B0981">
      <w:commentRangeStart w:id="23"/>
      <w:r>
        <w:t xml:space="preserve">In India, particularly in southern </w:t>
      </w:r>
      <w:commentRangeEnd w:id="23"/>
      <w:r>
        <w:rPr>
          <w:rStyle w:val="CommentReference"/>
        </w:rPr>
        <w:commentReference w:id="23"/>
      </w:r>
      <w:r>
        <w:t xml:space="preserve">states of Andhra Pradesh, Tamil Nadu, and Karnataka, small scale irrigation has historically been managed through tank systems – traditional water storage reservoirs designed to harvest and store rainwater and surface runoff </w:t>
      </w:r>
      <w:r>
        <w:fldChar w:fldCharType="begin"/>
      </w:r>
      <w:r>
        <w:instrText xml:space="preserve"> ADDIN ZOTERO_ITEM CSL_CITATION {"citationID":"zCGV0VMP","properties":{"formattedCitation":"(Mialhe, Gunnell and Mering, 2008)","plainCitation":"(Mialhe, Gunnell and Mering, 2008)","noteIndex":0},"citationItems":[{"id":5812,"uris":["http://zotero.org/users/10222370/items/LNAUEQKN"],"itemData":{"id":5812,"type":"article-journal","abstract":"This paper presents a methodological procedure based on remote sensing and image analysis techniques designed to map and quantify water stocks in small irrigation reservoirs over vast, user-defined regions. Because the method is based on unsupervised pixel classification schemes, it is analytically transparent and entirely replicable and can therefore be used in most settings as a tool for integrated water resource management, planning, or policy making, with benefits to irrigation, land use, agriculture, and water-related social issues. Satellite images of semiarid south India are used here to quantify fluctuating water volumes in </w:instrText>
      </w:r>
      <w:r w:rsidRPr="00294E51">
        <w:rPr>
          <w:rFonts w:ascii="Cambria Math" w:hAnsi="Cambria Math" w:cs="Cambria Math"/>
        </w:rPr>
        <w:instrText>∼</w:instrText>
      </w:r>
      <w:r>
        <w:instrText xml:space="preserve">2500 reservoirs. In this pilot study, the detection of temporal trends and spatial discontinuities in land use at successive dates within reservoir beds is a proxy for assessing the performance of reservoirs and for formulating hypotheses on the environmental, socioeconomic, or anthropological reasons behind the inferred levels of infrastructural maintenance or disuse. The synoptic approach paves the way for future efforts as better ground truth data become available.","container-title":"Water Resources Research","DOI":"10.1029/2007WR006065","ISSN":"1944-7973","issue":"5","language":"en","note":"_eprint: https://agupubs.onlinelibrary.wiley.com/doi/pdf/10.1029/2007WR006065","source":"Wiley Online Library","title":"Synoptic assessment of water resource variability in reservoirs by remote sensing: General approach and application to the runoff harvesting systems of south India","title-short":"Synoptic assessment of water resource variability in reservoirs by remote sensing","URL":"https://onlinelibrary.wiley.com/doi/abs/10.1029/2007WR006065","volume":"44","author":[{"family":"Mialhe","given":"François"},{"family":"Gunnell","given":"Yanni"},{"family":"Mering","given":"Catherine"}],"accessed":{"date-parts":[["2023",5,26]]},"issued":{"date-parts":[["2008"]]},"citation-key":"mialheSynopticAssessmentWater2008"}}],"schema":"https://github.com/citation-style-language/schema/raw/master/csl-citation.json"} </w:instrText>
      </w:r>
      <w:r>
        <w:fldChar w:fldCharType="separate"/>
      </w:r>
      <w:r w:rsidRPr="00294E51">
        <w:rPr>
          <w:rFonts w:ascii="Arial" w:hAnsi="Arial" w:cs="Arial"/>
        </w:rPr>
        <w:t>(Mialhe, Gunnell and Mering, 2008)</w:t>
      </w:r>
      <w:r>
        <w:fldChar w:fldCharType="end"/>
      </w:r>
      <w:r>
        <w:t xml:space="preserve">. In many areas, </w:t>
      </w:r>
      <w:r w:rsidR="008F0680">
        <w:t xml:space="preserve">as farming practice has increasingly transitioned to a reliance on groundwater extraction, </w:t>
      </w:r>
      <w:r>
        <w:t xml:space="preserve">these tanks have become degraded and are not functioning at their peak </w:t>
      </w:r>
      <w:r>
        <w:fldChar w:fldCharType="begin"/>
      </w:r>
      <w:r>
        <w:instrText xml:space="preserve"> ADDIN ZOTERO_ITEM CSL_CITATION {"citationID":"VlCDVOqM","properties":{"formattedCitation":"(Anand,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A."}],"issued":{"date-parts":[["2019",3]]},"citation-key":"anandUseRemoteSensing2019"}}],"schema":"https://github.com/citation-style-language/schema/raw/master/csl-citation.json"} </w:instrText>
      </w:r>
      <w:r>
        <w:fldChar w:fldCharType="separate"/>
      </w:r>
      <w:r w:rsidRPr="00294E51">
        <w:rPr>
          <w:rFonts w:ascii="Arial" w:hAnsi="Arial" w:cs="Arial"/>
        </w:rPr>
        <w:t>(Anand, Kakumanu and Amarasinghe, 2019)</w:t>
      </w:r>
      <w:r>
        <w:fldChar w:fldCharType="end"/>
      </w:r>
      <w:r>
        <w:t xml:space="preserve">. Rehabilitation of these degraded tanks is a relatively cheap and effective way to improve water security for agriculture in local communities, and improved irrigation can benefit cropping intensity and subsequently reduce pressure on forest cover being converted into cultivated land </w:t>
      </w:r>
      <w:r>
        <w:fldChar w:fldCharType="begin"/>
      </w:r>
      <w:r>
        <w:instrText xml:space="preserve"> ADDIN ZOTERO_ITEM CSL_CITATION {"citationID":"K2iu8sBA","properties":{"formattedCitation":"(Meiyappan {\\i{}et al.}, 2017)","plainCitation":"(Meiyappan et al., 2017)","noteIndex":0},"citationItems":[{"id":4304,"uris":["http://zotero.org/users/10222370/items/T6WEBENI"],"itemData":{"id":4304,"type":"article-journal","abstract":"We examine the dynamics and spatial determinants of land change in India by integrating decadal land cover maps (1985–1995–2005) from a wall-to-wall analysis of Landsat images with spatiotemporal socioeconomic database for ~630,000 villages in India. We reinforce our results through collective evidence from synthesis of 102 case studies that incorporate field knowledge of the causes of land change in India. We focus on cropland–fallow land conversions, and forest area changes (excludes non-forest tree categories including commercial plantations). We show that cropland to fallow conversions are prominently associated with lack of irrigation and capital, male agricultural labor shortage, and fragmentation of land holdings. We find gross forest loss is substantial and increased from ~23,810 km2 (1985–1995) to ~25,770 km2 (1995–2005). The gross forest gain also increased from ~6000 km2 (1985–1995) to ~7440 km2 (1995–2005). Overall, India experienced a net decline in forest by ~18,000 km2 (gross loss–gross gain) consistently during both decades. We show that the major source of forest loss was cropland expansion in areas of low cropland productivity (due to soil degradation and lack of irrigation), followed by industrial development and mining/quarrying activities, and excessive economic dependence of villages on forest resources.","container-title":"Regional Environmental Change","DOI":"10.1007/s10113-016-1068-2","ISSN":"1436-378X","issue":"3","journalAbbreviation":"Reg Environ Change","language":"en","page":"753-766","source":"Springer Link","title":"Dynamics and determinants of land change in India: integrating satellite data with village socioeconomics","title-short":"Dynamics and determinants of land change in India","volume":"17","author":[{"family":"Meiyappan","given":"Prasanth"},{"family":"Roy","given":"Parth S."},{"family":"Sharma","given":"Yeshu"},{"family":"Ramachandran","given":"Reshma M."},{"family":"Joshi","given":"Pawan K."},{"family":"DeFries","given":"Ruth S."},{"family":"Jain","given":"Atul K."}],"issued":{"date-parts":[["2017",3,1]]},"citation-key":"meiyappanDynamicsDeterminantsLand2017"}}],"schema":"https://github.com/citation-style-language/schema/raw/master/csl-citation.json"} </w:instrText>
      </w:r>
      <w:r>
        <w:fldChar w:fldCharType="separate"/>
      </w:r>
      <w:r w:rsidRPr="00294E51">
        <w:rPr>
          <w:rFonts w:ascii="Arial" w:hAnsi="Arial" w:cs="Arial"/>
          <w:szCs w:val="24"/>
        </w:rPr>
        <w:t xml:space="preserve">(Meiyappan </w:t>
      </w:r>
      <w:r w:rsidRPr="00294E51">
        <w:rPr>
          <w:rFonts w:ascii="Arial" w:hAnsi="Arial" w:cs="Arial"/>
          <w:i/>
          <w:iCs/>
          <w:szCs w:val="24"/>
        </w:rPr>
        <w:t>et al.</w:t>
      </w:r>
      <w:r w:rsidRPr="00294E51">
        <w:rPr>
          <w:rFonts w:ascii="Arial" w:hAnsi="Arial" w:cs="Arial"/>
          <w:szCs w:val="24"/>
        </w:rPr>
        <w:t>, 2017)</w:t>
      </w:r>
      <w:r>
        <w:fldChar w:fldCharType="end"/>
      </w:r>
      <w:r>
        <w:t xml:space="preserve">. Locating which tanks are in areas of high demand (high agricultural population) provides an evidence base to direct development efforts in areas to maximise impact. </w:t>
      </w:r>
    </w:p>
    <w:p w14:paraId="6A0DC1B5" w14:textId="77777777" w:rsidR="003B0981" w:rsidRDefault="003B0981" w:rsidP="00C61E47"/>
    <w:p w14:paraId="4BA77325" w14:textId="7E7AFF74" w:rsidR="00B75936" w:rsidRDefault="00B75936" w:rsidP="00C61E47"/>
    <w:p w14:paraId="6E4EBBFE" w14:textId="77777777" w:rsidR="00AD4F2B" w:rsidRDefault="00AD4F2B">
      <w:pPr>
        <w:spacing w:line="252" w:lineRule="auto"/>
        <w:rPr>
          <w:rFonts w:asciiTheme="majorHAnsi" w:eastAsiaTheme="majorEastAsia" w:hAnsiTheme="majorHAnsi" w:cstheme="majorBidi"/>
          <w:b/>
          <w:bCs/>
          <w:sz w:val="28"/>
          <w:szCs w:val="28"/>
          <w:highlight w:val="lightGray"/>
        </w:rPr>
      </w:pPr>
      <w:r>
        <w:rPr>
          <w:highlight w:val="lightGray"/>
        </w:rPr>
        <w:br w:type="page"/>
      </w:r>
    </w:p>
    <w:p w14:paraId="6B203D8A" w14:textId="6B67336B" w:rsidR="00B75936" w:rsidRDefault="00B75936" w:rsidP="00AD4F2B">
      <w:pPr>
        <w:pStyle w:val="Heading2"/>
        <w:numPr>
          <w:ilvl w:val="0"/>
          <w:numId w:val="19"/>
        </w:numPr>
      </w:pPr>
      <w:bookmarkStart w:id="24" w:name="_Toc143291899"/>
      <w:r>
        <w:lastRenderedPageBreak/>
        <w:t>Methodology</w:t>
      </w:r>
      <w:bookmarkEnd w:id="24"/>
    </w:p>
    <w:p w14:paraId="12525884" w14:textId="77777777" w:rsidR="00AD4F2B" w:rsidRDefault="00B75936" w:rsidP="00AD4F2B">
      <w:pPr>
        <w:rPr>
          <w:i/>
          <w:iCs/>
        </w:rPr>
      </w:pPr>
      <w:r>
        <w:rPr>
          <w:i/>
          <w:iCs/>
        </w:rPr>
        <w:t>Add in intro text for the methodology section; what will be covered, how it ties the narrative from introduction section.</w:t>
      </w:r>
      <w:r w:rsidR="005A537D">
        <w:rPr>
          <w:i/>
          <w:iCs/>
        </w:rPr>
        <w:t xml:space="preserve"> </w:t>
      </w:r>
      <w:proofErr w:type="gramStart"/>
      <w:r w:rsidR="005A537D">
        <w:rPr>
          <w:i/>
          <w:iCs/>
        </w:rPr>
        <w:t>E.g.</w:t>
      </w:r>
      <w:proofErr w:type="gramEnd"/>
      <w:r w:rsidR="005A537D">
        <w:rPr>
          <w:i/>
          <w:iCs/>
        </w:rPr>
        <w:t xml:space="preserve"> Section 2.1 (Spatial disaggregation), 2.2 (Justification), 2.3 (Presentation). </w:t>
      </w:r>
    </w:p>
    <w:p w14:paraId="6B2D5823" w14:textId="538AE3CF" w:rsidR="00C61E47" w:rsidRPr="00AD4F2B" w:rsidRDefault="00C61E47" w:rsidP="00AD4F2B">
      <w:pPr>
        <w:pStyle w:val="Heading3"/>
        <w:numPr>
          <w:ilvl w:val="1"/>
          <w:numId w:val="22"/>
        </w:numPr>
        <w:rPr>
          <w:i/>
          <w:iCs/>
        </w:rPr>
      </w:pPr>
      <w:bookmarkStart w:id="25" w:name="_Toc143291900"/>
      <w:r>
        <w:t>Spatial Disaggregation</w:t>
      </w:r>
      <w:bookmarkEnd w:id="25"/>
    </w:p>
    <w:p w14:paraId="68DD07B2" w14:textId="1C8B0FED" w:rsidR="00C61E47" w:rsidRDefault="00FA17E0" w:rsidP="00C61E47">
      <w:r>
        <w:t xml:space="preserve">Spatial disaggregation is a broad term which applies to the process of transforming data from a set of </w:t>
      </w:r>
      <w:r w:rsidR="00F26FB0">
        <w:t>source</w:t>
      </w:r>
      <w:r>
        <w:t xml:space="preserve"> zones into target zones</w:t>
      </w:r>
      <w:r w:rsidR="00F26FB0">
        <w:t>, such as a raster grid,</w:t>
      </w:r>
      <w:r>
        <w:t xml:space="preserve"> at a </w:t>
      </w:r>
      <w:r w:rsidR="007F79C8">
        <w:t>finer</w:t>
      </w:r>
      <w:r>
        <w:t xml:space="preserve"> level of spatial resolution. There is considerable interest in the process across both academic literature and in policy, particularly applied to estimating </w:t>
      </w:r>
      <w:r w:rsidR="006B7FA5">
        <w:t xml:space="preserve">resident </w:t>
      </w:r>
      <w:r>
        <w:t xml:space="preserve">population at fine spatial scales, as this has important implications for service planning and delivery </w:t>
      </w:r>
      <w:r w:rsidR="00C42655">
        <w:fldChar w:fldCharType="begin"/>
      </w:r>
      <w:r w:rsidR="00F544E9">
        <w:instrText xml:space="preserve"> ADDIN ZOTERO_ITEM CSL_CITATION {"citationID":"w1BHYWUT","properties":{"formattedCitation":"(Deichmann, 1996)","plainCitation":"(Deichmann, 1996)","noteIndex":0},"citationItems":[{"id":3158,"uris":["http://zotero.org/users/10222370/items/DYFAM2Q6"],"itemData":{"id":3158,"type":"report","abstract":"The interest in the social and demographic aspects of environmental change and agricultural transformation has been growing steadily. At the same time, geographic information systems (GIS) have been embraced by many demographers and population geographers as “one of the most important enabling technologies in population geography” (Jones 1990). This has led to a number of studies and initiatives at various scales that explicitly focus on population dynamics in a spatial context. The material presented here is aimed at providing an overview of issues and options concerning the development of population related spatial databases that will be of use to the agricultural research community as well as in other population/environment applications. It is hoped that this paper will contribute to ongoing discussions regarding standards and guidelines for the development of spatial population databases which have been stimulated by the work of Clarke and Rhind (1992) and initiatives by CIESIN, UNEP/GRID, UNSD, the U.S. Census Bureau, NCGIA, and the WRI, among others.","event-place":"Santa Barbara, CA","language":"en","publisher":"National Centre for Geographic Information and Analysis","publisher-place":"Santa Barbara, CA","source":"escholarship.org","title":"A Review of Spatial Population Database Design and Modeling","URL":"https://escholarship.org/uc/item/6g190671","author":[{"family":"Deichmann","given":"Uwe"}],"accessed":{"date-parts":[["2023",2,28]]},"issued":{"date-parts":[["1996",3,1]]},"citation-key":"deichmannReviewSpatialPopulation1996"}}],"schema":"https://github.com/citation-style-language/schema/raw/master/csl-citation.json"} </w:instrText>
      </w:r>
      <w:r w:rsidR="00C42655">
        <w:fldChar w:fldCharType="separate"/>
      </w:r>
      <w:r w:rsidR="00C42655" w:rsidRPr="00C42655">
        <w:rPr>
          <w:rFonts w:ascii="Arial" w:hAnsi="Arial" w:cs="Arial"/>
        </w:rPr>
        <w:t>(Deichmann, 1996)</w:t>
      </w:r>
      <w:r w:rsidR="00C42655">
        <w:fldChar w:fldCharType="end"/>
      </w:r>
      <w:r w:rsidR="00275FD9">
        <w:t xml:space="preserve">, disaster </w:t>
      </w:r>
      <w:r w:rsidR="00C42655">
        <w:t xml:space="preserve">preparation and </w:t>
      </w:r>
      <w:r w:rsidR="00275FD9">
        <w:t xml:space="preserve">response </w:t>
      </w:r>
      <w:r w:rsidR="00275FD9">
        <w:fldChar w:fldCharType="begin"/>
      </w:r>
      <w:r w:rsidR="00275FD9">
        <w:instrText xml:space="preserve"> ADDIN ZOTERO_ITEM CSL_CITATION {"citationID":"dP6EM7xt","properties":{"formattedCitation":"(Schneiderbauer and Ehrlich, 2005)","plainCitation":"(Schneiderbauer and Ehrlich, 2005)","noteIndex":0},"citationItems":[{"id":3157,"uris":["http://zotero.org/users/10222370/items/IYRN56CU"],"itemData":{"id":3157,"type":"chapter","abstract":"This paper tackles the need of enhanced population data for disaster management and aid delivery studies in developing countries. It analyses the usefulness of a set of spatial data layers, including medium resolution satellite imagery, for population density estimations in rural Zimbabwe. The exercise conducted on a 185 × 185km area at a grid cell size of 150m allowed us to develop a methodology that can be extended to the whole of Zimbabwe.","container-title":"Geo-information for Disaster Management","event-place":"Berlin, Heidelberg","ISBN":"978-3-540-27468-1","language":"en","note":"DOI: 10.1007/3-540-27468-5_64","page":"901-921","publisher":"Springer","publisher-place":"Berlin, Heidelberg","source":"Springer Link","title":"Population Density Estimations for Disaster Management: Case Study Rural Zimbabwe","title-short":"Population Density Estimations for Disaster Management","URL":"https://doi.org/10.1007/3-540-27468-5_64","author":[{"family":"Schneiderbauer","given":"Stefan"},{"family":"Ehrlich","given":"Daniele"}],"editor":[{"family":"Oosterom","given":"Peter","non-dropping-particle":"van"},{"family":"Zlatanova","given":"Siyka"},{"family":"Fendel","given":"Elfriede M."}],"accessed":{"date-parts":[["2023",2,28]]},"issued":{"date-parts":[["2005"]]},"citation-key":"schneiderbauerPopulationDensityEstimations2005"}}],"schema":"https://github.com/citation-style-language/schema/raw/master/csl-citation.json"} </w:instrText>
      </w:r>
      <w:r w:rsidR="00275FD9">
        <w:fldChar w:fldCharType="separate"/>
      </w:r>
      <w:r w:rsidR="00275FD9" w:rsidRPr="00275FD9">
        <w:rPr>
          <w:rFonts w:ascii="Arial" w:hAnsi="Arial" w:cs="Arial"/>
        </w:rPr>
        <w:t>(Schneiderbauer and Ehrlich, 2005)</w:t>
      </w:r>
      <w:r w:rsidR="00275FD9">
        <w:fldChar w:fldCharType="end"/>
      </w:r>
      <w:r w:rsidR="00275FD9">
        <w:t>,</w:t>
      </w:r>
      <w:r w:rsidR="007F79C8">
        <w:t xml:space="preserve"> monitoring international development goals</w:t>
      </w:r>
      <w:r w:rsidR="00EA782F">
        <w:t xml:space="preserve"> </w:t>
      </w:r>
      <w:r w:rsidR="00EA782F">
        <w:fldChar w:fldCharType="begin"/>
      </w:r>
      <w:r w:rsidR="00693132">
        <w:instrText xml:space="preserve"> ADDIN ZOTERO_ITEM CSL_CITATION {"citationID":"Eaml9bNV","properties":{"formattedCitation":"(Tuholske {\\i{}et al.}, 2021; United Nations, 2022)","plainCitation":"(Tuholske et al., 2021; United Nations, 2022)","noteIndex":0},"citationItems":[{"id":6016,"uris":["http://zotero.org/users/10222370/items/V6B82FMR"],"itemData":{"id":6016,"type":"article-journal","abstract":"Achieving the seventeen United Nations Sustainable Development Goals (SDGs) requires accurate, consistent, and accessible population data. Yet many low- and middle-income countries lack reliable or recent census data at the sufficiently fine spatial scales needed to monitor SDG progress. While the increasing abundance of Earth observation-derived gridded population products provides analysis-ready population estimates, end users lack clear use criteria to track SDGs indicators. In fact, recent comparisons of gridded population products identify wide variation across gridded population products. Here we present three case studies to illuminate how gridded population datasets compare in measuring and monitoring SDGs to advance the “fitness for use” guidance. Our focus is on SDG 11.5, which aims to reduce the number of people impacted by disasters. We use five gridded population datasets to measure and map hazard exposure for three case studies: the 2015 earthquake in Nepal; Cyclone Idai in Mozambique, Malawi, and Zimbabwe (MMZ) in 2019; and flash flood susceptibility in Ecuador. First, we map and quantify geographic patterns of agreement/disagreement across gridded population products for Nepal, MMZ, and Ecuador, including delineating urban and rural populations estimates. Second, we quantify the populations exposed to each hazard. Across hazards and geographic contexts, there were marked differences in population estimates across the gridded population datasets. As such, it is key that researchers, practitioners, and end users utilize multiple gridded population datasets—an ensemble approach—to capture uncertainty and/or provide range estimates when using gridded population products to track SDG indicators. To this end, we made available code and globally comprehensive datasets that allows for the intercomparison of gridded population products.","container-title":"Sustainability","DOI":"10.3390/su13137329","ISSN":"2071-1050","issue":"13","language":"en","license":"http://creativecommons.org/licenses/by/3.0/","note":"number: 13\npublisher: Multidisciplinary Digital Publishing Institute","page":"7329","source":"www.mdpi.com","title":"Implications for Tracking SDG Indicator Metrics with Gridded Population Data","volume":"13","author":[{"family":"Tuholske","given":"Cascade"},{"family":"Gaughan","given":"Andrea E."},{"family":"Sorichetta","given":"Alessandro"},{"family":"Sherbinin","given":"Alex","non-dropping-particle":"de"},{"family":"Bucherie","given":"Agathe"},{"family":"Hultquist","given":"Carolynne"},{"family":"Stevens","given":"Forrest"},{"family":"Kruczkiewicz","given":"Andrew"},{"family":"Huyck","given":"Charles"},{"family":"Yetman","given":"Greg"}],"issued":{"date-parts":[["2021",1]]},"citation-key":"tuholskeImplicationsTrackingSDG2021"}},{"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Nations"}],"issued":{"date-parts":[["2022"]]},"citation-key":"unitednationsSustainableDevelopmentGoals2022"}}],"schema":"https://github.com/citation-style-language/schema/raw/master/csl-citation.json"} </w:instrText>
      </w:r>
      <w:r w:rsidR="00EA782F">
        <w:fldChar w:fldCharType="separate"/>
      </w:r>
      <w:r w:rsidR="00693132" w:rsidRPr="00693132">
        <w:rPr>
          <w:rFonts w:ascii="Arial" w:hAnsi="Arial" w:cs="Arial"/>
          <w:szCs w:val="24"/>
        </w:rPr>
        <w:t xml:space="preserve">(Tuholske </w:t>
      </w:r>
      <w:r w:rsidR="00693132" w:rsidRPr="00693132">
        <w:rPr>
          <w:rFonts w:ascii="Arial" w:hAnsi="Arial" w:cs="Arial"/>
          <w:i/>
          <w:iCs/>
          <w:szCs w:val="24"/>
        </w:rPr>
        <w:t>et al.</w:t>
      </w:r>
      <w:r w:rsidR="00693132" w:rsidRPr="00693132">
        <w:rPr>
          <w:rFonts w:ascii="Arial" w:hAnsi="Arial" w:cs="Arial"/>
          <w:szCs w:val="24"/>
        </w:rPr>
        <w:t>, 2021; United Nations, 2022)</w:t>
      </w:r>
      <w:r w:rsidR="00EA782F">
        <w:fldChar w:fldCharType="end"/>
      </w:r>
      <w:r w:rsidR="00275FD9">
        <w:t xml:space="preserve"> and </w:t>
      </w:r>
      <w:r w:rsidR="007F79C8">
        <w:t xml:space="preserve">the implementation of </w:t>
      </w:r>
      <w:r w:rsidR="00275FD9">
        <w:t xml:space="preserve">public health interventions </w:t>
      </w:r>
      <w:r w:rsidR="00C42655">
        <w:fldChar w:fldCharType="begin"/>
      </w:r>
      <w:r w:rsidR="00693132">
        <w:instrText xml:space="preserve"> ADDIN ZOTERO_ITEM CSL_CITATION {"citationID":"oaTMtgKx","properties":{"formattedCitation":"(Viel and Tran, 2009; Tatem, 2022)","plainCitation":"(Viel and Tran, 2009; Tatem, 2022)","noteIndex":0},"citationItems":[{"id":5862,"uris":["http://zotero.org/users/10222370/items/G8AJW9QK"],"itemData":{"id":5862,"type":"article-journal","abstract":"Background: There is a need for alternative approaches to obtain population denominators when census information is unavailable, unreliable, or not available at the appropriate spatial resolution. The aim of this study is to develop an exportable population model, based on a single satellite-derived indicator, for estimating fine-scale population data and characterizing high-incidence areas in an urbanized area. Methods: A Landsat 7 enhanced thematic mapper plus image was processed to generate population density indices at the block and block-group levels, using both an unsupervised pixel-based and a supervised classification. Spatial disaggregation was used to calculate population estimates, distributing the total population of the city of Besançon (France) into census areas by means of their respective population density indices. Accuracy assessment was performed through comparisons with census counts. Results: At the block-group level, the simplest model produced relatively accurate and reliable population estimates within the range of observed counts. A strong agreement was found between observed and estimated incidence rates for non-Hodgkin lymphoma (intraclass correlation coefficient [ICC] = 0.73), but not for female breast cancer (ICC = 0.40). Withdrawing the sprawled block groups improved the agreements considerably (ICC = 0.84 and 0.71, respectively). Conclusions: This apportioning procedure offers a way to obtain estimated population sizes (or at least densities) for areas with no accurate census, but does not substitute for censuses where good census data exist. Because it is rapid, relatively cheap, and computationally easy, it should be of special interest to epidemiologists, environmental scientists, and public health decision makers.","container-title":"Epidemiology","ISSN":"1044-3983","issue":"2","note":"publisher: Lippincott Williams &amp; Wilkins","page":"214-222","source":"JSTOR","title":"Estimating Denominators: Satellite-Based Population Estimates at a Fine Spatial Resolution in a European Urban Area","title-short":"Estimating Denominators","volume":"20","author":[{"family":"Viel","given":"Jean-François"},{"family":"Tran","given":"Annelise"}],"issued":{"date-parts":[["2009"]]},"citation-key":"vielEstimatingDenominatorsSatelliteBased2009"}},{"id":6014,"uris":["http://zotero.org/users/10222370/items/BS7GE94N"],"itemData":{"id":6014,"type":"article-journal","abstract":"The Covid-19 pandemic has highlighted the value of strong surveillance systems in supporting our abilities to respond rapidly and effectively in mitigating the impacts of infectious diseases. A cornerstone of such systems is basic subnational scale data on populations and their demographics, which enable the scale of outbreaks to be assessed, risk to specific groups to be determined and appropriate interventions to be designed. Ongoing weaknesses and gaps in such data have however been highlighted by the pandemic. These can include outdated or inaccurate census data and a lack of administrative and registry systems to update numbers, particularly in low and middle income settings. Efforts to design and implement globally consistent geospatial modelling methods for the production of small area demographic data that can be flexibly integrated into health-focussed surveillance and information systems have been made, but these often remain based on outdated population data or uncertain projections. In recent years, efforts have been made to capitalise on advances in computing power, satellite imagery and new forms of digital data to construct methods for estimating small area population distributions across national and regional scales in the absence of full enumeration. These are starting to be used to complement more traditional data collection approaches, especially in the delivery of health interventions, but barriers remain to their widespread adoption and use in disease surveillance and response. Here an overview of these approaches is presented, together with discussion of future directions and needs.","container-title":"Epidemics","DOI":"10.1016/j.epidem.2022.100597","ISSN":"1755-4365","journalAbbreviation":"Epidemics","language":"en","page":"100597","source":"ScienceDirect","title":"Small area population denominators for improved disease surveillance and response","volume":"40","author":[{"family":"Tatem","given":"A. J."}],"issued":{"date-parts":[["2022",9,1]]},"citation-key":"tatemSmallAreaPopulation2022"}}],"schema":"https://github.com/citation-style-language/schema/raw/master/csl-citation.json"} </w:instrText>
      </w:r>
      <w:r w:rsidR="00C42655">
        <w:fldChar w:fldCharType="separate"/>
      </w:r>
      <w:r w:rsidR="00693132" w:rsidRPr="00693132">
        <w:rPr>
          <w:rFonts w:ascii="Arial" w:hAnsi="Arial" w:cs="Arial"/>
        </w:rPr>
        <w:t>(Viel and Tran, 2009; Tatem, 2022)</w:t>
      </w:r>
      <w:r w:rsidR="00C42655">
        <w:fldChar w:fldCharType="end"/>
      </w:r>
      <w:r w:rsidR="00275FD9">
        <w:t>, among others</w:t>
      </w:r>
      <w:r>
        <w:t xml:space="preserve">. </w:t>
      </w:r>
    </w:p>
    <w:p w14:paraId="2C745C1C" w14:textId="308F7B86" w:rsidR="00F92E1F" w:rsidRDefault="00F544E9" w:rsidP="00E83D62">
      <w:r>
        <w:t xml:space="preserve">On a global scale, </w:t>
      </w:r>
      <w:r w:rsidR="00EA782F">
        <w:t xml:space="preserve">the </w:t>
      </w:r>
      <w:r>
        <w:t xml:space="preserve">spatial disaggregation of administrative census data has been used to develop world gridded population estimates, providing regularly sized comparable population estimates across regions. </w:t>
      </w:r>
      <w:r w:rsidR="008071D3">
        <w:t>Early iterations</w:t>
      </w:r>
      <w:r>
        <w:t xml:space="preserve"> of this,</w:t>
      </w:r>
      <w:r w:rsidR="008071D3">
        <w:t xml:space="preserve"> such as</w:t>
      </w:r>
      <w:r>
        <w:t xml:space="preserve"> the Gridded Population of the World (GPW) version 1 </w:t>
      </w:r>
      <w:r>
        <w:fldChar w:fldCharType="begin"/>
      </w:r>
      <w:r>
        <w:instrText xml:space="preserve"> ADDIN ZOTERO_ITEM CSL_CITATION {"citationID":"mxRbfqR5","properties":{"formattedCitation":"(Tobler {\\i{}et al.}, 1997)","plainCitation":"(Tobler et al., 1997)","noteIndex":0},"citationItems":[{"id":5894,"uris":["http://zotero.org/users/10222370/items/DRIMW2QJ"],"itemData":{"id":5894,"type":"article-journal","abstract":"We report on a project that converted subnational population data to a raster of cells on the earth. We note that studies using satellites as collection devices yield results indexed by latitude and longitude. Thus it makes sense to assemble the terrestrial arrangement of people in a compatible manner. This alternative is explored here, using latitude/longitude quadrilaterals as bins for population information. This format also has considerable advantages for analytical studies. Ways of achieving the objective include, among others, simple centroid sorts, interpolation, or gridding of polygons. The results to date of putting world boundary coordinates together with estimates of the number of people are described. The estimated 1994 population of 219 countries, subdivided into 19,032 polygons, has been assigned to over six million five minute by five minute quadrilaterals covering the world. These results are available over the Internet. The grid extends from latitude 57°S to 72°N, and covers 360° of longitude. Just under 31% of the (1548 by 4320) grid cells are populated. The number of people in these countries is estimated to be 5.6 billion, spread over 132 million km2 of land. Extensions needed include continuous updating, additional social variables, improved interpolation methods, correlation with global change studies, and more detailed information for some parts of the world. © 1997 John Wiley &amp; Sons, Ltd.","container-title":"International Journal of Population Geography","DOI":"10.1002/(SICI)1099-1220(199709)3:3&lt;203::AID-IJPG68&gt;3.0.CO;2-C","ISSN":"1099-1220","issue":"3","language":"en","license":"Copyright © 1997 John Wiley &amp; Sons, Ltd.","note":"_eprint: https://onlinelibrary.wiley.com/doi/pdf/10.1002/%28SICI%291099-1220%28199709%293%3A3%3C203%3A%3AAID-IJPG68%3E3.0.CO%3B2-C","page":"203-225","source":"Wiley Online Library","title":"World population in a grid of spherical quadrilaterals","volume":"3","author":[{"family":"Tobler","given":"Waldo"},{"family":"Deichmann","given":"Uwe"},{"family":"Gottsegen","given":"Jon"},{"family":"Maloy","given":"Kelly"}],"issued":{"date-parts":[["1997"]]},"citation-key":"toblerWorldPopulationGrid1997"}}],"schema":"https://github.com/citation-style-language/schema/raw/master/csl-citation.json"} </w:instrText>
      </w:r>
      <w:r>
        <w:fldChar w:fldCharType="separate"/>
      </w:r>
      <w:r w:rsidRPr="00F544E9">
        <w:rPr>
          <w:rFonts w:ascii="Arial" w:hAnsi="Arial" w:cs="Arial"/>
          <w:szCs w:val="24"/>
        </w:rPr>
        <w:t xml:space="preserve">(Tobler </w:t>
      </w:r>
      <w:r w:rsidRPr="00F544E9">
        <w:rPr>
          <w:rFonts w:ascii="Arial" w:hAnsi="Arial" w:cs="Arial"/>
          <w:i/>
          <w:iCs/>
          <w:szCs w:val="24"/>
        </w:rPr>
        <w:t>et al.</w:t>
      </w:r>
      <w:r w:rsidRPr="00F544E9">
        <w:rPr>
          <w:rFonts w:ascii="Arial" w:hAnsi="Arial" w:cs="Arial"/>
          <w:szCs w:val="24"/>
        </w:rPr>
        <w:t>, 1997)</w:t>
      </w:r>
      <w:r>
        <w:fldChar w:fldCharType="end"/>
      </w:r>
      <w:r w:rsidR="0047502D">
        <w:t>, ha</w:t>
      </w:r>
      <w:r w:rsidR="008071D3">
        <w:t>ve</w:t>
      </w:r>
      <w:r w:rsidR="0047502D">
        <w:t xml:space="preserve"> </w:t>
      </w:r>
      <w:r w:rsidR="008071D3">
        <w:t>inspired</w:t>
      </w:r>
      <w:r w:rsidR="0047502D">
        <w:t xml:space="preserve"> a variety of contemporary global grid models, each utilising a specialised methodology and with particular strengths and limitations</w:t>
      </w:r>
      <w:r w:rsidR="00EA782F">
        <w:t xml:space="preserve">, bolstered by advances in computational power and the availability of high quality census and earth observation data </w:t>
      </w:r>
      <w:r w:rsidR="00EA782F">
        <w:fldChar w:fldCharType="begin"/>
      </w:r>
      <w:r w:rsidR="00EA782F">
        <w:instrText xml:space="preserve"> ADDIN ZOTERO_ITEM CSL_CITATION {"citationID":"RwmL0fde","properties":{"formattedCitation":"(Wardrop {\\i{}et al.}, 2018)","plainCitation":"(Wardrop et al., 2018)","noteIndex":0},"citationItems":[{"id":5345,"uris":["http://zotero.org/users/10222370/items/32GW876I"],"itemData":{"id":5345,"type":"article-journal","abstract":"Population numbers at local levels are fundamental data for many applications, including the delivery and planning of services, election preparation, and response to disasters. In resource-poor settings, recent and reliable demographic data at subnational scales can often be lacking. National population and housing census data can be outdated, inaccurate, or missing key groups or areas, while registry data are generally lacking or incomplete. Moreover, at local scales accurate boundary data are often limited, and high rates of migration and urban growth make existing data quickly outdated. Here we review past and ongoing work aimed at producing spatially disaggregated local-scale population estimates, and discuss how new technologies are now enabling robust and cost-effective solutions. Recent advances in the availability of detailed satellite imagery, geopositioning tools for field surveys, statistical methods, and computational power are enabling the development and application of approaches that can estimate population distributions at fine spatial scales across entire countries in the absence of census data. We outline the potential of such approaches as well as their limitations, emphasizing the political and operational hurdles for acceptance and sustainable implementation of new approaches, and the continued importance of traditional sources of national statistical data.","container-title":"Proceedings of the National Academy of Sciences","DOI":"10.1073/pnas.1715305115","issue":"14","note":"publisher: Proceedings of the National Academy of Sciences","page":"3529-3537","source":"pnas.org (Atypon)","title":"Spatially disaggregated population estimates in the absence of national population and housing census data","volume":"115","author":[{"family":"Wardrop","given":"N. A."},{"family":"Jochem","given":"W. C."},{"family":"Bird","given":"T. J."},{"family":"Chamberlain","given":"H. R."},{"family":"Clarke","given":"D."},{"family":"Kerr","given":"D."},{"family":"Bengtsson","given":"L."},{"family":"Juran","given":"S."},{"family":"Seaman","given":"V."},{"family":"Tatem","given":"A. J."}],"issued":{"date-parts":[["2018",4,3]]},"citation-key":"wardropSpatiallyDisaggregatedPopulation2018"}}],"schema":"https://github.com/citation-style-language/schema/raw/master/csl-citation.json"} </w:instrText>
      </w:r>
      <w:r w:rsidR="00EA782F">
        <w:fldChar w:fldCharType="separate"/>
      </w:r>
      <w:r w:rsidR="00EA782F" w:rsidRPr="00EA782F">
        <w:rPr>
          <w:rFonts w:ascii="Arial" w:hAnsi="Arial" w:cs="Arial"/>
          <w:szCs w:val="24"/>
        </w:rPr>
        <w:t xml:space="preserve">(Wardrop </w:t>
      </w:r>
      <w:r w:rsidR="00EA782F" w:rsidRPr="00EA782F">
        <w:rPr>
          <w:rFonts w:ascii="Arial" w:hAnsi="Arial" w:cs="Arial"/>
          <w:i/>
          <w:iCs/>
          <w:szCs w:val="24"/>
        </w:rPr>
        <w:t>et al.</w:t>
      </w:r>
      <w:r w:rsidR="00EA782F" w:rsidRPr="00EA782F">
        <w:rPr>
          <w:rFonts w:ascii="Arial" w:hAnsi="Arial" w:cs="Arial"/>
          <w:szCs w:val="24"/>
        </w:rPr>
        <w:t>, 2018)</w:t>
      </w:r>
      <w:r w:rsidR="00EA782F">
        <w:fldChar w:fldCharType="end"/>
      </w:r>
      <w:r w:rsidR="00EA782F">
        <w:t>.</w:t>
      </w:r>
      <w:r w:rsidR="0047502D">
        <w:t xml:space="preserve"> </w:t>
      </w:r>
      <w:r w:rsidR="002C4BF8">
        <w:fldChar w:fldCharType="begin"/>
      </w:r>
      <w:r w:rsidR="002C4BF8">
        <w:instrText xml:space="preserve"> REF _Ref142311900 \h </w:instrText>
      </w:r>
      <w:r w:rsidR="00E83D62">
        <w:instrText xml:space="preserve"> \* MERGEFORMAT </w:instrText>
      </w:r>
      <w:r w:rsidR="002C4BF8">
        <w:fldChar w:fldCharType="separate"/>
      </w:r>
      <w:r w:rsidR="002C4BF8">
        <w:t xml:space="preserve">Table </w:t>
      </w:r>
      <w:r w:rsidR="002C4BF8">
        <w:rPr>
          <w:noProof/>
        </w:rPr>
        <w:t>2</w:t>
      </w:r>
      <w:r w:rsidR="002C4BF8">
        <w:fldChar w:fldCharType="end"/>
      </w:r>
      <w:r w:rsidR="002C4BF8">
        <w:t xml:space="preserve"> </w:t>
      </w:r>
      <w:r w:rsidR="00967305">
        <w:t xml:space="preserve">provides a summary of current global grid models and their key characteristics. </w:t>
      </w:r>
    </w:p>
    <w:p w14:paraId="79C39997" w14:textId="79876744" w:rsidR="00FB3596" w:rsidRDefault="00FB3596" w:rsidP="00FB3596">
      <w:pPr>
        <w:pStyle w:val="Caption"/>
        <w:keepNext/>
      </w:pPr>
      <w:bookmarkStart w:id="26" w:name="_Ref142311900"/>
      <w:r>
        <w:t xml:space="preserve">Table </w:t>
      </w:r>
      <w:fldSimple w:instr=" SEQ Table \* ARABIC ">
        <w:r w:rsidR="00EF27C8">
          <w:rPr>
            <w:noProof/>
          </w:rPr>
          <w:t>2</w:t>
        </w:r>
      </w:fldSimple>
      <w:bookmarkEnd w:id="26"/>
      <w:r>
        <w:t>: Selected World Population Grid Datasets</w:t>
      </w:r>
      <w:r w:rsidR="009C1B12">
        <w:t xml:space="preserve">, adapted from Leyk et al. </w:t>
      </w:r>
      <w:r w:rsidR="009C1B12">
        <w:fldChar w:fldCharType="begin"/>
      </w:r>
      <w:r w:rsidR="009C1B12">
        <w:instrText xml:space="preserve"> ADDIN ZOTERO_ITEM CSL_CITATION {"citationID":"3wip2IEN","properties":{"formattedCitation":"(2019)","plainCitation":"(2019)","noteIndex":0},"citationItems":[{"id":5814,"uris":["http://zotero.org/users/10222370/items/AYHVY3RC"],"itemData":{"id":5814,"type":"article-journal","abstract":"Population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J."},{"family":"Pesaresi","given":"Martino"}],"issued":{"date-parts":[["2019",9,11]]},"citation-key":"leykSpatialAllocationPopulation2019"},"label":"page","suppress-author":true}],"schema":"https://github.com/citation-style-language/schema/raw/master/csl-citation.json"} </w:instrText>
      </w:r>
      <w:r w:rsidR="009C1B12">
        <w:fldChar w:fldCharType="separate"/>
      </w:r>
      <w:r w:rsidR="009C1B12" w:rsidRPr="009C1B12">
        <w:rPr>
          <w:rFonts w:ascii="Arial" w:hAnsi="Arial" w:cs="Arial"/>
        </w:rPr>
        <w:t>(2019)</w:t>
      </w:r>
      <w:r w:rsidR="009C1B12">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77"/>
        <w:gridCol w:w="1453"/>
        <w:gridCol w:w="1305"/>
        <w:gridCol w:w="1307"/>
        <w:gridCol w:w="3000"/>
      </w:tblGrid>
      <w:tr w:rsidR="00785ACB" w14:paraId="02C08376" w14:textId="77777777" w:rsidTr="002C4BF8">
        <w:trPr>
          <w:tblHeader/>
        </w:trPr>
        <w:tc>
          <w:tcPr>
            <w:tcW w:w="1178" w:type="pct"/>
            <w:tcBorders>
              <w:top w:val="single" w:sz="8" w:space="0" w:color="auto"/>
              <w:bottom w:val="single" w:sz="8" w:space="0" w:color="auto"/>
            </w:tcBorders>
          </w:tcPr>
          <w:p w14:paraId="3CAC9039" w14:textId="44534046" w:rsidR="00FB3596" w:rsidRPr="00FB3596" w:rsidRDefault="00FB3596" w:rsidP="000913DF">
            <w:pPr>
              <w:pStyle w:val="TableHeaders"/>
            </w:pPr>
            <w:r w:rsidRPr="00FB3596">
              <w:t>Dataset</w:t>
            </w:r>
          </w:p>
        </w:tc>
        <w:tc>
          <w:tcPr>
            <w:tcW w:w="786" w:type="pct"/>
            <w:tcBorders>
              <w:top w:val="single" w:sz="8" w:space="0" w:color="auto"/>
              <w:bottom w:val="single" w:sz="8" w:space="0" w:color="auto"/>
            </w:tcBorders>
          </w:tcPr>
          <w:p w14:paraId="4325A1E4" w14:textId="15D2C3D6" w:rsidR="00FB3596" w:rsidRPr="00FB3596" w:rsidRDefault="00FB3596" w:rsidP="000913DF">
            <w:pPr>
              <w:pStyle w:val="TableHeaders"/>
            </w:pPr>
            <w:r w:rsidRPr="00FB3596">
              <w:t>Source</w:t>
            </w:r>
          </w:p>
        </w:tc>
        <w:tc>
          <w:tcPr>
            <w:tcW w:w="706" w:type="pct"/>
            <w:tcBorders>
              <w:top w:val="single" w:sz="8" w:space="0" w:color="auto"/>
              <w:bottom w:val="single" w:sz="8" w:space="0" w:color="auto"/>
            </w:tcBorders>
          </w:tcPr>
          <w:p w14:paraId="15C070BC" w14:textId="55882E1A" w:rsidR="00FB3596" w:rsidRPr="00FB3596" w:rsidRDefault="00FB3596" w:rsidP="000913DF">
            <w:pPr>
              <w:pStyle w:val="TableHeaders"/>
            </w:pPr>
            <w:r w:rsidRPr="00FB3596">
              <w:t>Method</w:t>
            </w:r>
          </w:p>
        </w:tc>
        <w:tc>
          <w:tcPr>
            <w:tcW w:w="707" w:type="pct"/>
            <w:tcBorders>
              <w:top w:val="single" w:sz="8" w:space="0" w:color="auto"/>
              <w:bottom w:val="single" w:sz="8" w:space="0" w:color="auto"/>
            </w:tcBorders>
          </w:tcPr>
          <w:p w14:paraId="12B1AC06" w14:textId="65501AAF" w:rsidR="00FB3596" w:rsidRPr="00FB3596" w:rsidRDefault="00FB3596" w:rsidP="000913DF">
            <w:pPr>
              <w:pStyle w:val="TableHeaders"/>
            </w:pPr>
            <w:r w:rsidRPr="00FB3596">
              <w:t>Spatial Resolution</w:t>
            </w:r>
          </w:p>
        </w:tc>
        <w:tc>
          <w:tcPr>
            <w:tcW w:w="1623" w:type="pct"/>
            <w:tcBorders>
              <w:top w:val="single" w:sz="8" w:space="0" w:color="auto"/>
              <w:bottom w:val="single" w:sz="8" w:space="0" w:color="auto"/>
            </w:tcBorders>
          </w:tcPr>
          <w:p w14:paraId="22CF8E1E" w14:textId="69657879" w:rsidR="00FB3596" w:rsidRPr="00FB3596" w:rsidRDefault="00FB3596" w:rsidP="000913DF">
            <w:pPr>
              <w:pStyle w:val="TableHeaders"/>
            </w:pPr>
            <w:r w:rsidRPr="00FB3596">
              <w:t>Ancillary data layers</w:t>
            </w:r>
          </w:p>
        </w:tc>
      </w:tr>
      <w:tr w:rsidR="00785ACB" w14:paraId="07AB5C10" w14:textId="77777777" w:rsidTr="00785ACB">
        <w:tc>
          <w:tcPr>
            <w:tcW w:w="1178" w:type="pct"/>
            <w:tcBorders>
              <w:top w:val="single" w:sz="8" w:space="0" w:color="auto"/>
            </w:tcBorders>
          </w:tcPr>
          <w:p w14:paraId="2E7FFF0A" w14:textId="396BEBC6" w:rsidR="00FB3596" w:rsidRDefault="00FB3596" w:rsidP="000913DF">
            <w:pPr>
              <w:pStyle w:val="TableText"/>
            </w:pPr>
            <w:r>
              <w:t>Gridded Population of the World (GPW)</w:t>
            </w:r>
          </w:p>
        </w:tc>
        <w:tc>
          <w:tcPr>
            <w:tcW w:w="786" w:type="pct"/>
            <w:tcBorders>
              <w:top w:val="single" w:sz="8" w:space="0" w:color="auto"/>
            </w:tcBorders>
          </w:tcPr>
          <w:p w14:paraId="7F67ECD0" w14:textId="46971525" w:rsidR="00FB3596" w:rsidRPr="009C1B12" w:rsidRDefault="00FB3596" w:rsidP="000913DF">
            <w:pPr>
              <w:pStyle w:val="TableText"/>
              <w:rPr>
                <w:vertAlign w:val="superscript"/>
              </w:rPr>
            </w:pPr>
            <w:proofErr w:type="spellStart"/>
            <w:r>
              <w:t>CIESIN</w:t>
            </w:r>
            <w:r w:rsidR="009C1B12">
              <w:rPr>
                <w:vertAlign w:val="superscript"/>
              </w:rPr>
              <w:t>a</w:t>
            </w:r>
            <w:proofErr w:type="spellEnd"/>
          </w:p>
        </w:tc>
        <w:tc>
          <w:tcPr>
            <w:tcW w:w="706" w:type="pct"/>
            <w:tcBorders>
              <w:top w:val="single" w:sz="8" w:space="0" w:color="auto"/>
            </w:tcBorders>
          </w:tcPr>
          <w:p w14:paraId="50F4D1A9" w14:textId="459A083F" w:rsidR="00FB3596" w:rsidRDefault="00FB3596" w:rsidP="000913DF">
            <w:pPr>
              <w:pStyle w:val="TableText"/>
            </w:pPr>
            <w:r>
              <w:t>Areal weighting</w:t>
            </w:r>
          </w:p>
        </w:tc>
        <w:tc>
          <w:tcPr>
            <w:tcW w:w="707" w:type="pct"/>
            <w:tcBorders>
              <w:top w:val="single" w:sz="8" w:space="0" w:color="auto"/>
            </w:tcBorders>
          </w:tcPr>
          <w:p w14:paraId="5B1C2206" w14:textId="6BE1ABF1" w:rsidR="00FB3596" w:rsidRDefault="00FB3596" w:rsidP="000913DF">
            <w:pPr>
              <w:pStyle w:val="TableText"/>
            </w:pPr>
            <w:r>
              <w:t>1km</w:t>
            </w:r>
          </w:p>
        </w:tc>
        <w:tc>
          <w:tcPr>
            <w:tcW w:w="1623" w:type="pct"/>
            <w:tcBorders>
              <w:top w:val="single" w:sz="8" w:space="0" w:color="auto"/>
            </w:tcBorders>
          </w:tcPr>
          <w:p w14:paraId="29A2769D" w14:textId="1B1B41B0" w:rsidR="00FB3596" w:rsidRDefault="009C1B12" w:rsidP="000913DF">
            <w:pPr>
              <w:pStyle w:val="TableText"/>
            </w:pPr>
            <w:r>
              <w:t>Water bodies</w:t>
            </w:r>
          </w:p>
        </w:tc>
      </w:tr>
      <w:tr w:rsidR="00785ACB" w14:paraId="7C749E29" w14:textId="77777777" w:rsidTr="00785ACB">
        <w:tc>
          <w:tcPr>
            <w:tcW w:w="1178" w:type="pct"/>
          </w:tcPr>
          <w:p w14:paraId="53F77CD2" w14:textId="224693C2" w:rsidR="00FB3596" w:rsidRDefault="00FB3596" w:rsidP="000913DF">
            <w:pPr>
              <w:pStyle w:val="TableText"/>
            </w:pPr>
            <w:r>
              <w:t>Global Human Settlement Layer – Population (GHS-POP)</w:t>
            </w:r>
          </w:p>
        </w:tc>
        <w:tc>
          <w:tcPr>
            <w:tcW w:w="786" w:type="pct"/>
          </w:tcPr>
          <w:p w14:paraId="587C682B" w14:textId="4BEAE097" w:rsidR="00FB3596" w:rsidRPr="009C1B12" w:rsidRDefault="00FB3596" w:rsidP="000913DF">
            <w:pPr>
              <w:pStyle w:val="TableText"/>
              <w:rPr>
                <w:vertAlign w:val="superscript"/>
              </w:rPr>
            </w:pPr>
            <w:proofErr w:type="spellStart"/>
            <w:r>
              <w:t>JRC</w:t>
            </w:r>
            <w:r w:rsidR="009C1B12">
              <w:rPr>
                <w:vertAlign w:val="superscript"/>
              </w:rPr>
              <w:t>b</w:t>
            </w:r>
            <w:proofErr w:type="spellEnd"/>
            <w:r>
              <w:t xml:space="preserve"> and </w:t>
            </w:r>
            <w:proofErr w:type="spellStart"/>
            <w:r>
              <w:t>CIESIN</w:t>
            </w:r>
            <w:r w:rsidR="009C1B12">
              <w:rPr>
                <w:vertAlign w:val="superscript"/>
              </w:rPr>
              <w:t>a</w:t>
            </w:r>
            <w:proofErr w:type="spellEnd"/>
          </w:p>
        </w:tc>
        <w:tc>
          <w:tcPr>
            <w:tcW w:w="706" w:type="pct"/>
          </w:tcPr>
          <w:p w14:paraId="37B51855" w14:textId="3EE1F9C1" w:rsidR="00FB3596" w:rsidRDefault="00FB3596" w:rsidP="000913DF">
            <w:pPr>
              <w:pStyle w:val="TableText"/>
            </w:pPr>
            <w:r>
              <w:t>Dasymetric</w:t>
            </w:r>
          </w:p>
        </w:tc>
        <w:tc>
          <w:tcPr>
            <w:tcW w:w="707" w:type="pct"/>
          </w:tcPr>
          <w:p w14:paraId="39733F22" w14:textId="5B3D668C" w:rsidR="00FB3596" w:rsidRDefault="00FB3596" w:rsidP="000913DF">
            <w:pPr>
              <w:pStyle w:val="TableText"/>
            </w:pPr>
            <w:r>
              <w:t>250m</w:t>
            </w:r>
          </w:p>
        </w:tc>
        <w:tc>
          <w:tcPr>
            <w:tcW w:w="1623" w:type="pct"/>
          </w:tcPr>
          <w:p w14:paraId="4C8D2A16" w14:textId="11D1E466" w:rsidR="00FB3596" w:rsidRDefault="009C1B12" w:rsidP="000913DF">
            <w:pPr>
              <w:pStyle w:val="TableText"/>
            </w:pPr>
            <w:r>
              <w:t>Built structures</w:t>
            </w:r>
          </w:p>
        </w:tc>
      </w:tr>
      <w:tr w:rsidR="00785ACB" w14:paraId="500E2960" w14:textId="77777777" w:rsidTr="00785ACB">
        <w:tc>
          <w:tcPr>
            <w:tcW w:w="1178" w:type="pct"/>
          </w:tcPr>
          <w:p w14:paraId="20E498D0" w14:textId="37BF9734" w:rsidR="00FB3596" w:rsidRDefault="00FB3596" w:rsidP="000913DF">
            <w:pPr>
              <w:pStyle w:val="TableText"/>
            </w:pPr>
            <w:r>
              <w:t>WorldPop</w:t>
            </w:r>
          </w:p>
        </w:tc>
        <w:tc>
          <w:tcPr>
            <w:tcW w:w="786" w:type="pct"/>
          </w:tcPr>
          <w:p w14:paraId="7CC7183C" w14:textId="0500AE25" w:rsidR="00FB3596" w:rsidRDefault="00FB3596" w:rsidP="000913DF">
            <w:pPr>
              <w:pStyle w:val="TableText"/>
            </w:pPr>
            <w:r>
              <w:t>University of Southampton</w:t>
            </w:r>
          </w:p>
        </w:tc>
        <w:tc>
          <w:tcPr>
            <w:tcW w:w="706" w:type="pct"/>
          </w:tcPr>
          <w:p w14:paraId="7CF9AA3B" w14:textId="4A00783E" w:rsidR="00FB3596" w:rsidRDefault="00FB3596" w:rsidP="000913DF">
            <w:pPr>
              <w:pStyle w:val="TableText"/>
            </w:pPr>
            <w:r>
              <w:t>Statistical/ Dasymetric</w:t>
            </w:r>
          </w:p>
        </w:tc>
        <w:tc>
          <w:tcPr>
            <w:tcW w:w="707" w:type="pct"/>
          </w:tcPr>
          <w:p w14:paraId="1104A421" w14:textId="70F12E0E" w:rsidR="00FB3596" w:rsidRDefault="00FB3596" w:rsidP="000913DF">
            <w:pPr>
              <w:pStyle w:val="TableText"/>
            </w:pPr>
            <w:r>
              <w:t>100m</w:t>
            </w:r>
            <w:r w:rsidR="00516505">
              <w:t>, 1km</w:t>
            </w:r>
          </w:p>
        </w:tc>
        <w:tc>
          <w:tcPr>
            <w:tcW w:w="1623" w:type="pct"/>
          </w:tcPr>
          <w:p w14:paraId="36004D6B" w14:textId="5F94A7FD" w:rsidR="00FB3596" w:rsidRDefault="009C1B12" w:rsidP="000913DF">
            <w:pPr>
              <w:pStyle w:val="TableText"/>
            </w:pPr>
            <w:r>
              <w:t>Roads, Land cover, Built structures, Urban areas, Night-time lights, Infrastructure, Climate, Topography, Elevation, Water bodies</w:t>
            </w:r>
          </w:p>
        </w:tc>
      </w:tr>
      <w:tr w:rsidR="00785ACB" w14:paraId="3831CA0A" w14:textId="77777777" w:rsidTr="00785ACB">
        <w:tc>
          <w:tcPr>
            <w:tcW w:w="1178" w:type="pct"/>
          </w:tcPr>
          <w:p w14:paraId="4A5626F5" w14:textId="6136B19B" w:rsidR="00FB3596" w:rsidRDefault="00FB3596" w:rsidP="000913DF">
            <w:pPr>
              <w:pStyle w:val="TableText"/>
            </w:pPr>
            <w:r>
              <w:t>LandScan Global</w:t>
            </w:r>
          </w:p>
        </w:tc>
        <w:tc>
          <w:tcPr>
            <w:tcW w:w="786" w:type="pct"/>
          </w:tcPr>
          <w:p w14:paraId="66217219" w14:textId="0CB6D6A7" w:rsidR="00FB3596" w:rsidRPr="009C1B12" w:rsidRDefault="00FB3596" w:rsidP="000913DF">
            <w:pPr>
              <w:pStyle w:val="TableText"/>
              <w:rPr>
                <w:vertAlign w:val="superscript"/>
              </w:rPr>
            </w:pPr>
            <w:proofErr w:type="spellStart"/>
            <w:r>
              <w:t>ORNL</w:t>
            </w:r>
            <w:r w:rsidR="009C1B12">
              <w:rPr>
                <w:vertAlign w:val="superscript"/>
              </w:rPr>
              <w:t>c</w:t>
            </w:r>
            <w:proofErr w:type="spellEnd"/>
          </w:p>
        </w:tc>
        <w:tc>
          <w:tcPr>
            <w:tcW w:w="706" w:type="pct"/>
          </w:tcPr>
          <w:p w14:paraId="2C2314E8" w14:textId="5609DDDE" w:rsidR="00FB3596" w:rsidRDefault="00FB3596" w:rsidP="000913DF">
            <w:pPr>
              <w:pStyle w:val="TableText"/>
            </w:pPr>
            <w:r>
              <w:t>Smart interpolation</w:t>
            </w:r>
          </w:p>
        </w:tc>
        <w:tc>
          <w:tcPr>
            <w:tcW w:w="707" w:type="pct"/>
          </w:tcPr>
          <w:p w14:paraId="58E5CA5E" w14:textId="7B408F52" w:rsidR="00FB3596" w:rsidRDefault="00FB3596" w:rsidP="000913DF">
            <w:pPr>
              <w:pStyle w:val="TableText"/>
            </w:pPr>
            <w:r>
              <w:t>30 arcsec</w:t>
            </w:r>
          </w:p>
        </w:tc>
        <w:tc>
          <w:tcPr>
            <w:tcW w:w="1623" w:type="pct"/>
          </w:tcPr>
          <w:p w14:paraId="1D33DAE0" w14:textId="655973CE" w:rsidR="00FB3596" w:rsidRDefault="009C1B12" w:rsidP="000913DF">
            <w:pPr>
              <w:pStyle w:val="TableText"/>
            </w:pPr>
            <w:r>
              <w:t>Roads, Land cover, Built structures, Urban areas, Infrastructure, Climate, Topography, Elevation, Water bodies</w:t>
            </w:r>
          </w:p>
        </w:tc>
      </w:tr>
      <w:tr w:rsidR="00785ACB" w14:paraId="0D81637D" w14:textId="77777777" w:rsidTr="00785ACB">
        <w:tc>
          <w:tcPr>
            <w:tcW w:w="1178" w:type="pct"/>
            <w:tcBorders>
              <w:bottom w:val="single" w:sz="8" w:space="0" w:color="auto"/>
            </w:tcBorders>
          </w:tcPr>
          <w:p w14:paraId="6920AEA8" w14:textId="0285614A" w:rsidR="00FB3596" w:rsidRDefault="00FB3596" w:rsidP="000913DF">
            <w:pPr>
              <w:pStyle w:val="TableText"/>
            </w:pPr>
            <w:r>
              <w:t>World Population Estimate (WPE)</w:t>
            </w:r>
          </w:p>
        </w:tc>
        <w:tc>
          <w:tcPr>
            <w:tcW w:w="786" w:type="pct"/>
            <w:tcBorders>
              <w:bottom w:val="single" w:sz="8" w:space="0" w:color="auto"/>
            </w:tcBorders>
          </w:tcPr>
          <w:p w14:paraId="25D958BF" w14:textId="2400E224" w:rsidR="00FB3596" w:rsidRPr="009C1B12" w:rsidRDefault="00FB3596" w:rsidP="000913DF">
            <w:pPr>
              <w:pStyle w:val="TableText"/>
              <w:rPr>
                <w:vertAlign w:val="superscript"/>
              </w:rPr>
            </w:pPr>
            <w:r>
              <w:t>E</w:t>
            </w:r>
            <w:r w:rsidR="009C1B12">
              <w:t>sri</w:t>
            </w:r>
          </w:p>
        </w:tc>
        <w:tc>
          <w:tcPr>
            <w:tcW w:w="706" w:type="pct"/>
            <w:tcBorders>
              <w:bottom w:val="single" w:sz="8" w:space="0" w:color="auto"/>
            </w:tcBorders>
          </w:tcPr>
          <w:p w14:paraId="1E2E5894" w14:textId="2FB3993F" w:rsidR="00FB3596" w:rsidRDefault="00FB3596" w:rsidP="000913DF">
            <w:pPr>
              <w:pStyle w:val="TableText"/>
            </w:pPr>
            <w:r>
              <w:t>Dasymetric redistribution</w:t>
            </w:r>
          </w:p>
        </w:tc>
        <w:tc>
          <w:tcPr>
            <w:tcW w:w="707" w:type="pct"/>
            <w:tcBorders>
              <w:bottom w:val="single" w:sz="8" w:space="0" w:color="auto"/>
            </w:tcBorders>
          </w:tcPr>
          <w:p w14:paraId="7308DA4A" w14:textId="4A7FC848" w:rsidR="00FB3596" w:rsidRDefault="00FB3596" w:rsidP="000913DF">
            <w:pPr>
              <w:pStyle w:val="TableText"/>
            </w:pPr>
            <w:r>
              <w:t>150m</w:t>
            </w:r>
          </w:p>
        </w:tc>
        <w:tc>
          <w:tcPr>
            <w:tcW w:w="1623" w:type="pct"/>
            <w:tcBorders>
              <w:bottom w:val="single" w:sz="8" w:space="0" w:color="auto"/>
            </w:tcBorders>
          </w:tcPr>
          <w:p w14:paraId="0345AF07" w14:textId="0F9C2186" w:rsidR="00FB3596" w:rsidRDefault="009C1B12" w:rsidP="000913DF">
            <w:pPr>
              <w:pStyle w:val="TableText"/>
            </w:pPr>
            <w:r>
              <w:t>Roads, Land cover, Urban areas, Water bodies</w:t>
            </w:r>
          </w:p>
        </w:tc>
      </w:tr>
    </w:tbl>
    <w:p w14:paraId="5D0BA025" w14:textId="09728B57" w:rsidR="00967305" w:rsidRDefault="009C1B12" w:rsidP="000913DF">
      <w:pPr>
        <w:pStyle w:val="TableNotes"/>
      </w:pPr>
      <w:r>
        <w:rPr>
          <w:vertAlign w:val="superscript"/>
        </w:rPr>
        <w:lastRenderedPageBreak/>
        <w:t xml:space="preserve">a </w:t>
      </w:r>
      <w:r>
        <w:t xml:space="preserve">Centre for International Earth Science Information Network; </w:t>
      </w:r>
      <w:r>
        <w:rPr>
          <w:vertAlign w:val="superscript"/>
        </w:rPr>
        <w:t>b</w:t>
      </w:r>
      <w:r>
        <w:t xml:space="preserve"> Joint Research Centre of the European Commission; </w:t>
      </w:r>
      <w:r>
        <w:rPr>
          <w:vertAlign w:val="superscript"/>
        </w:rPr>
        <w:t>c</w:t>
      </w:r>
      <w:r>
        <w:t xml:space="preserve"> Oak Ridge National Laboratory</w:t>
      </w:r>
      <w:r w:rsidR="00785ACB">
        <w:t>.</w:t>
      </w:r>
    </w:p>
    <w:p w14:paraId="00916707" w14:textId="423E120B" w:rsidR="008071D3" w:rsidRDefault="002E6AB9" w:rsidP="00E56C6F">
      <w:r>
        <w:t>Th</w:t>
      </w:r>
      <w:r w:rsidR="007C27E8">
        <w:t xml:space="preserve">e most straightforward method of spatial disaggregation </w:t>
      </w:r>
      <w:r w:rsidR="00AC180E">
        <w:t xml:space="preserve">is </w:t>
      </w:r>
      <w:proofErr w:type="spellStart"/>
      <w:r w:rsidR="00AC180E">
        <w:t>areal</w:t>
      </w:r>
      <w:proofErr w:type="spellEnd"/>
      <w:r w:rsidR="00AC180E">
        <w:t xml:space="preserve"> weighting, where data from the source zone (such as the total population of a district) is evenly distributed across the gridded cells within it. Areal weighting benefits from low computational power and no requirement for ancillary data</w:t>
      </w:r>
      <w:r w:rsidR="008A39DC">
        <w:t xml:space="preserve">. However, this approach assumes that populations are evenly distributed across administrative regions, which is rarely the case </w:t>
      </w:r>
      <w:r w:rsidR="008A39DC">
        <w:fldChar w:fldCharType="begin"/>
      </w:r>
      <w:r w:rsidR="008A39DC">
        <w:instrText xml:space="preserve"> ADDIN ZOTERO_ITEM CSL_CITATION {"citationID":"fYkO2AFV","properties":{"formattedCitation":"(Qiu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8A39DC">
        <w:fldChar w:fldCharType="separate"/>
      </w:r>
      <w:r w:rsidR="008A39DC" w:rsidRPr="008A39DC">
        <w:rPr>
          <w:rFonts w:ascii="Arial" w:hAnsi="Arial" w:cs="Arial"/>
          <w:szCs w:val="24"/>
        </w:rPr>
        <w:t xml:space="preserve">(Qiu </w:t>
      </w:r>
      <w:r w:rsidR="008A39DC" w:rsidRPr="008A39DC">
        <w:rPr>
          <w:rFonts w:ascii="Arial" w:hAnsi="Arial" w:cs="Arial"/>
          <w:i/>
          <w:iCs/>
          <w:szCs w:val="24"/>
        </w:rPr>
        <w:t>et al.</w:t>
      </w:r>
      <w:r w:rsidR="008A39DC" w:rsidRPr="008A39DC">
        <w:rPr>
          <w:rFonts w:ascii="Arial" w:hAnsi="Arial" w:cs="Arial"/>
          <w:szCs w:val="24"/>
        </w:rPr>
        <w:t>, 2022)</w:t>
      </w:r>
      <w:r w:rsidR="008A39DC">
        <w:fldChar w:fldCharType="end"/>
      </w:r>
      <w:r w:rsidR="008A39DC">
        <w:t xml:space="preserve">, necessitating the development of more complex models which can incorporate knowledge from additional sources. </w:t>
      </w:r>
      <w:r w:rsidR="00BE1EFE">
        <w:t xml:space="preserve">A </w:t>
      </w:r>
      <w:r w:rsidR="004925BB">
        <w:t>common</w:t>
      </w:r>
      <w:r w:rsidR="00BE1EFE">
        <w:t xml:space="preserve"> approach is dasymetric mapping, which divides the area into homogenous zones based on the variable of interest </w:t>
      </w:r>
      <w:r w:rsidR="00BE1EFE">
        <w:fldChar w:fldCharType="begin"/>
      </w:r>
      <w:r w:rsidR="00BE1EFE">
        <w:instrText xml:space="preserve"> ADDIN ZOTERO_ITEM CSL_CITATION {"citationID":"87tPhfHe","properties":{"formattedCitation":"(Eicher and Brewer, 2001)","plainCitation":"(Eicher and Brewer, 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A."}],"issued":{"date-parts":[["2001",1,1]]},"citation-key":"eicherDasymetricMappingAreal2001"}}],"schema":"https://github.com/citation-style-language/schema/raw/master/csl-citation.json"} </w:instrText>
      </w:r>
      <w:r w:rsidR="00BE1EFE">
        <w:fldChar w:fldCharType="separate"/>
      </w:r>
      <w:r w:rsidR="00BE1EFE" w:rsidRPr="00BE1EFE">
        <w:rPr>
          <w:rFonts w:ascii="Arial" w:hAnsi="Arial" w:cs="Arial"/>
        </w:rPr>
        <w:t>(Eicher and Brewer, 2001)</w:t>
      </w:r>
      <w:r w:rsidR="00BE1EFE">
        <w:fldChar w:fldCharType="end"/>
      </w:r>
      <w:r w:rsidR="00BE1EFE">
        <w:t xml:space="preserve">. </w:t>
      </w:r>
      <w:r w:rsidR="005A2CCD">
        <w:t>For example, remote sensing data can be used to identify water bodies and other non-inhabitable areas within a</w:t>
      </w:r>
      <w:r w:rsidR="006B76BC">
        <w:t xml:space="preserve"> zone</w:t>
      </w:r>
      <w:r w:rsidR="003F1712">
        <w:t xml:space="preserve">, and limit these cells to a value of zero, creating a ‘mask’. Population count can then be proportionally distributed across the non-zero cells, to produce a more accurate estimate of the real spatial distribution of population. This method is referred to as binary dasymetric mapping or binary masking </w:t>
      </w:r>
      <w:r w:rsidR="003F1712">
        <w:fldChar w:fldCharType="begin"/>
      </w:r>
      <w:r w:rsidR="003F1712">
        <w:instrText xml:space="preserve"> ADDIN ZOTERO_ITEM CSL_CITATION {"citationID":"FXNTJGZ7","properties":{"formattedCitation":"(Qiu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3F1712">
        <w:fldChar w:fldCharType="separate"/>
      </w:r>
      <w:r w:rsidR="003F1712" w:rsidRPr="003F1712">
        <w:rPr>
          <w:rFonts w:ascii="Arial" w:hAnsi="Arial" w:cs="Arial"/>
          <w:szCs w:val="24"/>
        </w:rPr>
        <w:t xml:space="preserve">(Qiu </w:t>
      </w:r>
      <w:r w:rsidR="003F1712" w:rsidRPr="003F1712">
        <w:rPr>
          <w:rFonts w:ascii="Arial" w:hAnsi="Arial" w:cs="Arial"/>
          <w:i/>
          <w:iCs/>
          <w:szCs w:val="24"/>
        </w:rPr>
        <w:t>et al.</w:t>
      </w:r>
      <w:r w:rsidR="003F1712" w:rsidRPr="003F1712">
        <w:rPr>
          <w:rFonts w:ascii="Arial" w:hAnsi="Arial" w:cs="Arial"/>
          <w:szCs w:val="24"/>
        </w:rPr>
        <w:t>, 2022)</w:t>
      </w:r>
      <w:r w:rsidR="003F1712">
        <w:fldChar w:fldCharType="end"/>
      </w:r>
      <w:r w:rsidR="003F1712">
        <w:t xml:space="preserve">. </w:t>
      </w:r>
      <w:r w:rsidR="00774F9D">
        <w:t xml:space="preserve">WorldPop products refer to </w:t>
      </w:r>
      <w:r w:rsidR="00E56C6F">
        <w:t xml:space="preserve">variations of </w:t>
      </w:r>
      <w:r w:rsidR="00774F9D">
        <w:t xml:space="preserve">this method as </w:t>
      </w:r>
      <w:r w:rsidR="00774F9D" w:rsidRPr="00774F9D">
        <w:rPr>
          <w:i/>
          <w:iCs/>
        </w:rPr>
        <w:t>top-down constrained</w:t>
      </w:r>
      <w:r w:rsidR="00774F9D">
        <w:t xml:space="preserve">, where population is distributed only across grid cells identified as containing built settlements, as opposed to </w:t>
      </w:r>
      <w:r w:rsidR="00774F9D" w:rsidRPr="00774F9D">
        <w:rPr>
          <w:i/>
          <w:iCs/>
        </w:rPr>
        <w:t>top-down unconstrained</w:t>
      </w:r>
      <w:r w:rsidR="00774F9D">
        <w:t xml:space="preserve">, where population is distributed across all cells </w:t>
      </w:r>
      <w:r w:rsidR="00774F9D">
        <w:fldChar w:fldCharType="begin"/>
      </w:r>
      <w:r w:rsidR="00774F9D">
        <w:instrText xml:space="preserve"> ADDIN ZOTERO_ITEM CSL_CITATION {"citationID":"LLqVex5T","properties":{"formattedCitation":"(Stevens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774F9D">
        <w:fldChar w:fldCharType="separate"/>
      </w:r>
      <w:r w:rsidR="00774F9D" w:rsidRPr="00774F9D">
        <w:rPr>
          <w:rFonts w:ascii="Arial" w:hAnsi="Arial" w:cs="Arial"/>
          <w:szCs w:val="24"/>
        </w:rPr>
        <w:t xml:space="preserve">(Stevens </w:t>
      </w:r>
      <w:r w:rsidR="00774F9D" w:rsidRPr="00774F9D">
        <w:rPr>
          <w:rFonts w:ascii="Arial" w:hAnsi="Arial" w:cs="Arial"/>
          <w:i/>
          <w:iCs/>
          <w:szCs w:val="24"/>
        </w:rPr>
        <w:t>et al.</w:t>
      </w:r>
      <w:r w:rsidR="00774F9D" w:rsidRPr="00774F9D">
        <w:rPr>
          <w:rFonts w:ascii="Arial" w:hAnsi="Arial" w:cs="Arial"/>
          <w:szCs w:val="24"/>
        </w:rPr>
        <w:t>, 2015)</w:t>
      </w:r>
      <w:r w:rsidR="00774F9D">
        <w:fldChar w:fldCharType="end"/>
      </w:r>
      <w:r w:rsidR="00774F9D">
        <w:t xml:space="preserve">. </w:t>
      </w:r>
    </w:p>
    <w:p w14:paraId="13477E5C" w14:textId="73EBAF90" w:rsidR="00B4628E" w:rsidRPr="00B4628E" w:rsidRDefault="00B4628E" w:rsidP="00E56C6F">
      <w:pPr>
        <w:rPr>
          <w:color w:val="4472C4" w:themeColor="accent1"/>
        </w:rPr>
      </w:pPr>
      <w:r>
        <w:rPr>
          <w:color w:val="4472C4" w:themeColor="accent1"/>
        </w:rPr>
        <w:t>*Add section discussing the limitations of existing applications, and findings from review papers (</w:t>
      </w:r>
      <w:proofErr w:type="gramStart"/>
      <w:r>
        <w:rPr>
          <w:color w:val="4472C4" w:themeColor="accent1"/>
        </w:rPr>
        <w:t>e.g.</w:t>
      </w:r>
      <w:proofErr w:type="gramEnd"/>
      <w:r>
        <w:rPr>
          <w:color w:val="4472C4" w:themeColor="accent1"/>
        </w:rPr>
        <w:t xml:space="preserve"> Comber 2019)</w:t>
      </w:r>
    </w:p>
    <w:p w14:paraId="77D2A7E2" w14:textId="2F57007D" w:rsidR="009325C2" w:rsidRDefault="009325C2" w:rsidP="00E56C6F">
      <w:r>
        <w:t xml:space="preserve">An </w:t>
      </w:r>
      <w:r w:rsidR="000B3319">
        <w:t>alternative</w:t>
      </w:r>
      <w:r>
        <w:t xml:space="preserve"> method is the incorporation of pycnophylactic interpolation, or the ‘mass-preserving’ property, which requires that the sum of pixel estimates is equal to the supplied population of the source zone or polygon </w:t>
      </w:r>
      <w:r>
        <w:fldChar w:fldCharType="begin"/>
      </w:r>
      <w:r>
        <w:instrText xml:space="preserve"> ADDIN ZOTERO_ITEM CSL_CITATION {"citationID":"YpwtwANP","properties":{"formattedCitation":"(Malone {\\i{}et al.}, 2012)","plainCitation":"(Malone et al., 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B."},{"family":"Minasny","given":"Budiman"},{"family":"Wheeler","given":"Ichsani"}],"issued":{"date-parts":[["2012",4,1]]},"citation-key":"maloneGeneralMethodDownscaling2012"}}],"schema":"https://github.com/citation-style-language/schema/raw/master/csl-citation.json"} </w:instrText>
      </w:r>
      <w:r>
        <w:fldChar w:fldCharType="separate"/>
      </w:r>
      <w:r w:rsidRPr="009325C2">
        <w:rPr>
          <w:rFonts w:ascii="Arial" w:hAnsi="Arial" w:cs="Arial"/>
          <w:szCs w:val="24"/>
        </w:rPr>
        <w:t xml:space="preserve">(Malone </w:t>
      </w:r>
      <w:r w:rsidRPr="009325C2">
        <w:rPr>
          <w:rFonts w:ascii="Arial" w:hAnsi="Arial" w:cs="Arial"/>
          <w:i/>
          <w:iCs/>
          <w:szCs w:val="24"/>
        </w:rPr>
        <w:t>et al.</w:t>
      </w:r>
      <w:r w:rsidRPr="009325C2">
        <w:rPr>
          <w:rFonts w:ascii="Arial" w:hAnsi="Arial" w:cs="Arial"/>
          <w:szCs w:val="24"/>
        </w:rPr>
        <w:t>, 2012)</w:t>
      </w:r>
      <w:r>
        <w:fldChar w:fldCharType="end"/>
      </w:r>
      <w:r>
        <w:t xml:space="preserve">. Tobler </w:t>
      </w:r>
      <w:r>
        <w:fldChar w:fldCharType="begin"/>
      </w:r>
      <w:r w:rsidR="000B3319">
        <w:instrText xml:space="preserve"> ADDIN ZOTERO_ITEM CSL_CITATION {"citationID":"H5fTrbUN","properties":{"formattedCitation":"(1979)","plainCitation":"(1979)","noteIndex":0},"citationItems":[{"id":6273,"uris":["http://zotero.org/users/10222370/items/4DQ2RWXZ"],"itemData":{"id":6273,"type":"article-journal","abstract":"Census enumerations are usually packaged in irregularly shaped geographical regions. Interior values can be interpolated for such regions, without specification of \"control points,\" by using an analogy to elliptical partial differential equations. A solution procedure is suggested, using finite difference methods with classical boundary conditions. In order to estimate densities, an additional nonnegativity condition is required. Smooth contour maps, which satisfy the volume preserving and nonnegativity constraints, illustrate the method using actual geographical data. It is suggested that the procedure may be used to convert observations from one bureaucratic partitioning of a geographical area to another.","container-title":"Journal of the American Statistical Association","DOI":"10.2307/2286968","ISSN":"0162-1459","issue":"367","note":"publisher: [American Statistical Association, Taylor &amp; Francis, Ltd.]","page":"519-530","source":"JSTOR","title":"Smooth Pycnophylactic Interpolation for Geographical Regions","volume":"74","author":[{"family":"Tobler","given":"Waldo R."}],"issued":{"date-parts":[["1979"]]},"citation-key":"toblerSmoothPycnophylacticInterpolation1979"},"label":"page","suppress-author":true}],"schema":"https://github.com/citation-style-language/schema/raw/master/csl-citation.json"} </w:instrText>
      </w:r>
      <w:r>
        <w:fldChar w:fldCharType="separate"/>
      </w:r>
      <w:r w:rsidR="000B3319" w:rsidRPr="000B3319">
        <w:rPr>
          <w:rFonts w:ascii="Arial" w:hAnsi="Arial" w:cs="Arial"/>
        </w:rPr>
        <w:t>(1979)</w:t>
      </w:r>
      <w:r>
        <w:fldChar w:fldCharType="end"/>
      </w:r>
      <w:r w:rsidR="000B3319">
        <w:t xml:space="preserve"> described the process of pycnophylactic smoothing, where the weighted average of a pixels neighbours is used to iteratively smooth the population values in grid cells whilst ensuring the mass-preserving property is met, as a method to lessen the effect of sharp changes in population density estimates at the boundaries of source zones</w:t>
      </w:r>
      <w:r w:rsidR="00474658">
        <w:t xml:space="preserve"> (figure 1)</w:t>
      </w:r>
      <w:r w:rsidR="000B3319">
        <w:t xml:space="preserve">. </w:t>
      </w:r>
      <w:r w:rsidR="00C86DF1">
        <w:t>This approach relies on the assumption of Tobler’s ‘First law of geography’, that near things are more related than things that are far apart</w:t>
      </w:r>
      <w:r w:rsidR="00CD3F46">
        <w:t xml:space="preserve"> </w:t>
      </w:r>
      <w:r w:rsidR="00CD3F46">
        <w:fldChar w:fldCharType="begin"/>
      </w:r>
      <w:r w:rsidR="00CD3F46">
        <w:instrText xml:space="preserve"> ADDIN ZOTERO_ITEM CSL_CITATION {"citationID":"5LXJzlCg","properties":{"formattedCitation":"(Tobler, 1970)","plainCitation":"(Tobler, 1970)","noteIndex":0},"citationItems":[{"id":134,"uris":["http://zotero.org/users/10222370/items/CFP7WD3X"],"itemData":{"id":134,"type":"article-journal","container-title":"Economic Geography","DOI":"10.2307/143141","ISSN":"0013-0095","note":"publisher: [Clark University, Wiley]","page":"234-240","source":"JSTOR","title":"A Computer Movie Simulating Urban Growth in the Detroit Region","volume":"46","author":[{"family":"Tobler","given":"W. R."}],"issued":{"date-parts":[["1970"]]},"citation-key":"toblerComputerMovieSimulating1970"}}],"schema":"https://github.com/citation-style-language/schema/raw/master/csl-citation.json"} </w:instrText>
      </w:r>
      <w:r w:rsidR="00CD3F46">
        <w:fldChar w:fldCharType="separate"/>
      </w:r>
      <w:r w:rsidR="00CD3F46" w:rsidRPr="00CD3F46">
        <w:rPr>
          <w:rFonts w:ascii="Arial" w:hAnsi="Arial" w:cs="Arial"/>
        </w:rPr>
        <w:t>(Tobler, 1970)</w:t>
      </w:r>
      <w:r w:rsidR="00CD3F46">
        <w:fldChar w:fldCharType="end"/>
      </w:r>
      <w:r w:rsidR="00C86DF1">
        <w:t xml:space="preserve">. </w:t>
      </w:r>
      <w:r w:rsidR="00CD3F46">
        <w:t xml:space="preserve">In most cases, </w:t>
      </w:r>
      <w:r w:rsidR="000973FE">
        <w:t xml:space="preserve">when compared directly, </w:t>
      </w:r>
      <w:r w:rsidR="00CD3F46">
        <w:t xml:space="preserve">dasymetric methods or hybrid methods combining dasymetry and pycnophylactic interpolation outperform </w:t>
      </w:r>
      <w:r w:rsidR="000973FE">
        <w:t xml:space="preserve">simple areal weighting </w:t>
      </w:r>
      <w:r w:rsidR="000973FE">
        <w:fldChar w:fldCharType="begin"/>
      </w:r>
      <w:r w:rsidR="000973FE">
        <w:instrText xml:space="preserve"> ADDIN ZOTERO_ITEM CSL_CITATION {"citationID":"gcyBKonA","properties":{"formattedCitation":"(You and Wood, 2006; Monteiro, Martins and Pires, 2018)","plainCitation":"(You and Wood, 2006; Monteiro, Martins and Pires, 2018)","noteIndex":0},"citationItems":[{"id":5509,"uris":["http://zotero.org/users/10222370/items/XLHGGWXT"],"itemData":{"id":5509,"type":"article-journal","abstract":"While agricultural production statistics are reported on a geopolitical – often national – basis we often need to know the status of production or productivity within specific sub-regions, watersheds, or agroecological zones. Such re-aggregations are typically made using expert judgments or simple area-weighting rules. We describe a new, entropy-based approach to making spatially disaggregated assessments of the distribution of crop production. Using this approach, tabular crop production statistics are blended judiciously with an array of other secondary data to assess the production of specific crops within individual ‘pixels’ – typically 25–100 square kilometers in size. The information utilized includes crop production statistics, farming system characteristics, satellite-derived land cover data, biophysical crop suitability assessments, and population density. An application is presented in which Brazilian state level production statistics are used to generate pixel level crop production data for eight crops. To validate the spatial allocation we aggregated the pixel estimates to obtain synthetic estimates of municipality level production in Brazil, and compared those estimates with actual municipality statistics. The approach produced extremely promising results. We then examined the robustness of these results compared to short-cut approaches to allocating crop production statistics and showed that, while computationally intensive, the cross-entropy method does provide more reliable estimates of crop production patterns.","container-title":"Agricultural Systems","DOI":"10.1016/j.agsy.2006.01.008","ISSN":"0308-521X","issue":"1","journalAbbreviation":"Agricultural Systems","language":"en","page":"329-347","source":"ScienceDirect","title":"An entropy approach to spatial disaggregation of agricultural production","volume":"90","author":[{"family":"You","given":"Liangzhi"},{"family":"Wood","given":"Stanley"}],"issued":{"date-parts":[["2006",10,1]]},"citation-key":"youEntropyApproachSpatial2006"}},{"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0973FE">
        <w:fldChar w:fldCharType="separate"/>
      </w:r>
      <w:r w:rsidR="000973FE" w:rsidRPr="000973FE">
        <w:rPr>
          <w:rFonts w:ascii="Arial" w:hAnsi="Arial" w:cs="Arial"/>
        </w:rPr>
        <w:t>(You and Wood, 2006; Monteiro, Martins and Pires, 2018)</w:t>
      </w:r>
      <w:r w:rsidR="000973FE">
        <w:fldChar w:fldCharType="end"/>
      </w:r>
      <w:r w:rsidR="000973FE">
        <w:t>.</w:t>
      </w:r>
    </w:p>
    <w:p w14:paraId="6E3D93BE" w14:textId="77777777" w:rsidR="00736193" w:rsidRDefault="00736193" w:rsidP="00736193">
      <w:pPr>
        <w:keepNext/>
      </w:pPr>
      <w:r>
        <w:rPr>
          <w:noProof/>
          <w:color w:val="4472C4" w:themeColor="accent1"/>
        </w:rPr>
        <w:lastRenderedPageBreak/>
        <w:drawing>
          <wp:inline distT="0" distB="0" distL="0" distR="0" wp14:anchorId="5CFC4AFF" wp14:editId="1D5304D5">
            <wp:extent cx="5569236" cy="4940554"/>
            <wp:effectExtent l="0" t="0" r="0" b="0"/>
            <wp:docPr id="776088148" name="Picture 1" descr="A picture containing screenshot, colorfulness, cub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8148" name="Picture 1" descr="A picture containing screenshot, colorfulness, cube, desig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69236" cy="4940554"/>
                    </a:xfrm>
                    <a:prstGeom prst="rect">
                      <a:avLst/>
                    </a:prstGeom>
                  </pic:spPr>
                </pic:pic>
              </a:graphicData>
            </a:graphic>
          </wp:inline>
        </w:drawing>
      </w:r>
    </w:p>
    <w:p w14:paraId="1AA87D52" w14:textId="73C83C21" w:rsidR="00736193" w:rsidRPr="008071D3" w:rsidRDefault="00736193" w:rsidP="00736193">
      <w:pPr>
        <w:pStyle w:val="Caption"/>
        <w:rPr>
          <w:color w:val="4472C4" w:themeColor="accent1"/>
        </w:rPr>
      </w:pPr>
      <w:r>
        <w:t xml:space="preserve">Figure </w:t>
      </w:r>
      <w:fldSimple w:instr=" SEQ Figure \* ARABIC ">
        <w:r w:rsidR="00674B42">
          <w:rPr>
            <w:noProof/>
          </w:rPr>
          <w:t>1</w:t>
        </w:r>
      </w:fldSimple>
      <w:r>
        <w:t xml:space="preserve">: Illustrative diagram of pycnophylactic interpolation, from Deichmann </w:t>
      </w:r>
      <w:r>
        <w:fldChar w:fldCharType="begin"/>
      </w:r>
      <w:r>
        <w:instrText xml:space="preserve"> ADDIN ZOTERO_ITEM CSL_CITATION {"citationID":"LPq6xo07","properties":{"formattedCitation":"(1996, p. 33)","plainCitation":"(1996, p. 33)","noteIndex":0},"citationItems":[{"id":3158,"uris":["http://zotero.org/users/10222370/items/DYFAM2Q6"],"itemData":{"id":3158,"type":"report","abstract":"The interest in the social and demographic aspects of environmental change and agricultural transformation has been growing steadily. At the same time, geographic information systems (GIS) have been embraced by many demographers and population geographers as “one of the most important enabling technologies in population geography” (Jones 1990). This has led to a number of studies and initiatives at various scales that explicitly focus on population dynamics in a spatial context. The material presented here is aimed at providing an overview of issues and options concerning the development of population related spatial databases that will be of use to the agricultural research community as well as in other population/environment applications. It is hoped that this paper will contribute to ongoing discussions regarding standards and guidelines for the development of spatial population databases which have been stimulated by the work of Clarke and Rhind (1992) and initiatives by CIESIN, UNEP/GRID, UNSD, the U.S. Census Bureau, NCGIA, and the WRI, among others.","event-place":"Santa Barbara, CA","language":"en","publisher":"National Centre for Geographic Information and Analysis","publisher-place":"Santa Barbara, CA","source":"escholarship.org","title":"A Review of Spatial Population Database Design and Modeling","URL":"https://escholarship.org/uc/item/6g190671","author":[{"family":"Deichmann","given":"Uwe"}],"accessed":{"date-parts":[["2023",2,28]]},"issued":{"date-parts":[["1996",3,1]]},"citation-key":"deichmannReviewSpatialPopulation1996"},"locator":"33","label":"page","suppress-author":true}],"schema":"https://github.com/citation-style-language/schema/raw/master/csl-citation.json"} </w:instrText>
      </w:r>
      <w:r>
        <w:fldChar w:fldCharType="separate"/>
      </w:r>
      <w:r w:rsidRPr="00736193">
        <w:rPr>
          <w:rFonts w:ascii="Arial" w:hAnsi="Arial" w:cs="Arial"/>
        </w:rPr>
        <w:t>(1996, p. 33)</w:t>
      </w:r>
      <w:r>
        <w:fldChar w:fldCharType="end"/>
      </w:r>
    </w:p>
    <w:p w14:paraId="5F19EC76" w14:textId="342E2431" w:rsidR="008071D3" w:rsidRDefault="00BF45CD" w:rsidP="00C61E47">
      <w:r>
        <w:t xml:space="preserve">Alternative to </w:t>
      </w:r>
      <w:r w:rsidR="00117DF6">
        <w:t>these ‘</w:t>
      </w:r>
      <w:r>
        <w:t>top-down</w:t>
      </w:r>
      <w:r w:rsidR="00117DF6">
        <w:t>’ methods of</w:t>
      </w:r>
      <w:r>
        <w:t xml:space="preserve"> spatial disaggregation, ‘b</w:t>
      </w:r>
      <w:r w:rsidR="008071D3">
        <w:t>ottom-up</w:t>
      </w:r>
      <w:r>
        <w:t>’</w:t>
      </w:r>
      <w:r w:rsidR="008071D3">
        <w:t xml:space="preserve"> approaches</w:t>
      </w:r>
      <w:r>
        <w:t xml:space="preserve"> for small area estimation </w:t>
      </w:r>
      <w:r w:rsidR="00117DF6">
        <w:t>can</w:t>
      </w:r>
      <w:r>
        <w:t xml:space="preserve"> be used to produce gridded population estimates. These methods</w:t>
      </w:r>
      <w:r w:rsidR="008071D3">
        <w:t xml:space="preserve"> are designed for estimating population </w:t>
      </w:r>
      <w:r>
        <w:t>distribution</w:t>
      </w:r>
      <w:r w:rsidR="008071D3">
        <w:t xml:space="preserve"> in the absence of high-level source data</w:t>
      </w:r>
      <w:r w:rsidR="007F79C8">
        <w:t xml:space="preserve"> </w:t>
      </w:r>
      <w:r w:rsidR="008071D3">
        <w:t>such as a national or regional census</w:t>
      </w:r>
      <w:r>
        <w:t>, or when such data is out-of-date or known to be inaccurate</w:t>
      </w:r>
      <w:r w:rsidR="007F79C8">
        <w:t xml:space="preserve"> </w:t>
      </w:r>
      <w:r w:rsidR="007F79C8">
        <w:fldChar w:fldCharType="begin"/>
      </w:r>
      <w:r w:rsidR="007F79C8">
        <w:instrText xml:space="preserve"> ADDIN ZOTERO_ITEM CSL_CITATION {"citationID":"h3pifoIy","properties":{"formattedCitation":"(Wardrop {\\i{}et al.}, 2018)","plainCitation":"(Wardrop et al., 2018)","noteIndex":0},"citationItems":[{"id":5345,"uris":["http://zotero.org/users/10222370/items/32GW876I"],"itemData":{"id":5345,"type":"article-journal","abstract":"Population numbers at local levels are fundamental data for many applications, including the delivery and planning of services, election preparation, and response to disasters. In resource-poor settings, recent and reliable demographic data at subnational scales can often be lacking. National population and housing census data can be outdated, inaccurate, or missing key groups or areas, while registry data are generally lacking or incomplete. Moreover, at local scales accurate boundary data are often limited, and high rates of migration and urban growth make existing data quickly outdated. Here we review past and ongoing work aimed at producing spatially disaggregated local-scale population estimates, and discuss how new technologies are now enabling robust and cost-effective solutions. Recent advances in the availability of detailed satellite imagery, geopositioning tools for field surveys, statistical methods, and computational power are enabling the development and application of approaches that can estimate population distributions at fine spatial scales across entire countries in the absence of census data. We outline the potential of such approaches as well as their limitations, emphasizing the political and operational hurdles for acceptance and sustainable implementation of new approaches, and the continued importance of traditional sources of national statistical data.","container-title":"Proceedings of the National Academy of Sciences","DOI":"10.1073/pnas.1715305115","issue":"14","note":"publisher: Proceedings of the National Academy of Sciences","page":"3529-3537","source":"pnas.org (Atypon)","title":"Spatially disaggregated population estimates in the absence of national population and housing census data","volume":"115","author":[{"family":"Wardrop","given":"N. A."},{"family":"Jochem","given":"W. C."},{"family":"Bird","given":"T. J."},{"family":"Chamberlain","given":"H. R."},{"family":"Clarke","given":"D."},{"family":"Kerr","given":"D."},{"family":"Bengtsson","given":"L."},{"family":"Juran","given":"S."},{"family":"Seaman","given":"V."},{"family":"Tatem","given":"A. J."}],"issued":{"date-parts":[["2018",4,3]]},"citation-key":"wardropSpatiallyDisaggregatedPopulation2018"}}],"schema":"https://github.com/citation-style-language/schema/raw/master/csl-citation.json"} </w:instrText>
      </w:r>
      <w:r w:rsidR="007F79C8">
        <w:fldChar w:fldCharType="separate"/>
      </w:r>
      <w:r w:rsidR="007F79C8" w:rsidRPr="007F79C8">
        <w:rPr>
          <w:rFonts w:ascii="Arial" w:hAnsi="Arial" w:cs="Arial"/>
          <w:szCs w:val="24"/>
        </w:rPr>
        <w:t xml:space="preserve">(Wardrop </w:t>
      </w:r>
      <w:r w:rsidR="007F79C8" w:rsidRPr="007F79C8">
        <w:rPr>
          <w:rFonts w:ascii="Arial" w:hAnsi="Arial" w:cs="Arial"/>
          <w:i/>
          <w:iCs/>
          <w:szCs w:val="24"/>
        </w:rPr>
        <w:t>et al.</w:t>
      </w:r>
      <w:r w:rsidR="007F79C8" w:rsidRPr="007F79C8">
        <w:rPr>
          <w:rFonts w:ascii="Arial" w:hAnsi="Arial" w:cs="Arial"/>
          <w:szCs w:val="24"/>
        </w:rPr>
        <w:t>, 2018)</w:t>
      </w:r>
      <w:r w:rsidR="007F79C8">
        <w:fldChar w:fldCharType="end"/>
      </w:r>
      <w:r w:rsidR="008071D3">
        <w:t xml:space="preserve">. </w:t>
      </w:r>
      <w:r>
        <w:t xml:space="preserve">However, bottom-up estimation requires </w:t>
      </w:r>
      <w:r w:rsidR="00CD3383">
        <w:t xml:space="preserve">the completion of tailored geo-located field surveys, and are generally viewed as complementary to traditional census enumeration in data-poor settings </w:t>
      </w:r>
      <w:r w:rsidR="00CD3383">
        <w:fldChar w:fldCharType="begin"/>
      </w:r>
      <w:r w:rsidR="00CD3383">
        <w:instrText xml:space="preserve"> ADDIN ZOTERO_ITEM CSL_CITATION {"citationID":"elTV9K3v","properties":{"formattedCitation":"(Leyk {\\i{}et al.}, 2019)","plainCitation":"(Leyk et al., 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J."},{"family":"Pesaresi","given":"Martino"}],"issued":{"date-parts":[["2019",9,11]]},"citation-key":"leykSpatialAllocationPopulation2019"}}],"schema":"https://github.com/citation-style-language/schema/raw/master/csl-citation.json"} </w:instrText>
      </w:r>
      <w:r w:rsidR="00CD3383">
        <w:fldChar w:fldCharType="separate"/>
      </w:r>
      <w:r w:rsidR="00CD3383" w:rsidRPr="00CD3383">
        <w:rPr>
          <w:rFonts w:ascii="Arial" w:hAnsi="Arial" w:cs="Arial"/>
          <w:szCs w:val="24"/>
        </w:rPr>
        <w:t xml:space="preserve">(Leyk </w:t>
      </w:r>
      <w:r w:rsidR="00CD3383" w:rsidRPr="00CD3383">
        <w:rPr>
          <w:rFonts w:ascii="Arial" w:hAnsi="Arial" w:cs="Arial"/>
          <w:i/>
          <w:iCs/>
          <w:szCs w:val="24"/>
        </w:rPr>
        <w:t>et al.</w:t>
      </w:r>
      <w:r w:rsidR="00CD3383" w:rsidRPr="00CD3383">
        <w:rPr>
          <w:rFonts w:ascii="Arial" w:hAnsi="Arial" w:cs="Arial"/>
          <w:szCs w:val="24"/>
        </w:rPr>
        <w:t>, 2019)</w:t>
      </w:r>
      <w:r w:rsidR="00CD3383">
        <w:fldChar w:fldCharType="end"/>
      </w:r>
      <w:r w:rsidR="00CD3383">
        <w:t xml:space="preserve">. </w:t>
      </w:r>
    </w:p>
    <w:p w14:paraId="1DB7EE00" w14:textId="2B1A2099" w:rsidR="00D96ED1" w:rsidRDefault="00C10490" w:rsidP="00C61E47">
      <w:r>
        <w:t>Although there has been</w:t>
      </w:r>
      <w:r w:rsidR="002E6AB9">
        <w:t xml:space="preserve"> extensive research and methodological development in the field of population disaggregation, ther</w:t>
      </w:r>
      <w:r w:rsidR="00AC180E">
        <w:t>e are fewer studies</w:t>
      </w:r>
      <w:r w:rsidR="002E6AB9">
        <w:t xml:space="preserve"> that extend these methods to</w:t>
      </w:r>
      <w:r w:rsidR="00E119AB">
        <w:t xml:space="preserve"> estimate</w:t>
      </w:r>
      <w:r w:rsidR="002E6AB9">
        <w:t xml:space="preserve"> additional demographic or socioeconomic characteristics beyond population count or density</w:t>
      </w:r>
      <w:r w:rsidR="00D36FF4">
        <w:t>, despite the methodologies being broadly similar</w:t>
      </w:r>
      <w:r w:rsidR="002E6AB9">
        <w:t xml:space="preserve">. </w:t>
      </w:r>
      <w:r w:rsidR="00D36FF4">
        <w:t xml:space="preserve">An early study by Eicher and Brewer </w:t>
      </w:r>
      <w:r w:rsidR="00D36FF4">
        <w:fldChar w:fldCharType="begin"/>
      </w:r>
      <w:r w:rsidR="00D36FF4">
        <w:instrText xml:space="preserve"> ADDIN ZOTERO_ITEM CSL_CITATION {"citationID":"wPzy3UcN","properties":{"formattedCitation":"(2001)","plainCitation":"(2001)","noteIndex":0},"citationItems":[{"id":5819,"uris":["http://zotero.org/users/10222370/items/U2URVEHA"],"itemData":{"id":5819,"type":"article-journal","abstract":"Dasymetric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A."}],"issued":{"date-parts":[["2001",1,1]]},"citation-key":"eicherDasymetricMappingAreal2001"},"label":"page","suppress-author":true}],"schema":"https://github.com/citation-style-language/schema/raw/master/csl-citation.json"} </w:instrText>
      </w:r>
      <w:r w:rsidR="00D36FF4">
        <w:fldChar w:fldCharType="separate"/>
      </w:r>
      <w:r w:rsidR="00D36FF4" w:rsidRPr="00D36FF4">
        <w:rPr>
          <w:rFonts w:ascii="Arial" w:hAnsi="Arial" w:cs="Arial"/>
        </w:rPr>
        <w:t>(2001)</w:t>
      </w:r>
      <w:r w:rsidR="00D36FF4">
        <w:fldChar w:fldCharType="end"/>
      </w:r>
      <w:r w:rsidR="00D36FF4">
        <w:t xml:space="preserve"> showed the potential for dasymetric mapping to map age structure and housing value in the United States, and more recently novel data sources have been utilised, </w:t>
      </w:r>
      <w:r w:rsidR="00D36FF4">
        <w:lastRenderedPageBreak/>
        <w:t xml:space="preserve">such as Point of Interest property data in Singapore </w:t>
      </w:r>
      <w:r w:rsidR="006F49BD">
        <w:fldChar w:fldCharType="begin"/>
      </w:r>
      <w:r w:rsidR="00D36FF4">
        <w:instrText xml:space="preserve"> ADDIN ZOTERO_ITEM CSL_CITATION {"citationID":"abtGhlqT","properties":{"formattedCitation":"(Szarka and Biljecki, 2022)","plainCitation":"(Szarka and Biljecki, 2022)","noteIndex":0},"citationItems":[{"id":5575,"uris":["http://zotero.org/users/10222370/items/8FQ6HECM"],"itemData":{"id":5575,"type":"article-journal","abstract":"Mapping population distribution at a fine spatial scale is essential for urban studies and planning. Numerous studies, mainly supported by geospatial and statistical methods, have focused primarily on predicting population counts. However, estimating their socio-economic characteristics beyond population counts, such as average age, income, and gender ratio, remains unattended. We enhance traditional population estimation by predicting not only the number of residents in an area, but also their demographic characteristics: average age and the proportion of seniors. By implementing and comparing different machine learning techniques (Random Forest, Support Vector Machines, and Linear Regression) in administrative areas in Singapore, we investigate the use of point of interest (POI) and real estate data for this purpose. The developed regression model predicts the average age of residents in a neighbourhood with a mean error of about 1.5 years (the range of average resident age across Singaporean districts spans approx. 14 years). The results reveal that age patterns of residents can be predicted using real estate information rather than with amenities, which is in contrast to estimating population counts. Another contribution of our work in population estimation is the use of previously unexploited POI and real estate datasets for it, such as property transactions, year of construction, and flat types (number of rooms). Advancing the domain of population estimation, this study reveals the prospects of a small set of detailed and strong predictors that might have the potential of estimating other demographic characteristics such as income.","container-title":"PLOS ONE","DOI":"10.1371/journal.pone.0266484","ISSN":"1932-6203","issue":"4","journalAbbreviation":"PLOS ONE","language":"en","note":"publisher: Public Library of Science","page":"e0266484","source":"PLoS Journals","title":"Population estimation beyond counts—Inferring demographic characteristics","volume":"17","author":[{"family":"Szarka","given":"Noée"},{"family":"Biljecki","given":"Filip"}],"issued":{"date-parts":[["2022",4,5]]},"citation-key":"szarkaPopulationEstimationCounts2022"},"label":"page"}],"schema":"https://github.com/citation-style-language/schema/raw/master/csl-citation.json"} </w:instrText>
      </w:r>
      <w:r w:rsidR="006F49BD">
        <w:fldChar w:fldCharType="separate"/>
      </w:r>
      <w:r w:rsidR="00D36FF4" w:rsidRPr="00D36FF4">
        <w:rPr>
          <w:rFonts w:ascii="Arial" w:hAnsi="Arial" w:cs="Arial"/>
        </w:rPr>
        <w:t>(Szarka and Biljecki, 2022)</w:t>
      </w:r>
      <w:r w:rsidR="006F49BD">
        <w:fldChar w:fldCharType="end"/>
      </w:r>
      <w:r w:rsidR="00D36FF4">
        <w:t xml:space="preserve">, to </w:t>
      </w:r>
      <w:r w:rsidR="007A4ED6">
        <w:t>estimate elderly populations at the neighbourhood scale</w:t>
      </w:r>
      <w:r w:rsidR="006F3561">
        <w:t xml:space="preserve">. </w:t>
      </w:r>
      <w:r w:rsidR="008905B5">
        <w:t xml:space="preserve">The WorldPop research unit regularly produce national and regional gridded maps across health and social indicators, such as vaccination coverage, and in the Indian context produced an ‘atlas’ of 19 indicators nationwide at a 5km resolution </w:t>
      </w:r>
      <w:r w:rsidR="008905B5">
        <w:fldChar w:fldCharType="begin"/>
      </w:r>
      <w:r w:rsidR="008905B5">
        <w:instrText xml:space="preserve"> ADDIN ZOTERO_ITEM CSL_CITATION {"citationID":"yegTpyyW","properties":{"formattedCitation":"(Pezzulo {\\i{}et al.}, 2023)","plainCitation":"(Pezzulo et al., 2023)","noteIndex":0},"citationItems":[{"id":5957,"uris":["http://zotero.org/users/10222370/items/T74QTTR7"],"itemData":{"id":5957,"type":"article-journal","abstract":"Understanding the fine scale and subnational spatial distribution of reproductive, maternal, newborn, child, and adolescent health and development indicators is crucial for targeting and increasing the efficiency of resources for public health and development planning. National governments are committed to improve the lives of their people, lift the population out of poverty and to achieve the Sustainable Development Goals. We created an open access collection of high resolution gridded and district level health and development datasets of India using mainly the 2015–16 National Family Health Survey (NFHS-4) data, and provide estimates at higher granularity than what is available in NFHS-4, to support policies with spatially detailed data. Bayesian methods for the construction of 5 km × 5 km high resolution maps were applied for a set of indicators where the data allowed (36 datasets), while for some other indicators, only district level data were produced. All data were summarised using the India district administrative boundaries. In total, 138 high resolution and district level datasets for 28 indicators were produced and made openly available.","container-title":"Scientific Data","DOI":"10.1038/s41597-023-01961-2","ISSN":"2052-4463","issue":"1","journalAbbreviation":"Sci Data","language":"en","license":"2023 The Author(s)","note":"number: 1\npublisher: Nature Publishing Group","page":"86","source":"www-nature-com.libproxy.ucl.ac.uk","title":"A subnational reproductive, maternal, newborn, child, and adolescent health and development atlas of India","volume":"10","author":[{"family":"Pezzulo","given":"Carla"},{"family":"Tejedor-Garavito","given":"Natalia"},{"family":"Chan","given":"Ho Man Theophilus"},{"family":"Dreoni","given":"Ilda"},{"family":"Kerr","given":"David"},{"family":"Ghosh","given":"Samik"},{"family":"Bonnie","given":"Amy"},{"family":"Bondarenko","given":"Maksym"},{"family":"Salasibew","given":"Mihretab"},{"family":"Tatem","given":"Andrew J."}],"issued":{"date-parts":[["2023",2,10]]},"citation-key":"pezzuloSubnationalReproductiveMaternal2023"}}],"schema":"https://github.com/citation-style-language/schema/raw/master/csl-citation.json"} </w:instrText>
      </w:r>
      <w:r w:rsidR="008905B5">
        <w:fldChar w:fldCharType="separate"/>
      </w:r>
      <w:r w:rsidR="008905B5" w:rsidRPr="008905B5">
        <w:rPr>
          <w:rFonts w:ascii="Arial" w:hAnsi="Arial" w:cs="Arial"/>
          <w:szCs w:val="24"/>
        </w:rPr>
        <w:t xml:space="preserve">(Pezzulo </w:t>
      </w:r>
      <w:r w:rsidR="008905B5" w:rsidRPr="008905B5">
        <w:rPr>
          <w:rFonts w:ascii="Arial" w:hAnsi="Arial" w:cs="Arial"/>
          <w:i/>
          <w:iCs/>
          <w:szCs w:val="24"/>
        </w:rPr>
        <w:t>et al.</w:t>
      </w:r>
      <w:r w:rsidR="008905B5" w:rsidRPr="008905B5">
        <w:rPr>
          <w:rFonts w:ascii="Arial" w:hAnsi="Arial" w:cs="Arial"/>
          <w:szCs w:val="24"/>
        </w:rPr>
        <w:t>, 2023)</w:t>
      </w:r>
      <w:r w:rsidR="008905B5">
        <w:fldChar w:fldCharType="end"/>
      </w:r>
      <w:r w:rsidR="008905B5">
        <w:t>.</w:t>
      </w:r>
      <w:r w:rsidR="00880D06">
        <w:t xml:space="preserve"> In assessing agricultural populations, only one relevant study was identified</w:t>
      </w:r>
      <w:r w:rsidR="00FD3D3A">
        <w:t>,</w:t>
      </w:r>
      <w:r w:rsidR="00880D06">
        <w:t xml:space="preserve"> which estimated the proportion of primary sector labourers </w:t>
      </w:r>
      <w:r w:rsidR="00213F6D">
        <w:t xml:space="preserve">at the parish level in Portugal </w:t>
      </w:r>
      <w:r w:rsidR="00D96ED1">
        <w:t xml:space="preserve">using a hybrid method of dasymetric mapping and pycnophylactic interpolation </w:t>
      </w:r>
      <w:r w:rsidR="00213F6D">
        <w:fldChar w:fldCharType="begin"/>
      </w:r>
      <w:r w:rsidR="00213F6D">
        <w:instrText xml:space="preserve"> ADDIN ZOTERO_ITEM CSL_CITATION {"citationID":"Q6p59MSe","properties":{"formattedCitation":"(Monteiro, Martins and Pires, 2018)","plainCitation":"(Monteiro, Martins and Pires, 2018)","noteIndex":0},"citationItems":[{"id":5405,"uris":["http://zotero.org/users/10222370/items/CUTV8FQB"],"itemData":{"id":5405,"type":"article-journal","abstract":"While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213F6D">
        <w:fldChar w:fldCharType="separate"/>
      </w:r>
      <w:r w:rsidR="00213F6D" w:rsidRPr="00213F6D">
        <w:rPr>
          <w:rFonts w:ascii="Arial" w:hAnsi="Arial" w:cs="Arial"/>
        </w:rPr>
        <w:t>(Monteiro, Martins and Pires, 2018)</w:t>
      </w:r>
      <w:r w:rsidR="00213F6D">
        <w:fldChar w:fldCharType="end"/>
      </w:r>
      <w:r w:rsidR="00D96ED1">
        <w:t xml:space="preserve"> adapted from work by Malone </w:t>
      </w:r>
      <w:r w:rsidR="00D96ED1" w:rsidRPr="00D96ED1">
        <w:rPr>
          <w:i/>
          <w:iCs/>
        </w:rPr>
        <w:t>et al.</w:t>
      </w:r>
      <w:r w:rsidR="00D96ED1">
        <w:t xml:space="preserve"> </w:t>
      </w:r>
      <w:r w:rsidR="00D96ED1">
        <w:fldChar w:fldCharType="begin"/>
      </w:r>
      <w:r w:rsidR="00D96ED1">
        <w:instrText xml:space="preserve"> ADDIN ZOTERO_ITEM CSL_CITATION {"citationID":"Xue98Yb5","properties":{"formattedCitation":"(2012)","plainCitation":"(2012)","noteIndex":0},"citationItems":[{"id":5585,"uris":["http://zotero.org/users/10222370/items/7M5BPBB4"],"itemData":{"id":5585,"type":"article-journal","abstract":"A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label":"page","suppress-author":true}],"schema":"https://github.com/citation-style-language/schema/raw/master/csl-citation.json"} </w:instrText>
      </w:r>
      <w:r w:rsidR="00D96ED1">
        <w:fldChar w:fldCharType="separate"/>
      </w:r>
      <w:r w:rsidR="00D96ED1" w:rsidRPr="00D96ED1">
        <w:rPr>
          <w:rFonts w:ascii="Arial" w:hAnsi="Arial" w:cs="Arial"/>
        </w:rPr>
        <w:t>(2012)</w:t>
      </w:r>
      <w:r w:rsidR="00D96ED1">
        <w:fldChar w:fldCharType="end"/>
      </w:r>
      <w:r w:rsidR="00213F6D">
        <w:t xml:space="preserve">. </w:t>
      </w:r>
    </w:p>
    <w:p w14:paraId="3FD5A22A" w14:textId="27FB713E" w:rsidR="00AD4F2B" w:rsidRDefault="0030188D" w:rsidP="00AD4F2B">
      <w:commentRangeStart w:id="27"/>
      <w:commentRangeEnd w:id="27"/>
      <w:r>
        <w:rPr>
          <w:rStyle w:val="CommentReference"/>
        </w:rPr>
        <w:commentReference w:id="27"/>
      </w:r>
      <w:r w:rsidR="00474658">
        <w:t xml:space="preserve">The spatial disaggregation of population into fine spatial scales is a rich field of </w:t>
      </w:r>
      <w:r w:rsidR="00E76E3B">
        <w:t>research and</w:t>
      </w:r>
      <w:r w:rsidR="00474658">
        <w:t xml:space="preserve"> has benefitted from extensive methodological development and innovation alongside improved data quality through censuses, surveys, and increasingly available earth observation data. However, the</w:t>
      </w:r>
      <w:r w:rsidR="00E76E3B">
        <w:t xml:space="preserve">re is a clear gap in applying these methods to estimate agricultural populations, particularly in the context of developing regions such as rural India, where </w:t>
      </w:r>
      <w:r w:rsidR="00CA4505">
        <w:t>such data</w:t>
      </w:r>
      <w:r w:rsidR="00E76E3B">
        <w:t xml:space="preserve"> can provide an indication of the local water demand</w:t>
      </w:r>
      <w:r w:rsidR="00CA4505">
        <w:t xml:space="preserve"> and development need</w:t>
      </w:r>
      <w:r w:rsidR="00E76E3B">
        <w:t xml:space="preserve">.  </w:t>
      </w:r>
    </w:p>
    <w:p w14:paraId="16E3F7A0" w14:textId="59E96173" w:rsidR="00AD4F2B" w:rsidRPr="00AD4F2B" w:rsidRDefault="00AD4F2B" w:rsidP="00AD4F2B">
      <w:pPr>
        <w:pStyle w:val="Heading3"/>
        <w:numPr>
          <w:ilvl w:val="1"/>
          <w:numId w:val="22"/>
        </w:numPr>
      </w:pPr>
      <w:bookmarkStart w:id="28" w:name="_Toc143291901"/>
      <w:r>
        <w:t>Justification</w:t>
      </w:r>
      <w:bookmarkEnd w:id="28"/>
    </w:p>
    <w:p w14:paraId="5F572780" w14:textId="0F9F57A2" w:rsidR="0016327D" w:rsidRDefault="00B75936" w:rsidP="0016327D">
      <w:pPr>
        <w:rPr>
          <w:i/>
          <w:iCs/>
        </w:rPr>
      </w:pPr>
      <w:r>
        <w:rPr>
          <w:i/>
          <w:iCs/>
        </w:rPr>
        <w:t xml:space="preserve">After introducing the concepts and alternative approaches in LR sections above, introduce the chosen method for my study and explicitly justify why, linking to the discussion previous. </w:t>
      </w:r>
    </w:p>
    <w:p w14:paraId="19340FEB" w14:textId="77777777" w:rsidR="00CD0128" w:rsidRPr="00CD0128" w:rsidRDefault="00CD0128" w:rsidP="0016327D"/>
    <w:p w14:paraId="54D03507" w14:textId="74A04265" w:rsidR="00700562" w:rsidRPr="000D00BB" w:rsidRDefault="00700562" w:rsidP="0016327D">
      <w:r>
        <w:rPr>
          <w:color w:val="FF0000"/>
        </w:rPr>
        <w:t>[</w:t>
      </w:r>
      <w:r w:rsidR="000D00BB">
        <w:rPr>
          <w:color w:val="FF0000"/>
        </w:rPr>
        <w:t>Description of analysis tools and environment – python version, packages, computer RAM</w:t>
      </w:r>
      <w:r>
        <w:rPr>
          <w:color w:val="FF0000"/>
        </w:rPr>
        <w:t xml:space="preserve">] </w:t>
      </w:r>
      <w:r w:rsidR="000D00BB">
        <w:t>All analysis was conducted using Python v3.10.9</w:t>
      </w:r>
      <w:r w:rsidR="00BB6620">
        <w:t>. Details of packages used, the python environment, and the code can be accessed from the Github repository for the project (</w:t>
      </w:r>
      <w:hyperlink r:id="rId17" w:history="1">
        <w:r w:rsidR="00BB6620" w:rsidRPr="00B158C9">
          <w:rPr>
            <w:rStyle w:val="Hyperlink"/>
          </w:rPr>
          <w:t>https://github.com/joepost/india_adp</w:t>
        </w:r>
      </w:hyperlink>
      <w:r w:rsidR="00BB6620">
        <w:t>).</w:t>
      </w:r>
    </w:p>
    <w:p w14:paraId="27DCB736" w14:textId="6D38C62E" w:rsidR="00AD4F2B" w:rsidRPr="00AD4F2B" w:rsidRDefault="00AD4F2B" w:rsidP="00AD4F2B">
      <w:pPr>
        <w:pStyle w:val="Heading3"/>
        <w:numPr>
          <w:ilvl w:val="1"/>
          <w:numId w:val="22"/>
        </w:numPr>
      </w:pPr>
      <w:bookmarkStart w:id="29" w:name="_Ref143283920"/>
      <w:bookmarkStart w:id="30" w:name="_Ref143283924"/>
      <w:bookmarkStart w:id="31" w:name="_Toc143291902"/>
      <w:r>
        <w:t>Data Sources</w:t>
      </w:r>
      <w:bookmarkEnd w:id="29"/>
      <w:bookmarkEnd w:id="30"/>
      <w:bookmarkEnd w:id="31"/>
    </w:p>
    <w:p w14:paraId="265198BE" w14:textId="77777777" w:rsidR="008276D4" w:rsidRDefault="0016327D" w:rsidP="0016327D">
      <w:r>
        <w:t xml:space="preserve">There are four key sources of data that form the input for this analysis: the Dynamic World land cover dataset (DW), the Global Human Settlement Layer – Settlement Model Grid (GHS-SMOD), the WorldPop gridded population estimates, and tables from the Indian Census 2011. </w:t>
      </w:r>
    </w:p>
    <w:p w14:paraId="6A8CA55B" w14:textId="0C3DA1EC" w:rsidR="008276D4" w:rsidRPr="003C1CCC" w:rsidRDefault="0064250D" w:rsidP="0016327D">
      <w:pPr>
        <w:rPr>
          <w:color w:val="FF0000"/>
        </w:rPr>
      </w:pPr>
      <w:r>
        <w:t xml:space="preserve">Dynamic World </w:t>
      </w:r>
      <w:r w:rsidR="00152FC0">
        <w:t>is a global-scale, high resolution</w:t>
      </w:r>
      <w:r w:rsidR="008656A8">
        <w:t xml:space="preserve"> (up to 10m)</w:t>
      </w:r>
      <w:r w:rsidR="00152FC0">
        <w:t xml:space="preserve">, land use land cover (LULC) dataset that is freely released as a Google Earth Engine Image Collection, available up to near real-time and historically from 2015 onwards </w:t>
      </w:r>
      <w:r w:rsidR="00152FC0">
        <w:fldChar w:fldCharType="begin"/>
      </w:r>
      <w:r w:rsidR="00152FC0">
        <w:instrText xml:space="preserve"> ADDIN ZOTERO_ITEM CSL_CITATION {"citationID":"mFZZqSyk","properties":{"formattedCitation":"(Brown {\\i{}et al.}, 2022)","plainCitation":"(Brown et al., 2022)","noteIndex":0},"citationItems":[{"id":6512,"uris":["http://zotero.org/users/10222370/items/3XUKAZY9"],"itemData":{"id":6512,"type":"article-journal","abstract":"Unlike satellite images, which are typically acquired and processed in near-real-time, global land cover products have historically been produced on an annual basis, often with substantial lag times between image processing and dataset release. We developed a new automated approach for globally consistent, high resolution, near real-time (NRT) land use land cover (LULC) classification leveraging deep learning on 10 m Sentinel-2 imagery. We utilize a highly scalable cloud-based system to apply this approach and provide an open, continuous feed of LULC predictions in parallel with Sentinel-2 acquisitions. This first-of-its-kind NRT product, which we collectively refer to as Dynamic World, accommodates a variety of user needs ranging from extremely up-to-date LULC data to custom global composites representing user-specified date ranges. Furthermore, the continuous nature of the product’s outputs enables refinement, extension, and even redefinition of the LULC classification. In combination, these unique attributes enable unprecedented flexibility for a diverse community of users across a variety of disciplines.","container-title":"Scientific Data","DOI":"10.1038/s41597-022-01307-4","ISSN":"2052-4463","issue":"1","journalAbbreviation":"Sci Data","language":"en","license":"2022 The Author(s)","note":"number: 1\npublisher: Nature Publishing Group","page":"251","source":"www.nature.com","title":"Dynamic World, Near real-time global 10 m land use land cover mapping","volume":"9","author":[{"family":"Brown","given":"Christopher F."},{"family":"Brumby","given":"Steven P."},{"family":"Guzder-Williams","given":"Brookie"},{"family":"Birch","given":"Tanya"},{"family":"Hyde","given":"Samantha Brooks"},{"family":"Mazzariello","given":"Joseph"},{"family":"Czerwinski","given":"Wanda"},{"family":"Pasquarella","given":"Valerie J."},{"family":"Haertel","given":"Robert"},{"family":"Ilyushchenko","given":"Simon"},{"family":"Schwehr","given":"Kurt"},{"family":"Weisse","given":"Mikaela"},{"family":"Stolle","given":"Fred"},{"family":"Hanson","given":"Craig"},{"family":"Guinan","given":"Oliver"},{"family":"Moore","given":"Rebecca"},{"family":"Tait","given":"Alexander M."}],"issued":{"date-parts":[["2022",6,9]]},"citation-key":"brownDynamicWorldRealtime2022"}}],"schema":"https://github.com/citation-style-language/schema/raw/master/csl-citation.json"} </w:instrText>
      </w:r>
      <w:r w:rsidR="00152FC0">
        <w:fldChar w:fldCharType="separate"/>
      </w:r>
      <w:r w:rsidR="00152FC0" w:rsidRPr="00152FC0">
        <w:rPr>
          <w:rFonts w:ascii="Arial" w:hAnsi="Arial" w:cs="Arial"/>
          <w:szCs w:val="24"/>
        </w:rPr>
        <w:t xml:space="preserve">(Brown </w:t>
      </w:r>
      <w:r w:rsidR="00152FC0" w:rsidRPr="00152FC0">
        <w:rPr>
          <w:rFonts w:ascii="Arial" w:hAnsi="Arial" w:cs="Arial"/>
          <w:i/>
          <w:iCs/>
          <w:szCs w:val="24"/>
        </w:rPr>
        <w:t>et al.</w:t>
      </w:r>
      <w:r w:rsidR="00152FC0" w:rsidRPr="00152FC0">
        <w:rPr>
          <w:rFonts w:ascii="Arial" w:hAnsi="Arial" w:cs="Arial"/>
          <w:szCs w:val="24"/>
        </w:rPr>
        <w:t>, 2022)</w:t>
      </w:r>
      <w:r w:rsidR="00152FC0">
        <w:fldChar w:fldCharType="end"/>
      </w:r>
      <w:r w:rsidR="00152FC0">
        <w:t xml:space="preserve">. </w:t>
      </w:r>
      <w:r w:rsidR="00C37EAC">
        <w:t xml:space="preserve">The dataset is trained using </w:t>
      </w:r>
      <w:r w:rsidR="00B50C4A">
        <w:t>semi-supervised deep learning</w:t>
      </w:r>
      <w:r w:rsidR="0045305C">
        <w:t xml:space="preserve"> from Sentinel-2 imagery</w:t>
      </w:r>
      <w:r w:rsidR="00B50C4A">
        <w:t xml:space="preserve"> and classifies pixels to 1 of 8 </w:t>
      </w:r>
      <w:r w:rsidR="008656A8">
        <w:t>types</w:t>
      </w:r>
      <w:r w:rsidR="00B50C4A">
        <w:t xml:space="preserve">: Water, Trees, Grass, Flooded Vegetation, Crops, Shrub &amp; Scrub, Built Area, </w:t>
      </w:r>
      <w:r w:rsidR="00B50C4A">
        <w:lastRenderedPageBreak/>
        <w:t xml:space="preserve">Bare Ground, and Snow &amp; Ice. </w:t>
      </w:r>
      <w:r w:rsidR="00EF2DB8">
        <w:t>For this study, the</w:t>
      </w:r>
      <w:r w:rsidR="006639D8">
        <w:t xml:space="preserve"> DW layer </w:t>
      </w:r>
      <w:r w:rsidR="00A83330">
        <w:t>was</w:t>
      </w:r>
      <w:r w:rsidR="006639D8">
        <w:t xml:space="preserve"> extracted from </w:t>
      </w:r>
      <w:r w:rsidR="0045305C">
        <w:t>Google Earth Engine as a composite image</w:t>
      </w:r>
      <w:r w:rsidR="00EF2DB8">
        <w:t xml:space="preserve"> aggregated</w:t>
      </w:r>
      <w:r w:rsidR="0045305C">
        <w:t xml:space="preserve"> </w:t>
      </w:r>
      <w:r w:rsidR="00EF2DB8">
        <w:t>over the period</w:t>
      </w:r>
      <w:r w:rsidR="0045305C">
        <w:t xml:space="preserve"> 1</w:t>
      </w:r>
      <w:r w:rsidR="0045305C" w:rsidRPr="0045305C">
        <w:rPr>
          <w:vertAlign w:val="superscript"/>
        </w:rPr>
        <w:t>st</w:t>
      </w:r>
      <w:r w:rsidR="0045305C">
        <w:t xml:space="preserve"> January 2020 to 1</w:t>
      </w:r>
      <w:r w:rsidR="0045305C" w:rsidRPr="0045305C">
        <w:rPr>
          <w:vertAlign w:val="superscript"/>
        </w:rPr>
        <w:t>st</w:t>
      </w:r>
      <w:r w:rsidR="0045305C">
        <w:t xml:space="preserve"> January 2021</w:t>
      </w:r>
      <w:r w:rsidR="00EF2DB8">
        <w:t xml:space="preserve">, </w:t>
      </w:r>
      <w:r w:rsidR="00914A21">
        <w:t xml:space="preserve">selecting </w:t>
      </w:r>
      <w:r w:rsidR="00EF2DB8">
        <w:t>the most frequently occurring class label for each pixel over the specified period</w:t>
      </w:r>
      <w:r w:rsidR="0045305C">
        <w:t>.</w:t>
      </w:r>
      <w:r w:rsidR="00883002">
        <w:t xml:space="preserve"> </w:t>
      </w:r>
      <w:r w:rsidR="00C765E8">
        <w:t>The script</w:t>
      </w:r>
      <w:r w:rsidR="00883002">
        <w:t xml:space="preserve"> used to extract </w:t>
      </w:r>
      <w:r w:rsidR="00C765E8">
        <w:t xml:space="preserve">DW </w:t>
      </w:r>
      <w:r w:rsidR="00883002">
        <w:t>data from Earth Engine</w:t>
      </w:r>
      <w:r w:rsidR="00C765E8">
        <w:t xml:space="preserve"> can be accessed on the Github repository</w:t>
      </w:r>
      <w:r w:rsidR="00BB6620">
        <w:t xml:space="preserve">. </w:t>
      </w:r>
      <w:r w:rsidR="003C1CCC">
        <w:rPr>
          <w:color w:val="FF0000"/>
        </w:rPr>
        <w:t>[Add section on why the 100m resolution chosen].</w:t>
      </w:r>
      <w:r w:rsidR="00883002">
        <w:rPr>
          <w:color w:val="FF0000"/>
        </w:rPr>
        <w:t xml:space="preserve"> </w:t>
      </w:r>
    </w:p>
    <w:p w14:paraId="3D03DC3E" w14:textId="391E9DF6" w:rsidR="008656A8" w:rsidRDefault="008656A8" w:rsidP="0016327D">
      <w:r>
        <w:t xml:space="preserve">The Global Human Settlement Layer </w:t>
      </w:r>
      <w:r w:rsidR="006639D8">
        <w:t>is a set of</w:t>
      </w:r>
      <w:r w:rsidR="000B7FDB">
        <w:t xml:space="preserve"> several datasets </w:t>
      </w:r>
      <w:r w:rsidR="006639D8">
        <w:t>that present</w:t>
      </w:r>
      <w:r w:rsidR="000B7FDB">
        <w:t xml:space="preserve"> the spatial distribution of urbanisation and human presence across the world, developed by the Joint Research Centre of the European Commission. The GHS-SMOD is an extension of the settlement layer that applies the Degree of Urbanisation methodology</w:t>
      </w:r>
      <w:r w:rsidR="00280F25">
        <w:t xml:space="preserve"> </w:t>
      </w:r>
      <w:r w:rsidR="00280F25">
        <w:fldChar w:fldCharType="begin"/>
      </w:r>
      <w:r w:rsidR="00120F86">
        <w:instrText xml:space="preserve"> ADDIN ZOTERO_ITEM CSL_CITATION {"citationID":"zChZ8cpW","properties":{"formattedCitation":"(Eurostat, 2021)","plainCitation":"(Eurostat, 2021)","noteIndex":0},"citationItems":[{"id":6537,"uris":["http://zotero.org/users/10222370/items/8E5PT5TK"],"itemData":{"id":6537,"type":"book","abstract":"'Applying the degree of urbanisation — methodological manual to define cities, towns and rural areas for international comparisons' has been produced in close collaboration by six organisations — the European Commission, the Food and Agriculture Organization of the United Nations (FAO), the United Nations Human Settlements Programme (UNHabitat), the International Labour Organization (ILO), the Organisation for Economic Co-operation and Development (OECD) and The World Bank. This manual develops a harmonised methodology to facilitate international statistical comparisons and to classify the entire territory of a country along an urban-rural continuum. The degree of urbanisation classification defines cities, towns and semi-dense areas, and rural areas. This first level of the classification may be complemented by a range of more detailed concepts, such as: metropolitan areas, commuting zones, dense towns, semi-dense towns, suburban or peri-urban areas, villages, dispersed rural areas and mostly uninhabited areas. The manual is intended to complement and not replace the definitions used by national statistical offices (NSOs) and ministries. It has been designed principally as a guide for data producers, suppliers and statisticians so that they have the necessary information to implement the methodology and ensure coherency within their data collections. It may also be of interest to users of subnational statistics so they may better understand, interpret and use official subnational statistics for taking informed decisions and policymaking.","call-number":"KS-02-20-499-EN-N","event-place":"LU","ISBN":"978-92-76-20306-3","language":"eng","publisher":"Publications Office of the European Union","publisher-place":"LU","source":"Publications Office of the European Union","title":"Applying the degree of urbanisation: a methodological manual to define cities, towns and rural areas for international comparisons : 2021 edition","title-short":"Applying the degree of urbanisation","URL":"https://data.europa.eu/doi/10.2785/706535","author":[{"literal":"Eurostat"}],"accessed":{"date-parts":[["2023",8,4]]},"issued":{"date-parts":[["2021"]]},"citation-key":"eurostatApplyingDegreeUrbanisation2021"}}],"schema":"https://github.com/citation-style-language/schema/raw/master/csl-citation.json"} </w:instrText>
      </w:r>
      <w:r w:rsidR="00280F25">
        <w:fldChar w:fldCharType="separate"/>
      </w:r>
      <w:r w:rsidR="00120F86" w:rsidRPr="00120F86">
        <w:rPr>
          <w:rFonts w:ascii="Arial" w:hAnsi="Arial" w:cs="Arial"/>
        </w:rPr>
        <w:t>(Eurostat, 2021)</w:t>
      </w:r>
      <w:r w:rsidR="00280F25">
        <w:fldChar w:fldCharType="end"/>
      </w:r>
      <w:r w:rsidR="000B7FDB">
        <w:t xml:space="preserve"> to </w:t>
      </w:r>
      <w:r w:rsidR="00280F25">
        <w:t xml:space="preserve">classify pixels </w:t>
      </w:r>
      <w:r w:rsidR="003B4347">
        <w:t xml:space="preserve">into an urban/rural typology on the basis of population density, size, and </w:t>
      </w:r>
      <w:r w:rsidR="003B4347" w:rsidRPr="008724CE">
        <w:t>contiguity</w:t>
      </w:r>
      <w:r w:rsidR="00A83330" w:rsidRPr="008724CE">
        <w:t xml:space="preserve"> (</w:t>
      </w:r>
      <w:fldSimple w:instr=" REF _Ref142986859 ">
        <w:r w:rsidR="003C6429">
          <w:t xml:space="preserve">Table </w:t>
        </w:r>
        <w:r w:rsidR="003C6429">
          <w:rPr>
            <w:noProof/>
          </w:rPr>
          <w:t>3</w:t>
        </w:r>
      </w:fldSimple>
      <w:r w:rsidR="00A83330" w:rsidRPr="008724CE">
        <w:t>) at</w:t>
      </w:r>
      <w:r w:rsidR="00A83330">
        <w:t xml:space="preserve"> a 1km spatial resolution</w:t>
      </w:r>
      <w:r w:rsidR="000759DD">
        <w:t xml:space="preserve"> in 5-yearly epochs</w:t>
      </w:r>
      <w:r w:rsidR="00A83330">
        <w:t>.</w:t>
      </w:r>
      <w:ins w:id="32" w:author="Joe P" w:date="2023-08-18T10:56:00Z">
        <w:r w:rsidR="00CD79A5">
          <w:t xml:space="preserve"> For this study, </w:t>
        </w:r>
      </w:ins>
      <w:ins w:id="33" w:author="Joe P" w:date="2023-08-18T10:57:00Z">
        <w:r w:rsidR="00CD79A5">
          <w:t xml:space="preserve">the three rural classes in addition to suburban/peri-urban </w:t>
        </w:r>
      </w:ins>
      <w:ins w:id="34" w:author="Joe P" w:date="2023-08-18T10:58:00Z">
        <w:r w:rsidR="00CD79A5">
          <w:t>areas</w:t>
        </w:r>
      </w:ins>
      <w:ins w:id="35" w:author="Joe P" w:date="2023-08-18T11:00:00Z">
        <w:r w:rsidR="00CD79A5">
          <w:t xml:space="preserve"> were combined into a single class, labelled ‘rural’</w:t>
        </w:r>
      </w:ins>
      <w:ins w:id="36" w:author="Joe P" w:date="2023-08-18T11:01:00Z">
        <w:r w:rsidR="00CD79A5">
          <w:t>, for use as a mask for population data</w:t>
        </w:r>
      </w:ins>
      <w:ins w:id="37" w:author="Joe P" w:date="2023-08-18T10:58:00Z">
        <w:r w:rsidR="00CD79A5">
          <w:t>.</w:t>
        </w:r>
      </w:ins>
      <w:r w:rsidR="00A83330">
        <w:t xml:space="preserve"> </w:t>
      </w:r>
      <w:commentRangeStart w:id="38"/>
      <w:r w:rsidR="00A83330">
        <w:t xml:space="preserve">GHS-SMOD data was downloaded </w:t>
      </w:r>
      <w:r w:rsidR="000759DD">
        <w:t>for the year 2010</w:t>
      </w:r>
      <w:commentRangeEnd w:id="38"/>
      <w:r w:rsidR="002F02EE">
        <w:rPr>
          <w:rStyle w:val="CommentReference"/>
        </w:rPr>
        <w:commentReference w:id="38"/>
      </w:r>
      <w:r w:rsidR="000759DD">
        <w:t xml:space="preserve"> </w:t>
      </w:r>
      <w:r w:rsidR="00A83330">
        <w:t xml:space="preserve">from </w:t>
      </w:r>
      <w:r w:rsidR="000759DD">
        <w:t xml:space="preserve">the </w:t>
      </w:r>
      <w:r w:rsidR="00A83330">
        <w:t>European Commission GHSL website (</w:t>
      </w:r>
      <w:hyperlink r:id="rId18" w:history="1">
        <w:r w:rsidR="00A83330" w:rsidRPr="0013364D">
          <w:rPr>
            <w:rStyle w:val="Hyperlink"/>
          </w:rPr>
          <w:t>https://ghsl.jrc.ec.europa.eu/ghs_smod2023.php</w:t>
        </w:r>
      </w:hyperlink>
      <w:r w:rsidR="00A83330">
        <w:t>)</w:t>
      </w:r>
      <w:r w:rsidR="000759DD">
        <w:t>, to align closest with the 2011 Indian Census data</w:t>
      </w:r>
      <w:r w:rsidR="00A83330">
        <w:t xml:space="preserve">. </w:t>
      </w:r>
    </w:p>
    <w:p w14:paraId="3AA6C5D6" w14:textId="0E42571C" w:rsidR="003B4347" w:rsidRDefault="003B4347" w:rsidP="003B4347">
      <w:pPr>
        <w:pStyle w:val="Caption"/>
        <w:keepNext/>
      </w:pPr>
      <w:bookmarkStart w:id="39" w:name="_Ref142986859"/>
      <w:commentRangeStart w:id="40"/>
      <w:r>
        <w:t xml:space="preserve">Table </w:t>
      </w:r>
      <w:fldSimple w:instr=" SEQ Table \* ARABIC ">
        <w:r w:rsidR="00EF27C8">
          <w:rPr>
            <w:noProof/>
          </w:rPr>
          <w:t>3</w:t>
        </w:r>
      </w:fldSimple>
      <w:bookmarkEnd w:id="39"/>
      <w:r>
        <w:t xml:space="preserve">: </w:t>
      </w:r>
      <w:commentRangeEnd w:id="40"/>
      <w:r w:rsidR="007A63CC">
        <w:rPr>
          <w:rStyle w:val="CommentReference"/>
          <w:b w:val="0"/>
          <w:bCs w:val="0"/>
        </w:rPr>
        <w:commentReference w:id="40"/>
      </w:r>
      <w:r w:rsidR="00F26B03">
        <w:t xml:space="preserve">Global Human Settlement Layer – Settlement Model Grid (GHS-SMOD) </w:t>
      </w:r>
      <w:r>
        <w:t xml:space="preserve">Classification Rules </w:t>
      </w:r>
      <w:r w:rsidR="006639D8">
        <w:fldChar w:fldCharType="begin"/>
      </w:r>
      <w:r w:rsidR="006639D8">
        <w:instrText xml:space="preserve"> ADDIN ZOTERO_ITEM CSL_CITATION {"citationID":"0Tv2ElLd","properties":{"formattedCitation":"(Schiavina, Melchiorri and Pesaresi, 2023)","plainCitation":"(Schiavina, Melchiorri and Pesaresi, 2023)","noteIndex":0},"citationItems":[{"id":6509,"uris":["http://zotero.org/users/10222370/items/H234KAMH"],"itemData":{"id":6509,"type":"dataset","DOI":"10.2905/A0DF7A6F-49DE-46EA-9BDE-563437A6E2BA","publisher":"European Commission, Join Research Centre (JRC)","title":"GHS-SMOD R2023A - GHS settlement layers,  application of the Degree of Urbanisation methodology (stage I) to GHS-POP R2023A and GHS-BUILT-S R2023A,  multitemporal (1975-2030).","author":[{"family":"Schiavina","given":"Marcello"},{"family":"Melchiorri","given":"Michele"},{"family":"Pesaresi","given":"Martino"}],"issued":{"date-parts":[["2023"]]},"citation-key":"schiavinaGHSSMODR2023AGHS2023"}}],"schema":"https://github.com/citation-style-language/schema/raw/master/csl-citation.json"} </w:instrText>
      </w:r>
      <w:r w:rsidR="006639D8">
        <w:fldChar w:fldCharType="separate"/>
      </w:r>
      <w:r w:rsidR="006639D8" w:rsidRPr="006639D8">
        <w:rPr>
          <w:rFonts w:ascii="Arial" w:hAnsi="Arial" w:cs="Arial"/>
        </w:rPr>
        <w:t>(Schiavina, Melchiorri and Pesaresi, 2023)</w:t>
      </w:r>
      <w:r w:rsidR="006639D8">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1786"/>
        <w:gridCol w:w="1408"/>
        <w:gridCol w:w="5322"/>
      </w:tblGrid>
      <w:tr w:rsidR="000C06BD" w14:paraId="4C4D0907" w14:textId="77777777" w:rsidTr="001B718B">
        <w:tc>
          <w:tcPr>
            <w:tcW w:w="393" w:type="pct"/>
            <w:tcBorders>
              <w:top w:val="single" w:sz="8" w:space="0" w:color="auto"/>
              <w:bottom w:val="single" w:sz="8" w:space="0" w:color="auto"/>
            </w:tcBorders>
          </w:tcPr>
          <w:p w14:paraId="240C819C" w14:textId="53FC1CB9" w:rsidR="000C06BD" w:rsidRDefault="000C06BD" w:rsidP="000913DF">
            <w:pPr>
              <w:pStyle w:val="TableHeaders"/>
            </w:pPr>
            <w:r>
              <w:t>Code</w:t>
            </w:r>
          </w:p>
        </w:tc>
        <w:tc>
          <w:tcPr>
            <w:tcW w:w="966" w:type="pct"/>
            <w:tcBorders>
              <w:top w:val="single" w:sz="8" w:space="0" w:color="auto"/>
              <w:bottom w:val="single" w:sz="8" w:space="0" w:color="auto"/>
            </w:tcBorders>
          </w:tcPr>
          <w:p w14:paraId="2B006AE6" w14:textId="4B55578C" w:rsidR="000C06BD" w:rsidRPr="00FB3596" w:rsidRDefault="000C06BD" w:rsidP="000913DF">
            <w:pPr>
              <w:pStyle w:val="TableHeaders"/>
            </w:pPr>
            <w:r>
              <w:t>Class</w:t>
            </w:r>
          </w:p>
        </w:tc>
        <w:tc>
          <w:tcPr>
            <w:tcW w:w="762" w:type="pct"/>
            <w:tcBorders>
              <w:top w:val="single" w:sz="8" w:space="0" w:color="auto"/>
              <w:bottom w:val="single" w:sz="8" w:space="0" w:color="auto"/>
            </w:tcBorders>
          </w:tcPr>
          <w:p w14:paraId="4A11D052" w14:textId="27DFC129" w:rsidR="000C06BD" w:rsidRPr="003B4347" w:rsidRDefault="000C06BD" w:rsidP="000913DF">
            <w:pPr>
              <w:pStyle w:val="TableHeaders"/>
            </w:pPr>
            <w:r>
              <w:t>Population Density (km</w:t>
            </w:r>
            <w:r>
              <w:rPr>
                <w:vertAlign w:val="superscript"/>
              </w:rPr>
              <w:t>2</w:t>
            </w:r>
            <w:r>
              <w:t>)</w:t>
            </w:r>
          </w:p>
        </w:tc>
        <w:tc>
          <w:tcPr>
            <w:tcW w:w="2879" w:type="pct"/>
            <w:tcBorders>
              <w:top w:val="single" w:sz="8" w:space="0" w:color="auto"/>
              <w:bottom w:val="single" w:sz="8" w:space="0" w:color="auto"/>
            </w:tcBorders>
          </w:tcPr>
          <w:p w14:paraId="26B36C43" w14:textId="666BAA77" w:rsidR="000C06BD" w:rsidRPr="00FB3596" w:rsidRDefault="000C06BD" w:rsidP="000913DF">
            <w:pPr>
              <w:pStyle w:val="TableHeaders"/>
            </w:pPr>
            <w:r>
              <w:t>Definition</w:t>
            </w:r>
          </w:p>
        </w:tc>
      </w:tr>
      <w:tr w:rsidR="000C06BD" w14:paraId="07A106E8" w14:textId="77777777" w:rsidTr="001B718B">
        <w:tc>
          <w:tcPr>
            <w:tcW w:w="393" w:type="pct"/>
            <w:tcBorders>
              <w:top w:val="single" w:sz="8" w:space="0" w:color="auto"/>
            </w:tcBorders>
          </w:tcPr>
          <w:p w14:paraId="1B59434A" w14:textId="26B16F7D" w:rsidR="000C06BD" w:rsidRPr="003B4347" w:rsidRDefault="000C06BD" w:rsidP="000913DF">
            <w:pPr>
              <w:pStyle w:val="TableText"/>
            </w:pPr>
            <w:r>
              <w:t>30</w:t>
            </w:r>
          </w:p>
        </w:tc>
        <w:tc>
          <w:tcPr>
            <w:tcW w:w="966" w:type="pct"/>
            <w:tcBorders>
              <w:top w:val="single" w:sz="8" w:space="0" w:color="auto"/>
            </w:tcBorders>
          </w:tcPr>
          <w:p w14:paraId="42601E58" w14:textId="0ED4F8CB" w:rsidR="000C06BD" w:rsidRPr="003B4347" w:rsidRDefault="000C06BD" w:rsidP="000913DF">
            <w:pPr>
              <w:pStyle w:val="TableText"/>
            </w:pPr>
            <w:r w:rsidRPr="003B4347">
              <w:t>Urban Centre</w:t>
            </w:r>
          </w:p>
        </w:tc>
        <w:tc>
          <w:tcPr>
            <w:tcW w:w="762" w:type="pct"/>
            <w:tcBorders>
              <w:top w:val="single" w:sz="8" w:space="0" w:color="auto"/>
            </w:tcBorders>
          </w:tcPr>
          <w:p w14:paraId="7C78F6C6" w14:textId="2190A08F" w:rsidR="000C06BD" w:rsidRPr="003B4347" w:rsidRDefault="000C06BD" w:rsidP="000913DF">
            <w:pPr>
              <w:pStyle w:val="TableText"/>
            </w:pPr>
            <w:r>
              <w:t>&gt;1,500</w:t>
            </w:r>
          </w:p>
        </w:tc>
        <w:tc>
          <w:tcPr>
            <w:tcW w:w="2879" w:type="pct"/>
            <w:tcBorders>
              <w:top w:val="single" w:sz="8" w:space="0" w:color="auto"/>
            </w:tcBorders>
          </w:tcPr>
          <w:p w14:paraId="4E3CA55F" w14:textId="7E24D03D" w:rsidR="000C06BD" w:rsidRPr="003B4347" w:rsidRDefault="000C06BD" w:rsidP="000913DF">
            <w:pPr>
              <w:pStyle w:val="TableText"/>
            </w:pPr>
            <w:r>
              <w:t>Contiguous grid cells (4-co</w:t>
            </w:r>
            <w:r w:rsidR="00333EE1">
              <w:t>n</w:t>
            </w:r>
            <w:r>
              <w:t xml:space="preserve">nectivity) that has at least 50,000 inhabitants in the high-density cluster. </w:t>
            </w:r>
          </w:p>
        </w:tc>
      </w:tr>
      <w:tr w:rsidR="000C06BD" w14:paraId="67CE3EFA" w14:textId="77777777" w:rsidTr="001B718B">
        <w:tc>
          <w:tcPr>
            <w:tcW w:w="393" w:type="pct"/>
          </w:tcPr>
          <w:p w14:paraId="57759606" w14:textId="51AF6D72" w:rsidR="000C06BD" w:rsidRPr="003B4347" w:rsidRDefault="000C06BD" w:rsidP="000913DF">
            <w:pPr>
              <w:pStyle w:val="TableText"/>
            </w:pPr>
            <w:r>
              <w:t>23</w:t>
            </w:r>
          </w:p>
        </w:tc>
        <w:tc>
          <w:tcPr>
            <w:tcW w:w="966" w:type="pct"/>
          </w:tcPr>
          <w:p w14:paraId="47929A25" w14:textId="06C04B3C" w:rsidR="000C06BD" w:rsidRPr="003B4347" w:rsidRDefault="000C06BD" w:rsidP="000913DF">
            <w:pPr>
              <w:pStyle w:val="TableText"/>
            </w:pPr>
            <w:r>
              <w:t>Dense urban cluster</w:t>
            </w:r>
          </w:p>
        </w:tc>
        <w:tc>
          <w:tcPr>
            <w:tcW w:w="762" w:type="pct"/>
          </w:tcPr>
          <w:p w14:paraId="5E304931" w14:textId="6B65BF98" w:rsidR="000C06BD" w:rsidRPr="003B4347" w:rsidRDefault="0023158B" w:rsidP="000913DF">
            <w:pPr>
              <w:pStyle w:val="TableText"/>
            </w:pPr>
            <w:r>
              <w:t>&gt;1,500</w:t>
            </w:r>
          </w:p>
        </w:tc>
        <w:tc>
          <w:tcPr>
            <w:tcW w:w="2879" w:type="pct"/>
          </w:tcPr>
          <w:p w14:paraId="559C49F6" w14:textId="33197F2B" w:rsidR="000C06BD" w:rsidRPr="003B4347" w:rsidRDefault="0023158B" w:rsidP="000913DF">
            <w:pPr>
              <w:pStyle w:val="TableText"/>
            </w:pPr>
            <w:r>
              <w:t xml:space="preserve">Contiguous grid cells (4-connectivity) that has at least 5,000 inhabitants and less than 50,000. </w:t>
            </w:r>
          </w:p>
        </w:tc>
      </w:tr>
      <w:tr w:rsidR="0023158B" w14:paraId="13794584" w14:textId="77777777" w:rsidTr="001B718B">
        <w:tc>
          <w:tcPr>
            <w:tcW w:w="393" w:type="pct"/>
          </w:tcPr>
          <w:p w14:paraId="6029C5A4" w14:textId="61273397" w:rsidR="0023158B" w:rsidRPr="003B4347" w:rsidRDefault="0023158B" w:rsidP="000913DF">
            <w:pPr>
              <w:pStyle w:val="TableText"/>
            </w:pPr>
            <w:r>
              <w:t>22</w:t>
            </w:r>
          </w:p>
        </w:tc>
        <w:tc>
          <w:tcPr>
            <w:tcW w:w="966" w:type="pct"/>
          </w:tcPr>
          <w:p w14:paraId="3C3F6E06" w14:textId="6040E5CE" w:rsidR="0023158B" w:rsidRPr="003B4347" w:rsidRDefault="0023158B" w:rsidP="000913DF">
            <w:pPr>
              <w:pStyle w:val="TableText"/>
            </w:pPr>
            <w:r>
              <w:t>Semi-dense urban cluster</w:t>
            </w:r>
          </w:p>
        </w:tc>
        <w:tc>
          <w:tcPr>
            <w:tcW w:w="762" w:type="pct"/>
          </w:tcPr>
          <w:p w14:paraId="686CBC76" w14:textId="2FEB0D2C" w:rsidR="0023158B" w:rsidRPr="003B4347" w:rsidRDefault="0023158B" w:rsidP="000913DF">
            <w:pPr>
              <w:pStyle w:val="TableText"/>
            </w:pPr>
            <w:r>
              <w:t>300 – 1,500</w:t>
            </w:r>
          </w:p>
        </w:tc>
        <w:tc>
          <w:tcPr>
            <w:tcW w:w="2879" w:type="pct"/>
          </w:tcPr>
          <w:p w14:paraId="2C42A323" w14:textId="5DA4A18D" w:rsidR="0023158B" w:rsidRPr="003B4347" w:rsidRDefault="0023158B" w:rsidP="000913DF">
            <w:pPr>
              <w:pStyle w:val="TableText"/>
            </w:pPr>
            <w:r>
              <w:t xml:space="preserve">Contiguous grid cells (8-connectivity) that has at least 5,000 inhabitants in the cluster and is at least 3km away from other urban clusters. </w:t>
            </w:r>
          </w:p>
        </w:tc>
      </w:tr>
      <w:tr w:rsidR="000C06BD" w14:paraId="26ED9FAE" w14:textId="77777777" w:rsidTr="001B718B">
        <w:tc>
          <w:tcPr>
            <w:tcW w:w="393" w:type="pct"/>
          </w:tcPr>
          <w:p w14:paraId="0AF5549D" w14:textId="0454F025" w:rsidR="000C06BD" w:rsidRPr="003B4347" w:rsidRDefault="000C06BD" w:rsidP="000913DF">
            <w:pPr>
              <w:pStyle w:val="TableText"/>
            </w:pPr>
            <w:r>
              <w:t>21</w:t>
            </w:r>
          </w:p>
        </w:tc>
        <w:tc>
          <w:tcPr>
            <w:tcW w:w="966" w:type="pct"/>
          </w:tcPr>
          <w:p w14:paraId="00BBAFC1" w14:textId="371C4BFC" w:rsidR="000C06BD" w:rsidRPr="003B4347" w:rsidRDefault="000C06BD" w:rsidP="000913DF">
            <w:pPr>
              <w:pStyle w:val="TableText"/>
            </w:pPr>
            <w:r>
              <w:t>Suburban or peri-urban</w:t>
            </w:r>
          </w:p>
        </w:tc>
        <w:tc>
          <w:tcPr>
            <w:tcW w:w="762" w:type="pct"/>
          </w:tcPr>
          <w:p w14:paraId="3B5232BD" w14:textId="1A2E47C3" w:rsidR="000C06BD" w:rsidRDefault="0023158B" w:rsidP="000913DF">
            <w:pPr>
              <w:pStyle w:val="TableText"/>
            </w:pPr>
            <w:r>
              <w:t>300 – 1,500</w:t>
            </w:r>
          </w:p>
        </w:tc>
        <w:tc>
          <w:tcPr>
            <w:tcW w:w="2879" w:type="pct"/>
          </w:tcPr>
          <w:p w14:paraId="5B715C45" w14:textId="7DDAF1C4" w:rsidR="000C06BD" w:rsidRDefault="0023158B" w:rsidP="000913DF">
            <w:pPr>
              <w:pStyle w:val="TableText"/>
            </w:pPr>
            <w:r>
              <w:t xml:space="preserve">All other cells that belong to an urban cluster that do not meet the criteria for Urban centre, Dense, or Semi-dense urban cluster. </w:t>
            </w:r>
          </w:p>
        </w:tc>
      </w:tr>
      <w:tr w:rsidR="000C06BD" w14:paraId="64971354" w14:textId="77777777" w:rsidTr="001B718B">
        <w:tc>
          <w:tcPr>
            <w:tcW w:w="393" w:type="pct"/>
          </w:tcPr>
          <w:p w14:paraId="6B084352" w14:textId="5285F7CD" w:rsidR="000C06BD" w:rsidRPr="003B4347" w:rsidRDefault="000C06BD" w:rsidP="000913DF">
            <w:pPr>
              <w:pStyle w:val="TableText"/>
            </w:pPr>
            <w:r>
              <w:t>13</w:t>
            </w:r>
          </w:p>
        </w:tc>
        <w:tc>
          <w:tcPr>
            <w:tcW w:w="966" w:type="pct"/>
          </w:tcPr>
          <w:p w14:paraId="370BA09E" w14:textId="128DDB05" w:rsidR="000C06BD" w:rsidRPr="003B4347" w:rsidRDefault="000C06BD" w:rsidP="000913DF">
            <w:pPr>
              <w:pStyle w:val="TableText"/>
            </w:pPr>
            <w:r>
              <w:t>Rural cluster</w:t>
            </w:r>
          </w:p>
        </w:tc>
        <w:tc>
          <w:tcPr>
            <w:tcW w:w="762" w:type="pct"/>
          </w:tcPr>
          <w:p w14:paraId="541DA2BE" w14:textId="2A83FA91" w:rsidR="000C06BD" w:rsidRDefault="000C06BD" w:rsidP="000913DF">
            <w:pPr>
              <w:pStyle w:val="TableText"/>
            </w:pPr>
            <w:r>
              <w:t>&lt;300</w:t>
            </w:r>
          </w:p>
        </w:tc>
        <w:tc>
          <w:tcPr>
            <w:tcW w:w="2879" w:type="pct"/>
          </w:tcPr>
          <w:p w14:paraId="0FF92898" w14:textId="29D0020E" w:rsidR="000C06BD" w:rsidRDefault="0023158B" w:rsidP="000913DF">
            <w:pPr>
              <w:pStyle w:val="TableText"/>
            </w:pPr>
            <w:r>
              <w:t xml:space="preserve">Contiguous grid cells (8-connectivity) that has at least 500 and less than 5,000 inhabitants in the cluster. </w:t>
            </w:r>
          </w:p>
        </w:tc>
      </w:tr>
      <w:tr w:rsidR="000C06BD" w14:paraId="64022CF1" w14:textId="77777777" w:rsidTr="001B718B">
        <w:tc>
          <w:tcPr>
            <w:tcW w:w="393" w:type="pct"/>
          </w:tcPr>
          <w:p w14:paraId="32D3F0C4" w14:textId="6CFA898B" w:rsidR="000C06BD" w:rsidRPr="003B4347" w:rsidRDefault="000C06BD" w:rsidP="000913DF">
            <w:pPr>
              <w:pStyle w:val="TableText"/>
            </w:pPr>
            <w:r>
              <w:t>12</w:t>
            </w:r>
          </w:p>
        </w:tc>
        <w:tc>
          <w:tcPr>
            <w:tcW w:w="966" w:type="pct"/>
          </w:tcPr>
          <w:p w14:paraId="07C861B4" w14:textId="19FDF00E" w:rsidR="000C06BD" w:rsidRPr="003B4347" w:rsidRDefault="000C06BD" w:rsidP="000913DF">
            <w:pPr>
              <w:pStyle w:val="TableText"/>
            </w:pPr>
            <w:r>
              <w:t>Low density rural</w:t>
            </w:r>
          </w:p>
        </w:tc>
        <w:tc>
          <w:tcPr>
            <w:tcW w:w="762" w:type="pct"/>
          </w:tcPr>
          <w:p w14:paraId="2D58E958" w14:textId="5A00E093" w:rsidR="000C06BD" w:rsidRDefault="0023158B" w:rsidP="000913DF">
            <w:pPr>
              <w:pStyle w:val="TableText"/>
            </w:pPr>
            <w:r>
              <w:t>50 – 300</w:t>
            </w:r>
          </w:p>
        </w:tc>
        <w:tc>
          <w:tcPr>
            <w:tcW w:w="2879" w:type="pct"/>
          </w:tcPr>
          <w:p w14:paraId="46FC9C3A" w14:textId="5AA6A18C" w:rsidR="000C06BD" w:rsidRDefault="0023158B" w:rsidP="000913DF">
            <w:pPr>
              <w:pStyle w:val="TableText"/>
            </w:pPr>
            <w:r>
              <w:t xml:space="preserve">A cell with more than 50 inhabitants that is not part of an urban or rural cluster. </w:t>
            </w:r>
          </w:p>
        </w:tc>
      </w:tr>
      <w:tr w:rsidR="000C06BD" w14:paraId="0830A39C" w14:textId="77777777" w:rsidTr="001B718B">
        <w:tc>
          <w:tcPr>
            <w:tcW w:w="393" w:type="pct"/>
          </w:tcPr>
          <w:p w14:paraId="71F9244D" w14:textId="3817976A" w:rsidR="000C06BD" w:rsidRPr="003B4347" w:rsidRDefault="000C06BD" w:rsidP="000913DF">
            <w:pPr>
              <w:pStyle w:val="TableText"/>
            </w:pPr>
            <w:r>
              <w:t>11</w:t>
            </w:r>
          </w:p>
        </w:tc>
        <w:tc>
          <w:tcPr>
            <w:tcW w:w="966" w:type="pct"/>
          </w:tcPr>
          <w:p w14:paraId="7DF2A032" w14:textId="0FFC5FCC" w:rsidR="000C06BD" w:rsidRPr="003B4347" w:rsidRDefault="000C06BD" w:rsidP="000913DF">
            <w:pPr>
              <w:pStyle w:val="TableText"/>
            </w:pPr>
            <w:r>
              <w:t>Very low density rural</w:t>
            </w:r>
          </w:p>
        </w:tc>
        <w:tc>
          <w:tcPr>
            <w:tcW w:w="762" w:type="pct"/>
          </w:tcPr>
          <w:p w14:paraId="5FF892AD" w14:textId="4D34D8D0" w:rsidR="000C06BD" w:rsidRDefault="0023158B" w:rsidP="000913DF">
            <w:pPr>
              <w:pStyle w:val="TableText"/>
            </w:pPr>
            <w:r>
              <w:t>&lt;50</w:t>
            </w:r>
          </w:p>
        </w:tc>
        <w:tc>
          <w:tcPr>
            <w:tcW w:w="2879" w:type="pct"/>
          </w:tcPr>
          <w:p w14:paraId="5E1FE212" w14:textId="07EC4FB7" w:rsidR="000C06BD" w:rsidRDefault="0023158B" w:rsidP="000913DF">
            <w:pPr>
              <w:pStyle w:val="TableText"/>
            </w:pPr>
            <w:r>
              <w:t xml:space="preserve">A cell with less than 50 inhabitants that is not part of an urban or rural cluster. </w:t>
            </w:r>
          </w:p>
        </w:tc>
      </w:tr>
      <w:tr w:rsidR="000C06BD" w14:paraId="1689E2A6" w14:textId="77777777" w:rsidTr="001B718B">
        <w:tc>
          <w:tcPr>
            <w:tcW w:w="393" w:type="pct"/>
            <w:tcBorders>
              <w:bottom w:val="single" w:sz="8" w:space="0" w:color="auto"/>
            </w:tcBorders>
          </w:tcPr>
          <w:p w14:paraId="6CBB8D44" w14:textId="562B263C" w:rsidR="000C06BD" w:rsidRPr="003B4347" w:rsidRDefault="000C06BD" w:rsidP="000913DF">
            <w:pPr>
              <w:pStyle w:val="TableText"/>
            </w:pPr>
            <w:r>
              <w:t>10</w:t>
            </w:r>
          </w:p>
        </w:tc>
        <w:tc>
          <w:tcPr>
            <w:tcW w:w="966" w:type="pct"/>
            <w:tcBorders>
              <w:bottom w:val="single" w:sz="8" w:space="0" w:color="auto"/>
            </w:tcBorders>
          </w:tcPr>
          <w:p w14:paraId="72275201" w14:textId="54093372" w:rsidR="000C06BD" w:rsidRPr="003B4347" w:rsidRDefault="000C06BD" w:rsidP="000913DF">
            <w:pPr>
              <w:pStyle w:val="TableText"/>
            </w:pPr>
            <w:r>
              <w:t>Water</w:t>
            </w:r>
          </w:p>
        </w:tc>
        <w:tc>
          <w:tcPr>
            <w:tcW w:w="762" w:type="pct"/>
            <w:tcBorders>
              <w:bottom w:val="single" w:sz="8" w:space="0" w:color="auto"/>
            </w:tcBorders>
          </w:tcPr>
          <w:p w14:paraId="6981DB49" w14:textId="7F6E8B09" w:rsidR="000C06BD" w:rsidRDefault="0023158B" w:rsidP="000913DF">
            <w:pPr>
              <w:pStyle w:val="TableText"/>
            </w:pPr>
            <w:r>
              <w:t>-</w:t>
            </w:r>
          </w:p>
        </w:tc>
        <w:tc>
          <w:tcPr>
            <w:tcW w:w="2879" w:type="pct"/>
            <w:tcBorders>
              <w:bottom w:val="single" w:sz="8" w:space="0" w:color="auto"/>
            </w:tcBorders>
          </w:tcPr>
          <w:p w14:paraId="35C66127" w14:textId="2F7EA418" w:rsidR="000C06BD" w:rsidRDefault="0023158B" w:rsidP="000913DF">
            <w:pPr>
              <w:pStyle w:val="TableText"/>
            </w:pPr>
            <w:r>
              <w:t>Cells where more than 0.5 share covered by permanent surface water that are not populated nor built.</w:t>
            </w:r>
          </w:p>
        </w:tc>
      </w:tr>
    </w:tbl>
    <w:p w14:paraId="37A02283" w14:textId="77777777" w:rsidR="003B4347" w:rsidRDefault="003B4347" w:rsidP="0016327D"/>
    <w:p w14:paraId="39AC2F76" w14:textId="13E0E3AF" w:rsidR="0008067B" w:rsidRDefault="00F26B03" w:rsidP="0016327D">
      <w:r>
        <w:t xml:space="preserve">Gridded population data were downloaded from WorldPop as 1km resolution United Nations adjusted estimates </w:t>
      </w:r>
      <w:r w:rsidR="00700562">
        <w:t xml:space="preserve">for 2011, </w:t>
      </w:r>
      <w:r>
        <w:t>using an unconstrained top-down method</w:t>
      </w:r>
      <w:r w:rsidR="00700562">
        <w:t>.</w:t>
      </w:r>
      <w:r w:rsidR="00CD2B96">
        <w:t xml:space="preserve"> </w:t>
      </w:r>
      <w:r w:rsidR="0008067B">
        <w:t xml:space="preserve">This method uses </w:t>
      </w:r>
      <w:r w:rsidR="00CD0128">
        <w:lastRenderedPageBreak/>
        <w:t xml:space="preserve">national </w:t>
      </w:r>
      <w:r w:rsidR="0008067B">
        <w:t xml:space="preserve">administrative and census datasets as a ‘ceiling’ from which small area estimates </w:t>
      </w:r>
      <w:r w:rsidR="00120F86">
        <w:t xml:space="preserve">are disaggregated using Random Forest machine learning modelling </w:t>
      </w:r>
      <w:r w:rsidR="00120F86">
        <w:fldChar w:fldCharType="begin"/>
      </w:r>
      <w:r w:rsidR="00120F86">
        <w:instrText xml:space="preserve"> ADDIN ZOTERO_ITEM CSL_CITATION {"citationID":"QrPFqdyW","properties":{"formattedCitation":"(Stevens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120F86">
        <w:fldChar w:fldCharType="separate"/>
      </w:r>
      <w:r w:rsidR="00120F86" w:rsidRPr="00120F86">
        <w:rPr>
          <w:rFonts w:ascii="Arial" w:hAnsi="Arial" w:cs="Arial"/>
          <w:szCs w:val="24"/>
        </w:rPr>
        <w:t xml:space="preserve">(Stevens </w:t>
      </w:r>
      <w:r w:rsidR="00120F86" w:rsidRPr="00120F86">
        <w:rPr>
          <w:rFonts w:ascii="Arial" w:hAnsi="Arial" w:cs="Arial"/>
          <w:i/>
          <w:iCs/>
          <w:szCs w:val="24"/>
        </w:rPr>
        <w:t>et al.</w:t>
      </w:r>
      <w:r w:rsidR="00120F86" w:rsidRPr="00120F86">
        <w:rPr>
          <w:rFonts w:ascii="Arial" w:hAnsi="Arial" w:cs="Arial"/>
          <w:szCs w:val="24"/>
        </w:rPr>
        <w:t>, 2015)</w:t>
      </w:r>
      <w:r w:rsidR="00120F86">
        <w:fldChar w:fldCharType="end"/>
      </w:r>
      <w:r w:rsidR="00693386">
        <w:t>. An unconstrained method</w:t>
      </w:r>
      <w:r w:rsidR="00847C1E">
        <w:t xml:space="preserve"> </w:t>
      </w:r>
      <w:r w:rsidR="00CD0128">
        <w:t>estimates</w:t>
      </w:r>
      <w:r w:rsidR="00847C1E">
        <w:t xml:space="preserve"> population count over all land squares globally, in contrast to a constrained model which applies a mask to restrict population estimates to only grid cells that </w:t>
      </w:r>
      <w:r w:rsidR="00CD0128">
        <w:t>are predicted to contain</w:t>
      </w:r>
      <w:r w:rsidR="00847C1E">
        <w:t xml:space="preserve"> built settlement</w:t>
      </w:r>
      <w:r w:rsidR="00CD0128">
        <w:t>s</w:t>
      </w:r>
      <w:r w:rsidR="00847C1E">
        <w:t xml:space="preserve">. For this study, an unconstrained method was chosen under the assumption that </w:t>
      </w:r>
      <w:r w:rsidR="003A197A">
        <w:t>global settlement datasets</w:t>
      </w:r>
      <w:r w:rsidR="00847C1E">
        <w:t xml:space="preserve"> </w:t>
      </w:r>
      <w:r w:rsidR="000B4996">
        <w:t>may not capture all potential built areas</w:t>
      </w:r>
      <w:r w:rsidR="003A197A">
        <w:t xml:space="preserve"> in sparsely populated and rural areas</w:t>
      </w:r>
      <w:r w:rsidR="000B4996">
        <w:t xml:space="preserve"> </w:t>
      </w:r>
      <w:r w:rsidR="000B4996">
        <w:fldChar w:fldCharType="begin"/>
      </w:r>
      <w:r w:rsidR="000B4996">
        <w:instrText xml:space="preserve"> ADDIN ZOTERO_ITEM CSL_CITATION {"citationID":"XkERDOdx","properties":{"formattedCitation":"(Freire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rsidR="000B4996">
        <w:fldChar w:fldCharType="separate"/>
      </w:r>
      <w:r w:rsidR="000B4996" w:rsidRPr="000B4996">
        <w:rPr>
          <w:rFonts w:ascii="Arial" w:hAnsi="Arial" w:cs="Arial"/>
          <w:szCs w:val="24"/>
        </w:rPr>
        <w:t xml:space="preserve">(Freire </w:t>
      </w:r>
      <w:r w:rsidR="000B4996" w:rsidRPr="000B4996">
        <w:rPr>
          <w:rFonts w:ascii="Arial" w:hAnsi="Arial" w:cs="Arial"/>
          <w:i/>
          <w:iCs/>
          <w:szCs w:val="24"/>
        </w:rPr>
        <w:t>et al.</w:t>
      </w:r>
      <w:r w:rsidR="000B4996" w:rsidRPr="000B4996">
        <w:rPr>
          <w:rFonts w:ascii="Arial" w:hAnsi="Arial" w:cs="Arial"/>
          <w:szCs w:val="24"/>
        </w:rPr>
        <w:t>, 2020)</w:t>
      </w:r>
      <w:r w:rsidR="000B4996">
        <w:fldChar w:fldCharType="end"/>
      </w:r>
      <w:r w:rsidR="00847C1E">
        <w:t xml:space="preserve">, especially in the context of a low-data setting such as rural India. </w:t>
      </w:r>
    </w:p>
    <w:p w14:paraId="034DFEBE" w14:textId="0354889E" w:rsidR="00AD4F2B" w:rsidRDefault="0002555D" w:rsidP="00AD4F2B">
      <w:r>
        <w:rPr>
          <w:color w:val="FF0000"/>
        </w:rPr>
        <w:t>[Introduce India census 2011 Data Source]</w:t>
      </w:r>
      <w:r>
        <w:t xml:space="preserve"> </w:t>
      </w:r>
      <w:r w:rsidR="00A044AB">
        <w:t>Tables from the Indian Census</w:t>
      </w:r>
      <w:r>
        <w:t xml:space="preserve"> 2011</w:t>
      </w:r>
      <w:r w:rsidR="00A044AB">
        <w:t xml:space="preserve"> were used </w:t>
      </w:r>
      <w:r w:rsidR="00921F8C">
        <w:t xml:space="preserve">to calculate total population and agricultural dependent population at the state and district level. </w:t>
      </w:r>
    </w:p>
    <w:p w14:paraId="48D3CC62" w14:textId="77777777" w:rsidR="007A2697" w:rsidRPr="00E67DBD" w:rsidRDefault="007A2697" w:rsidP="007A2697">
      <w:pPr>
        <w:pStyle w:val="Heading3"/>
        <w:numPr>
          <w:ilvl w:val="1"/>
          <w:numId w:val="22"/>
        </w:numPr>
      </w:pPr>
      <w:bookmarkStart w:id="41" w:name="_Toc143291903"/>
      <w:r>
        <w:t>Study setting</w:t>
      </w:r>
      <w:bookmarkEnd w:id="41"/>
    </w:p>
    <w:p w14:paraId="0ADC8480" w14:textId="789F7C5E" w:rsidR="007A2697" w:rsidRDefault="007A2697" w:rsidP="00AD4F2B">
      <w:r>
        <w:rPr>
          <w:color w:val="FF0000"/>
        </w:rPr>
        <w:t xml:space="preserve">[Paragraph concept: explain that Karnataka used as a test state] </w:t>
      </w:r>
      <w:r>
        <w:t>A</w:t>
      </w:r>
      <w:r w:rsidR="004155E0">
        <w:t>s outlined in Objective III, this study aims to estimate the agricultural dependent population of India at a small area scale. A</w:t>
      </w:r>
      <w:r>
        <w:t xml:space="preserve"> single test state, Karnataka in Southern India, was selected to trial the methodology</w:t>
      </w:r>
      <w:r w:rsidR="003A30E0">
        <w:t xml:space="preserve"> for </w:t>
      </w:r>
      <w:commentRangeStart w:id="42"/>
      <w:r w:rsidR="003A30E0">
        <w:t>Objective II</w:t>
      </w:r>
      <w:commentRangeEnd w:id="42"/>
      <w:r w:rsidR="00EA3229">
        <w:rPr>
          <w:rStyle w:val="CommentReference"/>
        </w:rPr>
        <w:commentReference w:id="42"/>
      </w:r>
      <w:r>
        <w:t>, comparing computation time at different spatial resolutions and performance results for each ADP</w:t>
      </w:r>
      <w:r>
        <w:rPr>
          <w:vertAlign w:val="subscript"/>
        </w:rPr>
        <w:t>C</w:t>
      </w:r>
      <w:r>
        <w:t xml:space="preserve"> estimate. </w:t>
      </w:r>
      <w:r w:rsidR="004155E0">
        <w:t xml:space="preserve">This methodology was then scaled up to estimate the ADP across all states. </w:t>
      </w:r>
    </w:p>
    <w:p w14:paraId="07F0441B" w14:textId="193A4998" w:rsidR="003A30E0" w:rsidRPr="003A30E0" w:rsidRDefault="003A30E0" w:rsidP="00AD4F2B">
      <w:r>
        <w:rPr>
          <w:color w:val="FF0000"/>
        </w:rPr>
        <w:t>[Add paragraph introducing triptych figure; short description of each]</w:t>
      </w:r>
      <w:r>
        <w:t xml:space="preserve"> Karnataka is one of the largest states in India, with a 2011 population </w:t>
      </w:r>
      <w:r w:rsidR="00B86715">
        <w:t>of more than</w:t>
      </w:r>
      <w:r>
        <w:t xml:space="preserve"> 60 million people spread across 30 districts</w:t>
      </w:r>
      <w:r w:rsidR="004C1846">
        <w:t xml:space="preserve"> and 192,000 km</w:t>
      </w:r>
      <w:r w:rsidR="004C1846">
        <w:rPr>
          <w:vertAlign w:val="superscript"/>
        </w:rPr>
        <w:t>2</w:t>
      </w:r>
      <w:r>
        <w:t xml:space="preserve">. </w:t>
      </w:r>
      <w:r w:rsidR="004C1846">
        <w:t xml:space="preserve">The state was chosen as a test state for analysis due to its large area and population, </w:t>
      </w:r>
      <w:r w:rsidR="00122A5F">
        <w:t xml:space="preserve">covering a diverse landscape from coast to interior, and a population density </w:t>
      </w:r>
      <w:commentRangeStart w:id="43"/>
      <w:r w:rsidR="00122A5F">
        <w:t>similar in scale to Sri Lanka where the prototype of this study has been conducted</w:t>
      </w:r>
      <w:commentRangeEnd w:id="43"/>
      <w:r w:rsidR="00122A5F">
        <w:rPr>
          <w:rStyle w:val="CommentReference"/>
        </w:rPr>
        <w:commentReference w:id="43"/>
      </w:r>
      <w:r w:rsidR="00122A5F">
        <w:t xml:space="preserve">. </w:t>
      </w:r>
      <w:r>
        <w:t xml:space="preserve">WorldPop, DW, and GHS-SMOD extracts for Karnataka are shown in </w:t>
      </w:r>
      <w:commentRangeStart w:id="44"/>
      <w:r>
        <w:t>Figure [</w:t>
      </w:r>
      <w:r w:rsidRPr="002205B3">
        <w:rPr>
          <w:highlight w:val="yellow"/>
        </w:rPr>
        <w:t>2</w:t>
      </w:r>
      <w:r>
        <w:t>].</w:t>
      </w:r>
      <w:commentRangeEnd w:id="44"/>
      <w:r w:rsidR="00B86715">
        <w:t xml:space="preserve"> </w:t>
      </w:r>
      <w:r>
        <w:rPr>
          <w:rStyle w:val="CommentReference"/>
        </w:rPr>
        <w:commentReference w:id="44"/>
      </w:r>
      <w:r>
        <w:t>The state capital of Bengaluru (formerly Bangalore), a metropolitan area of approximately 11 million peopl</w:t>
      </w:r>
      <w:r w:rsidR="00B86715">
        <w:t>e</w:t>
      </w:r>
      <w:r>
        <w:t xml:space="preserve">, is clearly visible in the </w:t>
      </w:r>
      <w:r w:rsidR="004C1846">
        <w:t>southeast</w:t>
      </w:r>
      <w:r>
        <w:t xml:space="preserve"> corner of the state, and the urban region takes up close to the entirety of the district area. </w:t>
      </w:r>
    </w:p>
    <w:p w14:paraId="01366BBC" w14:textId="3B0DB1BB" w:rsidR="00342554" w:rsidRDefault="00AD4F2B" w:rsidP="007A2697">
      <w:pPr>
        <w:pStyle w:val="Heading3"/>
        <w:numPr>
          <w:ilvl w:val="1"/>
          <w:numId w:val="22"/>
        </w:numPr>
      </w:pPr>
      <w:bookmarkStart w:id="45" w:name="_Ref143263004"/>
      <w:bookmarkStart w:id="46" w:name="_Toc143291904"/>
      <w:r>
        <w:t>Computing Agricultural Dependent Population</w:t>
      </w:r>
      <w:bookmarkEnd w:id="45"/>
      <w:bookmarkEnd w:id="46"/>
      <w:r w:rsidR="00CF1A5B">
        <w:t xml:space="preserve"> </w:t>
      </w:r>
    </w:p>
    <w:p w14:paraId="01A296CF" w14:textId="1FA2FE87" w:rsidR="00370A44" w:rsidRDefault="00355689" w:rsidP="00CF1A5B">
      <w:r>
        <w:t xml:space="preserve">To respond to Objective </w:t>
      </w:r>
      <w:r w:rsidR="00B86715">
        <w:t>II</w:t>
      </w:r>
      <w:r>
        <w:t xml:space="preserve">, a novel approach to estimating small area spatial distribution of agricultural population has been proposed and tested. First, </w:t>
      </w:r>
      <w:r w:rsidR="00D17C87">
        <w:t>classified land cover</w:t>
      </w:r>
      <w:r>
        <w:t xml:space="preserve"> </w:t>
      </w:r>
      <w:r w:rsidR="00D17C87">
        <w:t>imagery</w:t>
      </w:r>
      <w:r>
        <w:t xml:space="preserve"> (DW) was used to create a binary mask of cropland for each district in India. Gridded population estimates from WorldPop were then joined to cropland areas, to produce a base estimate of ADP that encompasses all inhabitants in crop landcover – this is referred to as the </w:t>
      </w:r>
      <w:r w:rsidR="00A02BB9">
        <w:t>aggregated</w:t>
      </w:r>
      <w:r w:rsidRPr="00A02BB9">
        <w:t xml:space="preserve"> ADP</w:t>
      </w:r>
      <w:r w:rsidR="00A02BB9">
        <w:t>, or ADP</w:t>
      </w:r>
      <w:r w:rsidR="00A02BB9">
        <w:rPr>
          <w:vertAlign w:val="subscript"/>
        </w:rPr>
        <w:t>A</w:t>
      </w:r>
      <w:r>
        <w:t>.</w:t>
      </w:r>
      <w:r w:rsidR="00A02BB9">
        <w:t xml:space="preserve"> </w:t>
      </w:r>
    </w:p>
    <w:p w14:paraId="0678726A" w14:textId="6C16441E" w:rsidR="0008067B" w:rsidRDefault="00A02BB9" w:rsidP="00CF1A5B">
      <w:r>
        <w:lastRenderedPageBreak/>
        <w:t>A district-level estimate of ADP was separately calculated from Indian Census data, using a combination of total population counts and count of employment by industry</w:t>
      </w:r>
      <w:r w:rsidR="00DC5F99">
        <w:t xml:space="preserve"> – referred to as the census ADP, or ADP</w:t>
      </w:r>
      <w:r w:rsidR="00DC5F99">
        <w:rPr>
          <w:vertAlign w:val="subscript"/>
        </w:rPr>
        <w:t>C</w:t>
      </w:r>
      <w:r w:rsidR="00DC5F99">
        <w:t>. As discussed above, ADP itself is a broad concept that is not well defined in the literature. Therefore, a series of 5 alternative ADP</w:t>
      </w:r>
      <w:r w:rsidR="00DC5F99">
        <w:rPr>
          <w:vertAlign w:val="subscript"/>
        </w:rPr>
        <w:t>c</w:t>
      </w:r>
      <w:r w:rsidR="00DC5F99">
        <w:t xml:space="preserve"> estimates were calculated,</w:t>
      </w:r>
      <w:r w:rsidR="0008067B">
        <w:t xml:space="preserve"> </w:t>
      </w:r>
      <w:r w:rsidR="00DC5F99">
        <w:t>as outlined in Equations 1 to 5</w:t>
      </w:r>
      <w:r w:rsidR="0008067B">
        <w:t xml:space="preserve">, to evaluate variation depending on definition. </w:t>
      </w:r>
    </w:p>
    <w:p w14:paraId="669122EC" w14:textId="0099A0CB" w:rsidR="00304FFB" w:rsidRPr="00304FFB" w:rsidRDefault="00304FFB" w:rsidP="0067793C">
      <w:pPr>
        <w:jc w:val="left"/>
      </w:pPr>
      <w:r>
        <w:t xml:space="preserve">[1] </w:t>
      </w:r>
      <m:oMath>
        <m:sSub>
          <m:sSubPr>
            <m:ctrlPr>
              <w:rPr>
                <w:rFonts w:ascii="Cambria Math" w:hAnsi="Cambria Math"/>
                <w:i/>
              </w:rPr>
            </m:ctrlPr>
          </m:sSubPr>
          <m:e>
            <m:r>
              <w:rPr>
                <w:rFonts w:ascii="Cambria Math" w:hAnsi="Cambria Math"/>
              </w:rPr>
              <m:t>ADP</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t>
            </m:r>
          </m:sub>
        </m:sSub>
      </m:oMath>
    </w:p>
    <w:p w14:paraId="7ED49795" w14:textId="3ECDFE87" w:rsidR="00304FFB" w:rsidRDefault="00304FFB" w:rsidP="0067793C">
      <w:pPr>
        <w:jc w:val="left"/>
      </w:pPr>
      <w:r>
        <w:t xml:space="preserve">[2] </w:t>
      </w:r>
      <m:oMath>
        <m:sSub>
          <m:sSubPr>
            <m:ctrlPr>
              <w:rPr>
                <w:rFonts w:ascii="Cambria Math" w:hAnsi="Cambria Math"/>
                <w:i/>
              </w:rPr>
            </m:ctrlPr>
          </m:sSubPr>
          <m:e>
            <m:r>
              <w:rPr>
                <w:rFonts w:ascii="Cambria Math" w:hAnsi="Cambria Math"/>
              </w:rPr>
              <m:t>ADP</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Total Primary Sector</m:t>
            </m:r>
          </m:e>
          <m:sub>
            <m:r>
              <w:rPr>
                <w:rFonts w:ascii="Cambria Math" w:hAnsi="Cambria Math"/>
              </w:rPr>
              <m:t>Main</m:t>
            </m:r>
          </m:sub>
        </m:sSub>
      </m:oMath>
    </w:p>
    <w:p w14:paraId="4803A22D" w14:textId="3F23F79B" w:rsidR="00304FFB" w:rsidRDefault="00304FFB" w:rsidP="0067793C">
      <w:pPr>
        <w:jc w:val="left"/>
      </w:pPr>
      <w:r>
        <w:t xml:space="preserve">[3] </w:t>
      </w:r>
      <m:oMath>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(Main+Marginal)</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(Main+Marginal)</m:t>
            </m:r>
          </m:sub>
        </m:sSub>
      </m:oMath>
    </w:p>
    <w:p w14:paraId="081379E8" w14:textId="77777777" w:rsidR="0067793C" w:rsidRDefault="00304FFB" w:rsidP="0067793C">
      <w:pPr>
        <w:jc w:val="left"/>
      </w:pPr>
      <w:r>
        <w:t xml:space="preserve">[4] </w:t>
      </w:r>
      <m:oMath>
        <m:sSub>
          <m:sSubPr>
            <m:ctrlPr>
              <w:rPr>
                <w:rFonts w:ascii="Cambria Math" w:hAnsi="Cambria Math"/>
                <w:i/>
              </w:rPr>
            </m:ctrlPr>
          </m:sSubPr>
          <m:e>
            <m:r>
              <w:rPr>
                <w:rFonts w:ascii="Cambria Math" w:hAnsi="Cambria Math"/>
              </w:rPr>
              <m:t>ADP</m:t>
            </m:r>
          </m:e>
          <m:sub>
            <m:r>
              <w:rPr>
                <w:rFonts w:ascii="Cambria Math" w:hAnsi="Cambria Math"/>
              </w:rPr>
              <m:t>C4</m:t>
            </m:r>
          </m:sub>
        </m:sSub>
        <m:r>
          <w:rPr>
            <w:rFonts w:ascii="Cambria Math" w:hAnsi="Cambria Math"/>
          </w:rPr>
          <m:t xml:space="preserve">= </m:t>
        </m:r>
        <m:sSub>
          <m:sSubPr>
            <m:ctrlPr>
              <w:rPr>
                <w:rFonts w:ascii="Cambria Math" w:hAnsi="Cambria Math"/>
                <w:i/>
              </w:rPr>
            </m:ctrlPr>
          </m:sSubPr>
          <m:e>
            <m:r>
              <w:rPr>
                <w:rFonts w:ascii="Cambria Math" w:hAnsi="Cambria Math"/>
              </w:rPr>
              <m:t>Total Primary Sector</m:t>
            </m:r>
          </m:e>
          <m:sub>
            <m:r>
              <w:rPr>
                <w:rFonts w:ascii="Cambria Math" w:hAnsi="Cambria Math"/>
              </w:rPr>
              <m:t>(Main+Marginal)</m:t>
            </m:r>
          </m:sub>
        </m:sSub>
      </m:oMath>
    </w:p>
    <w:p w14:paraId="11FE0951" w14:textId="0B39209E" w:rsidR="00120F86" w:rsidRDefault="0067793C" w:rsidP="0067793C">
      <w:pPr>
        <w:jc w:val="left"/>
      </w:pPr>
      <w:r>
        <w:t xml:space="preserve">[5] </w:t>
      </w:r>
      <m:oMath>
        <m:sSub>
          <m:sSubPr>
            <m:ctrlPr>
              <w:rPr>
                <w:rFonts w:ascii="Cambria Math" w:hAnsi="Cambria Math"/>
                <w:i/>
              </w:rPr>
            </m:ctrlPr>
          </m:sSubPr>
          <m:e>
            <m:r>
              <w:rPr>
                <w:rFonts w:ascii="Cambria Math" w:hAnsi="Cambria Math"/>
              </w:rPr>
              <m:t>ADP</m:t>
            </m:r>
          </m:e>
          <m:sub>
            <m:r>
              <w:rPr>
                <w:rFonts w:ascii="Cambria Math" w:hAnsi="Cambria Math"/>
              </w:rPr>
              <m:t>C5</m:t>
            </m:r>
          </m:sub>
        </m:sSub>
        <m:r>
          <w:rPr>
            <w:rFonts w:ascii="Cambria Math" w:hAnsi="Cambria Math"/>
          </w:rPr>
          <m:t xml:space="preserve">=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Total Population</m:t>
                </m:r>
              </m:num>
              <m:den>
                <m:r>
                  <w:rPr>
                    <w:rFonts w:ascii="Cambria Math" w:hAnsi="Cambria Math"/>
                  </w:rPr>
                  <m:t>Total Workers</m:t>
                </m:r>
              </m:den>
            </m:f>
          </m:e>
        </m:d>
      </m:oMath>
    </w:p>
    <w:p w14:paraId="4A396F02" w14:textId="4EE55AB5" w:rsidR="00415B52" w:rsidRDefault="00120F86" w:rsidP="0067793C">
      <w:pPr>
        <w:jc w:val="left"/>
      </w:pPr>
      <w:r>
        <w:t xml:space="preserve">In Indian census collections, labourers are divided into one of two employment classes: main or marginal. Main workers receive their primary source of income, or are employed predominantly, </w:t>
      </w:r>
      <w:proofErr w:type="gramStart"/>
      <w:r>
        <w:t>in a given</w:t>
      </w:r>
      <w:proofErr w:type="gramEnd"/>
      <w:r>
        <w:t xml:space="preserve"> industry sector. Marginal workers receive some income from a given industry but work in that industry for less than 6 months overall in the census year. </w:t>
      </w:r>
      <w:r w:rsidR="007A577D">
        <w:t>ADP</w:t>
      </w:r>
      <w:r w:rsidR="007A577D">
        <w:rPr>
          <w:vertAlign w:val="subscript"/>
        </w:rPr>
        <w:t>C1</w:t>
      </w:r>
      <w:r w:rsidR="007A577D">
        <w:t xml:space="preserve"> and ADP</w:t>
      </w:r>
      <w:r w:rsidR="007A577D">
        <w:rPr>
          <w:vertAlign w:val="subscript"/>
        </w:rPr>
        <w:t>C2</w:t>
      </w:r>
      <w:r w:rsidR="007A577D">
        <w:t xml:space="preserve"> assume that only main workers, who are primarily employed in agriculture for more than 6 months in a year, </w:t>
      </w:r>
      <w:r w:rsidR="00976C00">
        <w:t>should</w:t>
      </w:r>
      <w:r w:rsidR="007A577D">
        <w:t xml:space="preserve"> be accounted as agriculture dependent. </w:t>
      </w:r>
      <w:r w:rsidR="002C65C0">
        <w:t>Alternatively</w:t>
      </w:r>
      <w:r w:rsidR="00415B52">
        <w:t>, ADP</w:t>
      </w:r>
      <w:r w:rsidR="00415B52">
        <w:rPr>
          <w:vertAlign w:val="subscript"/>
        </w:rPr>
        <w:t>C3</w:t>
      </w:r>
      <w:r w:rsidR="00415B52">
        <w:t xml:space="preserve"> and ADP</w:t>
      </w:r>
      <w:r w:rsidR="00415B52">
        <w:rPr>
          <w:vertAlign w:val="subscript"/>
        </w:rPr>
        <w:t>C4</w:t>
      </w:r>
      <w:r w:rsidR="00415B52">
        <w:t xml:space="preserve"> account for both main and marginal workers as agriculture dependent. Due to the </w:t>
      </w:r>
      <w:r w:rsidR="00976C00">
        <w:t>often-seasonal</w:t>
      </w:r>
      <w:r w:rsidR="00415B52">
        <w:t xml:space="preserve"> nature of agricultural work, it is reasonable to assess that many labourers in the sector may be classed as marginal whilst still being functionally dependent on the work for</w:t>
      </w:r>
      <w:r w:rsidR="00717CFD">
        <w:t xml:space="preserve"> their</w:t>
      </w:r>
      <w:r w:rsidR="00415B52">
        <w:t xml:space="preserve"> livelihood</w:t>
      </w:r>
      <w:r w:rsidR="00976C00">
        <w:t xml:space="preserve"> (</w:t>
      </w:r>
      <w:r w:rsidR="00976C00" w:rsidRPr="00976C00">
        <w:rPr>
          <w:highlight w:val="yellow"/>
        </w:rPr>
        <w:t>REF</w:t>
      </w:r>
      <w:r w:rsidR="00976C00">
        <w:t>)</w:t>
      </w:r>
      <w:r w:rsidR="00415B52">
        <w:t xml:space="preserve">. </w:t>
      </w:r>
    </w:p>
    <w:p w14:paraId="1FCA9A95" w14:textId="018B5D33" w:rsidR="0000599F" w:rsidRPr="006233BE" w:rsidRDefault="0000599F" w:rsidP="0067793C">
      <w:pPr>
        <w:jc w:val="left"/>
      </w:pPr>
      <w:r>
        <w:t xml:space="preserve">Within the agricultural sector, workers are divided into three classes: Cultivators, Agricultural Labourers, and Primary Sector Other (including plantation, livestock, forestry, fishing, hunting and allied activities). </w:t>
      </w:r>
      <w:r w:rsidR="00DA7397">
        <w:t>ADP</w:t>
      </w:r>
      <w:r w:rsidR="00DA7397">
        <w:rPr>
          <w:vertAlign w:val="subscript"/>
        </w:rPr>
        <w:t>C1</w:t>
      </w:r>
      <w:r w:rsidR="00DA7397">
        <w:t xml:space="preserve"> and ADP</w:t>
      </w:r>
      <w:r w:rsidR="00DA7397">
        <w:rPr>
          <w:vertAlign w:val="subscript"/>
        </w:rPr>
        <w:t>C3</w:t>
      </w:r>
      <w:r w:rsidR="00DA7397">
        <w:t xml:space="preserve"> are designed to include only agricultural workers who are employed in cropland cultivation.</w:t>
      </w:r>
      <w:r w:rsidR="00526A44">
        <w:t xml:space="preserve"> Defining agriculture dependence as cropland dependence is logical when using cropland LULC data as a mask for the spatial distribution of ADP.</w:t>
      </w:r>
      <w:r w:rsidR="00DA7397">
        <w:t xml:space="preserve"> </w:t>
      </w:r>
      <w:r w:rsidR="001E0324">
        <w:t xml:space="preserve">For comparison, </w:t>
      </w:r>
      <w:r w:rsidR="006233BE">
        <w:t>ADP</w:t>
      </w:r>
      <w:r w:rsidR="006233BE">
        <w:rPr>
          <w:vertAlign w:val="subscript"/>
        </w:rPr>
        <w:t>C2</w:t>
      </w:r>
      <w:r w:rsidR="006233BE">
        <w:t xml:space="preserve"> and ADP</w:t>
      </w:r>
      <w:r w:rsidR="006233BE">
        <w:rPr>
          <w:vertAlign w:val="subscript"/>
        </w:rPr>
        <w:t>C4</w:t>
      </w:r>
      <w:r w:rsidR="006233BE">
        <w:t xml:space="preserve"> account for all workers within the agricultural sector. </w:t>
      </w:r>
    </w:p>
    <w:p w14:paraId="734A36CB" w14:textId="77777777" w:rsidR="00AD4F2B" w:rsidRDefault="0000599F" w:rsidP="00AD4F2B">
      <w:pPr>
        <w:jc w:val="left"/>
      </w:pPr>
      <w:r>
        <w:t>Lastly, ADP</w:t>
      </w:r>
      <w:r>
        <w:rPr>
          <w:vertAlign w:val="subscript"/>
        </w:rPr>
        <w:t>C5</w:t>
      </w:r>
      <w:r>
        <w:t xml:space="preserve"> is designed to account for the significant non-working population who are not captured in the other estimates. </w:t>
      </w:r>
      <w:r w:rsidR="001E0324">
        <w:t>The count of main and marginal cropland workers is multiplied by the ratio of total workers to total population</w:t>
      </w:r>
      <w:r w:rsidR="005E1D78">
        <w:t xml:space="preserve">, under the assumption that the ratio of dependents to workers is roughly equivalent in the agricultural sector as in the total population. </w:t>
      </w:r>
    </w:p>
    <w:p w14:paraId="7E2FE631" w14:textId="46D6D18C" w:rsidR="00AD4F2B" w:rsidRPr="00AD4F2B" w:rsidRDefault="00AD4F2B" w:rsidP="007A2697">
      <w:pPr>
        <w:pStyle w:val="Heading3"/>
        <w:numPr>
          <w:ilvl w:val="1"/>
          <w:numId w:val="22"/>
        </w:numPr>
      </w:pPr>
      <w:bookmarkStart w:id="47" w:name="_Toc143291905"/>
      <w:r>
        <w:lastRenderedPageBreak/>
        <w:t>Validation of population estimates</w:t>
      </w:r>
      <w:bookmarkEnd w:id="47"/>
    </w:p>
    <w:p w14:paraId="4734C8E0" w14:textId="4B7BCB41" w:rsidR="00B25715" w:rsidRDefault="008D6D77" w:rsidP="00AD4F2B">
      <w:pPr>
        <w:jc w:val="left"/>
      </w:pPr>
      <w:r>
        <w:t>The aggregated population estimate, ADP</w:t>
      </w:r>
      <w:r>
        <w:rPr>
          <w:vertAlign w:val="subscript"/>
        </w:rPr>
        <w:t>A</w:t>
      </w:r>
      <w:r>
        <w:t>, was summarised at the district level and compared to district-level ADP</w:t>
      </w:r>
      <w:r>
        <w:rPr>
          <w:vertAlign w:val="subscript"/>
        </w:rPr>
        <w:t>C</w:t>
      </w:r>
      <w:r>
        <w:t xml:space="preserve"> estimates. Where the difference between estimates </w:t>
      </w:r>
      <w:r w:rsidR="001172BD">
        <w:t xml:space="preserve">as a proportion of total population </w:t>
      </w:r>
      <w:r>
        <w:t xml:space="preserve">exceeded </w:t>
      </w:r>
      <w:r>
        <w:rPr>
          <w:rFonts w:cstheme="minorHAnsi"/>
        </w:rPr>
        <w:t>±</w:t>
      </w:r>
      <w:r>
        <w:t xml:space="preserve">5%, an iterative buffer process was implemented to enlarge or reduce the size of the mask area containing the agricultural population. This process assumes that, where an agricultural population is not entirely captured within the cropland area, the rural population in adjacent non-cropland areas are the most likely source of agricultural labour. </w:t>
      </w:r>
      <w:ins w:id="48" w:author="Joe P" w:date="2023-08-17T14:28:00Z">
        <w:r w:rsidR="004155E0">
          <w:t xml:space="preserve">A projected coordinate reference system (CRS) of </w:t>
        </w:r>
        <w:commentRangeStart w:id="49"/>
        <w:r w:rsidR="004155E0">
          <w:t xml:space="preserve">EPSG:9999 </w:t>
        </w:r>
      </w:ins>
      <w:commentRangeEnd w:id="49"/>
      <w:ins w:id="50" w:author="Joe P" w:date="2023-08-17T15:12:00Z">
        <w:r w:rsidR="00290CA4">
          <w:rPr>
            <w:rStyle w:val="CommentReference"/>
          </w:rPr>
          <w:commentReference w:id="49"/>
        </w:r>
      </w:ins>
      <w:ins w:id="51" w:author="Joe P" w:date="2023-08-17T14:28:00Z">
        <w:r w:rsidR="004155E0">
          <w:t xml:space="preserve">was </w:t>
        </w:r>
      </w:ins>
      <w:ins w:id="52" w:author="Joe P" w:date="2023-08-17T14:29:00Z">
        <w:r w:rsidR="004155E0">
          <w:t>set</w:t>
        </w:r>
      </w:ins>
      <w:ins w:id="53" w:author="Joe P" w:date="2023-08-17T14:28:00Z">
        <w:r w:rsidR="004155E0">
          <w:t xml:space="preserve"> for all distance and area c</w:t>
        </w:r>
      </w:ins>
      <w:ins w:id="54" w:author="Joe P" w:date="2023-08-17T14:29:00Z">
        <w:r w:rsidR="004155E0">
          <w:t xml:space="preserve">alculations. </w:t>
        </w:r>
      </w:ins>
    </w:p>
    <w:p w14:paraId="407EDB14" w14:textId="2CE168A2" w:rsidR="008D6D77" w:rsidRDefault="008D6D77" w:rsidP="00B25715">
      <w:r>
        <w:t xml:space="preserve">To ensure that increasing buffers do not encompass adjacent urban areas, </w:t>
      </w:r>
      <w:r w:rsidR="000C06BD">
        <w:t>where estimates would be influenced by</w:t>
      </w:r>
      <w:r>
        <w:t xml:space="preserve"> high counts</w:t>
      </w:r>
      <w:r w:rsidR="000C06BD">
        <w:t xml:space="preserve"> of inhabitants</w:t>
      </w:r>
      <w:r>
        <w:t xml:space="preserve"> that </w:t>
      </w:r>
      <w:r w:rsidR="000C06BD">
        <w:t xml:space="preserve">have a low likelihood of working in the agricultural sector, only rural population points are included in the buffer calculation. Rural population points were calculated by joining gridded population estimates from WorldPop to rural </w:t>
      </w:r>
      <w:r w:rsidR="00FA0BBE">
        <w:t xml:space="preserve">and peri-urban </w:t>
      </w:r>
      <w:r w:rsidR="000C06BD">
        <w:t xml:space="preserve">areas derived from the GHS-SMOD layer. </w:t>
      </w:r>
      <w:r w:rsidR="00AA07DB">
        <w:t xml:space="preserve">Buffers were implemented at </w:t>
      </w:r>
      <w:commentRangeStart w:id="55"/>
      <w:commentRangeStart w:id="56"/>
      <w:r w:rsidR="00AA07DB">
        <w:t>50m distance</w:t>
      </w:r>
      <w:commentRangeEnd w:id="55"/>
      <w:r w:rsidR="00F2786E">
        <w:rPr>
          <w:rStyle w:val="CommentReference"/>
        </w:rPr>
        <w:commentReference w:id="55"/>
      </w:r>
      <w:commentRangeEnd w:id="56"/>
      <w:r w:rsidR="00D72A40">
        <w:rPr>
          <w:rStyle w:val="CommentReference"/>
        </w:rPr>
        <w:commentReference w:id="56"/>
      </w:r>
      <w:r w:rsidR="00AA07DB">
        <w:t xml:space="preserve"> around cropland polygons and the ADP</w:t>
      </w:r>
      <w:r w:rsidR="00AA07DB">
        <w:rPr>
          <w:vertAlign w:val="subscript"/>
        </w:rPr>
        <w:t>A</w:t>
      </w:r>
      <w:r w:rsidR="00AA07DB">
        <w:t xml:space="preserve"> recalculated for this area. This process was repeated until the difference between ADP</w:t>
      </w:r>
      <w:r w:rsidR="00AA07DB">
        <w:rPr>
          <w:vertAlign w:val="subscript"/>
        </w:rPr>
        <w:t>A</w:t>
      </w:r>
      <w:r w:rsidR="00AA07DB">
        <w:t xml:space="preserve"> and ADP</w:t>
      </w:r>
      <w:r w:rsidR="00AA07DB">
        <w:rPr>
          <w:vertAlign w:val="subscript"/>
        </w:rPr>
        <w:t>C</w:t>
      </w:r>
      <w:r w:rsidR="00AA07DB">
        <w:t xml:space="preserve"> was less than </w:t>
      </w:r>
      <w:r w:rsidR="00AA07DB">
        <w:rPr>
          <w:rFonts w:cstheme="minorHAnsi"/>
        </w:rPr>
        <w:t>±</w:t>
      </w:r>
      <w:r w:rsidR="00AA07DB">
        <w:t xml:space="preserve">5% for all districts within a state. </w:t>
      </w:r>
    </w:p>
    <w:p w14:paraId="0DC5B6BA" w14:textId="31952C1D" w:rsidR="00987A35" w:rsidRPr="002C65C0" w:rsidRDefault="00987A35" w:rsidP="00B25715">
      <w:r>
        <w:t>Each calculation was performed at the district level, as this is the smallest area scale at which administrative data is available. Buffers have therefore been restricted to district administrative boundaries, to ensure that ADP</w:t>
      </w:r>
      <w:r>
        <w:rPr>
          <w:vertAlign w:val="subscript"/>
        </w:rPr>
        <w:t>A</w:t>
      </w:r>
      <w:r>
        <w:t xml:space="preserve"> calculations only account for population within the district of analysis</w:t>
      </w:r>
      <w:r w:rsidR="00E4192F">
        <w:t>, to align with the population used for validation</w:t>
      </w:r>
      <w:r>
        <w:t>.</w:t>
      </w:r>
      <w:r w:rsidR="002C65C0">
        <w:t xml:space="preserve"> Districts that have no rural and/or cropland area, </w:t>
      </w:r>
      <w:r w:rsidR="001515B2">
        <w:t>such as those containing major cities</w:t>
      </w:r>
      <w:r w:rsidR="002C65C0">
        <w:t xml:space="preserve">, were removed from analysis. </w:t>
      </w:r>
      <w:r w:rsidR="00F55285">
        <w:t>A list of these districts is shown in Table [</w:t>
      </w:r>
      <w:r w:rsidR="00F55285" w:rsidRPr="00F55285">
        <w:rPr>
          <w:highlight w:val="yellow"/>
        </w:rPr>
        <w:t>X</w:t>
      </w:r>
      <w:r w:rsidR="00F55285">
        <w:t>].</w:t>
      </w:r>
    </w:p>
    <w:p w14:paraId="3A532543" w14:textId="3C0907DD" w:rsidR="005842D0" w:rsidRPr="00F55285" w:rsidRDefault="005842D0" w:rsidP="00B25715">
      <w:pPr>
        <w:rPr>
          <w:color w:val="FF0000"/>
        </w:rPr>
      </w:pPr>
      <w:r w:rsidRPr="00F55285">
        <w:rPr>
          <w:color w:val="FF0000"/>
        </w:rPr>
        <w:t>[Insert logic pathway (possibly flowchart)? See page 35 of Mahfouz thesis]</w:t>
      </w:r>
    </w:p>
    <w:p w14:paraId="695A735B" w14:textId="77777777" w:rsidR="00B25715" w:rsidRPr="0000599F" w:rsidRDefault="00B25715" w:rsidP="0067793C">
      <w:pPr>
        <w:jc w:val="left"/>
      </w:pPr>
    </w:p>
    <w:p w14:paraId="61CC3F05" w14:textId="77777777" w:rsidR="00415B52" w:rsidRDefault="00415B52">
      <w:pPr>
        <w:spacing w:line="252" w:lineRule="auto"/>
      </w:pPr>
      <w:r>
        <w:br w:type="page"/>
      </w:r>
    </w:p>
    <w:p w14:paraId="5C7DD268" w14:textId="77777777" w:rsidR="00415B52" w:rsidRDefault="00415B52" w:rsidP="007A2697">
      <w:pPr>
        <w:pStyle w:val="Heading2"/>
        <w:numPr>
          <w:ilvl w:val="0"/>
          <w:numId w:val="22"/>
        </w:numPr>
      </w:pPr>
      <w:bookmarkStart w:id="57" w:name="_Toc143291906"/>
      <w:r>
        <w:lastRenderedPageBreak/>
        <w:t>Results</w:t>
      </w:r>
      <w:bookmarkEnd w:id="57"/>
    </w:p>
    <w:p w14:paraId="2E5EF75F" w14:textId="33DA559C" w:rsidR="002110F4" w:rsidRPr="00EF27C8" w:rsidRDefault="002110F4" w:rsidP="00872094">
      <w:r>
        <w:t xml:space="preserve">From Adam: suggestion to structure </w:t>
      </w:r>
      <w:r w:rsidR="00EF27C8">
        <w:t xml:space="preserve">whole paper around </w:t>
      </w:r>
      <w:r w:rsidR="00EF27C8">
        <w:rPr>
          <w:u w:val="single"/>
        </w:rPr>
        <w:t>5 or 6 key figures</w:t>
      </w:r>
      <w:r w:rsidR="00EF27C8">
        <w:t xml:space="preserve">. These then become the focal point for discussion. </w:t>
      </w:r>
    </w:p>
    <w:p w14:paraId="13875F78" w14:textId="19E9934A" w:rsidR="00EF27C8" w:rsidRDefault="00EF27C8" w:rsidP="00EF27C8">
      <w:pPr>
        <w:pStyle w:val="Caption"/>
        <w:keepNext/>
      </w:pPr>
      <w:r>
        <w:t xml:space="preserve">Table </w:t>
      </w:r>
      <w:fldSimple w:instr=" SEQ Table \* ARABIC ">
        <w:r>
          <w:rPr>
            <w:noProof/>
          </w:rPr>
          <w:t>4</w:t>
        </w:r>
      </w:fldSimple>
      <w:r>
        <w:t>: List of proposed results (figures/tables) for inclusion</w:t>
      </w:r>
    </w:p>
    <w:tbl>
      <w:tblPr>
        <w:tblStyle w:val="TableGrid"/>
        <w:tblW w:w="0" w:type="auto"/>
        <w:tblLook w:val="04A0" w:firstRow="1" w:lastRow="0" w:firstColumn="1" w:lastColumn="0" w:noHBand="0" w:noVBand="1"/>
      </w:tblPr>
      <w:tblGrid>
        <w:gridCol w:w="1654"/>
        <w:gridCol w:w="717"/>
        <w:gridCol w:w="5771"/>
        <w:gridCol w:w="1100"/>
      </w:tblGrid>
      <w:tr w:rsidR="00C047E8" w14:paraId="44290DF9" w14:textId="77777777" w:rsidTr="00EF27C8">
        <w:tc>
          <w:tcPr>
            <w:tcW w:w="1654" w:type="dxa"/>
            <w:tcBorders>
              <w:bottom w:val="single" w:sz="12" w:space="0" w:color="auto"/>
            </w:tcBorders>
          </w:tcPr>
          <w:p w14:paraId="0CFCECEA" w14:textId="7351F1EA" w:rsidR="00C047E8" w:rsidRPr="00E30663" w:rsidRDefault="00C047E8" w:rsidP="000913DF">
            <w:pPr>
              <w:pStyle w:val="TableText"/>
            </w:pPr>
            <w:r w:rsidRPr="00E30663">
              <w:t>Subsection</w:t>
            </w:r>
          </w:p>
        </w:tc>
        <w:tc>
          <w:tcPr>
            <w:tcW w:w="717" w:type="dxa"/>
            <w:tcBorders>
              <w:bottom w:val="single" w:sz="12" w:space="0" w:color="auto"/>
            </w:tcBorders>
          </w:tcPr>
          <w:p w14:paraId="48A41E44" w14:textId="3531136E" w:rsidR="00C047E8" w:rsidRPr="00E30663" w:rsidRDefault="00C047E8" w:rsidP="000913DF">
            <w:pPr>
              <w:pStyle w:val="TableText"/>
            </w:pPr>
            <w:r w:rsidRPr="00E30663">
              <w:t>Fig.</w:t>
            </w:r>
          </w:p>
        </w:tc>
        <w:tc>
          <w:tcPr>
            <w:tcW w:w="5771" w:type="dxa"/>
            <w:tcBorders>
              <w:bottom w:val="single" w:sz="12" w:space="0" w:color="auto"/>
            </w:tcBorders>
          </w:tcPr>
          <w:p w14:paraId="5E198CFF" w14:textId="41E9FD38" w:rsidR="00C047E8" w:rsidRPr="00E30663" w:rsidRDefault="00C047E8" w:rsidP="000913DF">
            <w:pPr>
              <w:pStyle w:val="TableText"/>
            </w:pPr>
            <w:r w:rsidRPr="00E30663">
              <w:t>Description</w:t>
            </w:r>
          </w:p>
        </w:tc>
        <w:tc>
          <w:tcPr>
            <w:tcW w:w="1100" w:type="dxa"/>
            <w:tcBorders>
              <w:bottom w:val="single" w:sz="12" w:space="0" w:color="auto"/>
            </w:tcBorders>
          </w:tcPr>
          <w:p w14:paraId="1542F120" w14:textId="3771C80A" w:rsidR="00C047E8" w:rsidRPr="00E30663" w:rsidRDefault="00C047E8" w:rsidP="000913DF">
            <w:pPr>
              <w:pStyle w:val="TableText"/>
            </w:pPr>
            <w:r w:rsidRPr="00E30663">
              <w:t>Linked Objective</w:t>
            </w:r>
          </w:p>
        </w:tc>
      </w:tr>
      <w:tr w:rsidR="00293BB1" w14:paraId="78AE388F" w14:textId="77777777" w:rsidTr="00EF27C8">
        <w:tc>
          <w:tcPr>
            <w:tcW w:w="1654" w:type="dxa"/>
            <w:vMerge w:val="restart"/>
            <w:tcBorders>
              <w:top w:val="single" w:sz="12" w:space="0" w:color="auto"/>
            </w:tcBorders>
          </w:tcPr>
          <w:p w14:paraId="14990A72" w14:textId="0B61C0E3" w:rsidR="00293BB1" w:rsidRDefault="00293BB1" w:rsidP="000913DF">
            <w:pPr>
              <w:pStyle w:val="TableText"/>
            </w:pPr>
            <w:r>
              <w:t>3.0 Raw inputs</w:t>
            </w:r>
            <w:r>
              <w:br/>
              <w:t>(Potentially incorporate into methodology)</w:t>
            </w:r>
          </w:p>
        </w:tc>
        <w:tc>
          <w:tcPr>
            <w:tcW w:w="717" w:type="dxa"/>
            <w:tcBorders>
              <w:top w:val="single" w:sz="12" w:space="0" w:color="auto"/>
            </w:tcBorders>
          </w:tcPr>
          <w:p w14:paraId="4E327335" w14:textId="1264C39B" w:rsidR="00293BB1" w:rsidRDefault="00293BB1" w:rsidP="000913DF">
            <w:pPr>
              <w:pStyle w:val="TableText"/>
            </w:pPr>
            <w:r>
              <w:t>t3.01</w:t>
            </w:r>
          </w:p>
        </w:tc>
        <w:tc>
          <w:tcPr>
            <w:tcW w:w="5771" w:type="dxa"/>
            <w:tcBorders>
              <w:top w:val="single" w:sz="12" w:space="0" w:color="auto"/>
            </w:tcBorders>
            <w:shd w:val="clear" w:color="auto" w:fill="C5E0B3" w:themeFill="accent6" w:themeFillTint="66"/>
          </w:tcPr>
          <w:p w14:paraId="007A9026" w14:textId="757022A3" w:rsidR="00293BB1" w:rsidRDefault="00293BB1" w:rsidP="000913DF">
            <w:pPr>
              <w:pStyle w:val="TableText"/>
            </w:pPr>
            <w:r>
              <w:t>Table of population characteristics of all census districts in India</w:t>
            </w:r>
          </w:p>
        </w:tc>
        <w:tc>
          <w:tcPr>
            <w:tcW w:w="1100" w:type="dxa"/>
            <w:tcBorders>
              <w:top w:val="single" w:sz="12" w:space="0" w:color="auto"/>
            </w:tcBorders>
          </w:tcPr>
          <w:p w14:paraId="78F8B7C0" w14:textId="77777777" w:rsidR="00293BB1" w:rsidRDefault="00293BB1" w:rsidP="000913DF">
            <w:pPr>
              <w:pStyle w:val="TableText"/>
            </w:pPr>
          </w:p>
        </w:tc>
      </w:tr>
      <w:tr w:rsidR="00293BB1" w14:paraId="6FB06DF7" w14:textId="77777777" w:rsidTr="00EF27C8">
        <w:tc>
          <w:tcPr>
            <w:tcW w:w="1654" w:type="dxa"/>
            <w:vMerge/>
          </w:tcPr>
          <w:p w14:paraId="7609EFE2" w14:textId="3BD8E8A4" w:rsidR="00293BB1" w:rsidRDefault="00293BB1" w:rsidP="000913DF">
            <w:pPr>
              <w:pStyle w:val="TableText"/>
            </w:pPr>
          </w:p>
        </w:tc>
        <w:tc>
          <w:tcPr>
            <w:tcW w:w="717" w:type="dxa"/>
          </w:tcPr>
          <w:p w14:paraId="73FACAC9" w14:textId="380D5439" w:rsidR="00293BB1" w:rsidRDefault="00293BB1" w:rsidP="000913DF">
            <w:pPr>
              <w:pStyle w:val="TableText"/>
            </w:pPr>
            <w:r>
              <w:t>f3.01</w:t>
            </w:r>
          </w:p>
        </w:tc>
        <w:tc>
          <w:tcPr>
            <w:tcW w:w="5771" w:type="dxa"/>
            <w:shd w:val="clear" w:color="auto" w:fill="C5E0B3" w:themeFill="accent6" w:themeFillTint="66"/>
          </w:tcPr>
          <w:p w14:paraId="7644968D" w14:textId="5B29F722" w:rsidR="00293BB1" w:rsidRDefault="00293BB1" w:rsidP="000913DF">
            <w:pPr>
              <w:pStyle w:val="TableText"/>
            </w:pPr>
            <w:r>
              <w:t xml:space="preserve">Triptych of Karnataka showing rural areas (GHSL), cropland areas (DW), and population distribution (WorldPop) </w:t>
            </w:r>
            <w:r>
              <w:sym w:font="Wingdings" w:char="F0E0"/>
            </w:r>
            <w:r>
              <w:t xml:space="preserve"> See </w:t>
            </w:r>
            <w:fldSimple w:instr=" REF _Ref143009488  \* MERGEFORMAT ">
              <w:r>
                <w:t xml:space="preserve">Figure </w:t>
              </w:r>
              <w:r>
                <w:rPr>
                  <w:noProof/>
                </w:rPr>
                <w:t>2</w:t>
              </w:r>
            </w:fldSimple>
            <w:r>
              <w:t>.</w:t>
            </w:r>
          </w:p>
        </w:tc>
        <w:tc>
          <w:tcPr>
            <w:tcW w:w="1100" w:type="dxa"/>
          </w:tcPr>
          <w:p w14:paraId="40509D54" w14:textId="77777777" w:rsidR="00293BB1" w:rsidRDefault="00293BB1" w:rsidP="000913DF">
            <w:pPr>
              <w:pStyle w:val="TableText"/>
            </w:pPr>
          </w:p>
        </w:tc>
      </w:tr>
      <w:tr w:rsidR="00293BB1" w14:paraId="1E27F2B0" w14:textId="77777777" w:rsidTr="00EF27C8">
        <w:tc>
          <w:tcPr>
            <w:tcW w:w="1654" w:type="dxa"/>
            <w:vMerge/>
            <w:tcBorders>
              <w:bottom w:val="single" w:sz="12" w:space="0" w:color="auto"/>
            </w:tcBorders>
          </w:tcPr>
          <w:p w14:paraId="5E777D63" w14:textId="77777777" w:rsidR="00293BB1" w:rsidRDefault="00293BB1" w:rsidP="000913DF">
            <w:pPr>
              <w:pStyle w:val="TableText"/>
            </w:pPr>
          </w:p>
        </w:tc>
        <w:tc>
          <w:tcPr>
            <w:tcW w:w="717" w:type="dxa"/>
            <w:tcBorders>
              <w:bottom w:val="single" w:sz="12" w:space="0" w:color="auto"/>
            </w:tcBorders>
          </w:tcPr>
          <w:p w14:paraId="4AB8183C" w14:textId="6D140B59" w:rsidR="00293BB1" w:rsidRDefault="00293BB1" w:rsidP="000913DF">
            <w:pPr>
              <w:pStyle w:val="TableText"/>
            </w:pPr>
            <w:r>
              <w:t>t3.02</w:t>
            </w:r>
          </w:p>
        </w:tc>
        <w:tc>
          <w:tcPr>
            <w:tcW w:w="5771" w:type="dxa"/>
            <w:tcBorders>
              <w:bottom w:val="single" w:sz="12" w:space="0" w:color="auto"/>
            </w:tcBorders>
          </w:tcPr>
          <w:p w14:paraId="29122518" w14:textId="77426F63" w:rsidR="00293BB1" w:rsidRDefault="00293BB1" w:rsidP="000913DF">
            <w:pPr>
              <w:pStyle w:val="TableText"/>
            </w:pPr>
            <w:r>
              <w:t>Table of Karnataka districts, showing district size, population, pop density, WorldPop estimate, base difference (WorldPop vs census)</w:t>
            </w:r>
          </w:p>
        </w:tc>
        <w:tc>
          <w:tcPr>
            <w:tcW w:w="1100" w:type="dxa"/>
            <w:tcBorders>
              <w:bottom w:val="single" w:sz="12" w:space="0" w:color="auto"/>
            </w:tcBorders>
          </w:tcPr>
          <w:p w14:paraId="3825D34D" w14:textId="77777777" w:rsidR="00293BB1" w:rsidRDefault="00293BB1" w:rsidP="000913DF">
            <w:pPr>
              <w:pStyle w:val="TableText"/>
            </w:pPr>
          </w:p>
        </w:tc>
      </w:tr>
      <w:tr w:rsidR="00C047E8" w14:paraId="4712CDA4" w14:textId="77777777" w:rsidTr="00EF27C8">
        <w:tc>
          <w:tcPr>
            <w:tcW w:w="1654" w:type="dxa"/>
            <w:vMerge w:val="restart"/>
            <w:tcBorders>
              <w:top w:val="single" w:sz="12" w:space="0" w:color="auto"/>
            </w:tcBorders>
          </w:tcPr>
          <w:p w14:paraId="3715FEC0" w14:textId="77777777" w:rsidR="00C047E8" w:rsidRDefault="00C047E8" w:rsidP="000913DF">
            <w:pPr>
              <w:pStyle w:val="TableText"/>
            </w:pPr>
            <w:r>
              <w:t xml:space="preserve">3.1 </w:t>
            </w:r>
            <w:r w:rsidR="00816249">
              <w:t xml:space="preserve">Comparison of methods </w:t>
            </w:r>
          </w:p>
          <w:p w14:paraId="7D9608E0" w14:textId="2253F46B" w:rsidR="00816249" w:rsidRDefault="00816249" w:rsidP="000913DF">
            <w:pPr>
              <w:pStyle w:val="TableText"/>
            </w:pPr>
          </w:p>
        </w:tc>
        <w:tc>
          <w:tcPr>
            <w:tcW w:w="717" w:type="dxa"/>
            <w:tcBorders>
              <w:top w:val="single" w:sz="12" w:space="0" w:color="auto"/>
            </w:tcBorders>
          </w:tcPr>
          <w:p w14:paraId="2AC00338" w14:textId="48A4FF94" w:rsidR="00C047E8" w:rsidRDefault="00C047E8" w:rsidP="000913DF">
            <w:pPr>
              <w:pStyle w:val="TableText"/>
            </w:pPr>
            <w:r>
              <w:t>f3.11</w:t>
            </w:r>
          </w:p>
        </w:tc>
        <w:tc>
          <w:tcPr>
            <w:tcW w:w="5771" w:type="dxa"/>
            <w:tcBorders>
              <w:top w:val="single" w:sz="12" w:space="0" w:color="auto"/>
            </w:tcBorders>
            <w:shd w:val="clear" w:color="auto" w:fill="C5E0B3" w:themeFill="accent6" w:themeFillTint="66"/>
          </w:tcPr>
          <w:p w14:paraId="7FDF6964" w14:textId="13868599" w:rsidR="00C047E8" w:rsidRDefault="00C047E8" w:rsidP="000913DF">
            <w:pPr>
              <w:pStyle w:val="TableText"/>
            </w:pPr>
            <w:r>
              <w:t xml:space="preserve">Plot comparing performance of ADP1-5 </w:t>
            </w:r>
            <w:r>
              <w:sym w:font="Wingdings" w:char="F0E0"/>
            </w:r>
            <w:r>
              <w:t xml:space="preserve"> distribution plot (boxplot/violin plot?)</w:t>
            </w:r>
          </w:p>
        </w:tc>
        <w:tc>
          <w:tcPr>
            <w:tcW w:w="1100" w:type="dxa"/>
            <w:tcBorders>
              <w:top w:val="single" w:sz="12" w:space="0" w:color="auto"/>
            </w:tcBorders>
          </w:tcPr>
          <w:p w14:paraId="38DB1073" w14:textId="77F89102" w:rsidR="00C047E8" w:rsidRDefault="00C047E8" w:rsidP="000913DF">
            <w:pPr>
              <w:pStyle w:val="TableText"/>
            </w:pPr>
            <w:r>
              <w:t>Objective II</w:t>
            </w:r>
          </w:p>
        </w:tc>
      </w:tr>
      <w:tr w:rsidR="00C047E8" w14:paraId="3CBFFF9C" w14:textId="77777777" w:rsidTr="00EF27C8">
        <w:tc>
          <w:tcPr>
            <w:tcW w:w="1654" w:type="dxa"/>
            <w:vMerge/>
          </w:tcPr>
          <w:p w14:paraId="0C97976A" w14:textId="77777777" w:rsidR="00C047E8" w:rsidRDefault="00C047E8" w:rsidP="000913DF">
            <w:pPr>
              <w:pStyle w:val="TableText"/>
            </w:pPr>
          </w:p>
        </w:tc>
        <w:tc>
          <w:tcPr>
            <w:tcW w:w="717" w:type="dxa"/>
          </w:tcPr>
          <w:p w14:paraId="256C669D" w14:textId="4409F43E" w:rsidR="00C047E8" w:rsidRDefault="00872094" w:rsidP="000913DF">
            <w:pPr>
              <w:pStyle w:val="TableText"/>
            </w:pPr>
            <w:r>
              <w:t>t</w:t>
            </w:r>
            <w:r w:rsidR="00C047E8">
              <w:t>3.1</w:t>
            </w:r>
            <w:r w:rsidR="00816249">
              <w:t>1</w:t>
            </w:r>
          </w:p>
        </w:tc>
        <w:tc>
          <w:tcPr>
            <w:tcW w:w="5771" w:type="dxa"/>
          </w:tcPr>
          <w:p w14:paraId="2E987063" w14:textId="23483D82" w:rsidR="00C047E8" w:rsidRDefault="00C047E8" w:rsidP="000913DF">
            <w:pPr>
              <w:pStyle w:val="TableText"/>
            </w:pPr>
            <w:r>
              <w:t>Paragraph (or matrix) presenting results of computation time analysis for test state of Karnataka</w:t>
            </w:r>
          </w:p>
        </w:tc>
        <w:tc>
          <w:tcPr>
            <w:tcW w:w="1100" w:type="dxa"/>
          </w:tcPr>
          <w:p w14:paraId="291C4641" w14:textId="50A35337" w:rsidR="00C047E8" w:rsidRDefault="00C047E8" w:rsidP="000913DF">
            <w:pPr>
              <w:pStyle w:val="TableText"/>
            </w:pPr>
            <w:r>
              <w:t>Objective II</w:t>
            </w:r>
          </w:p>
        </w:tc>
      </w:tr>
      <w:tr w:rsidR="00816249" w14:paraId="6B78D607" w14:textId="77777777" w:rsidTr="00EF27C8">
        <w:tc>
          <w:tcPr>
            <w:tcW w:w="1654" w:type="dxa"/>
            <w:vMerge/>
          </w:tcPr>
          <w:p w14:paraId="55BFCEFA" w14:textId="77777777" w:rsidR="00816249" w:rsidRDefault="00816249" w:rsidP="000913DF">
            <w:pPr>
              <w:pStyle w:val="TableText"/>
            </w:pPr>
          </w:p>
        </w:tc>
        <w:tc>
          <w:tcPr>
            <w:tcW w:w="717" w:type="dxa"/>
          </w:tcPr>
          <w:p w14:paraId="3A7425F3" w14:textId="6BE72099" w:rsidR="00816249" w:rsidRDefault="00816249" w:rsidP="000913DF">
            <w:pPr>
              <w:pStyle w:val="TableText"/>
            </w:pPr>
            <w:r>
              <w:t>f3.12</w:t>
            </w:r>
          </w:p>
        </w:tc>
        <w:tc>
          <w:tcPr>
            <w:tcW w:w="5771" w:type="dxa"/>
          </w:tcPr>
          <w:p w14:paraId="14E0A443" w14:textId="5E7F0205" w:rsidR="00816249" w:rsidRDefault="00816249" w:rsidP="000913DF">
            <w:pPr>
              <w:pStyle w:val="TableText"/>
            </w:pPr>
            <w:r>
              <w:t xml:space="preserve">Table comparing ADP estimates at 100m and 1km input; analysis of result performance, compared with computation time figure above </w:t>
            </w:r>
            <w:r>
              <w:br/>
            </w:r>
            <w:r w:rsidRPr="00816249">
              <w:rPr>
                <w:color w:val="00B0F0"/>
              </w:rPr>
              <w:t>(if possible, in time frame)</w:t>
            </w:r>
          </w:p>
        </w:tc>
        <w:tc>
          <w:tcPr>
            <w:tcW w:w="1100" w:type="dxa"/>
          </w:tcPr>
          <w:p w14:paraId="090A4EAC" w14:textId="6B43A011" w:rsidR="00816249" w:rsidRDefault="00816249" w:rsidP="000913DF">
            <w:pPr>
              <w:pStyle w:val="TableText"/>
            </w:pPr>
            <w:r>
              <w:t>Objective II</w:t>
            </w:r>
          </w:p>
        </w:tc>
      </w:tr>
      <w:tr w:rsidR="00C047E8" w14:paraId="4AD7209C" w14:textId="77777777" w:rsidTr="00EF27C8">
        <w:tc>
          <w:tcPr>
            <w:tcW w:w="1654" w:type="dxa"/>
            <w:vMerge/>
            <w:tcBorders>
              <w:bottom w:val="single" w:sz="12" w:space="0" w:color="auto"/>
            </w:tcBorders>
          </w:tcPr>
          <w:p w14:paraId="3767D975" w14:textId="77777777" w:rsidR="00C047E8" w:rsidRDefault="00C047E8" w:rsidP="000913DF">
            <w:pPr>
              <w:pStyle w:val="TableText"/>
            </w:pPr>
          </w:p>
        </w:tc>
        <w:tc>
          <w:tcPr>
            <w:tcW w:w="717" w:type="dxa"/>
            <w:tcBorders>
              <w:bottom w:val="single" w:sz="12" w:space="0" w:color="auto"/>
            </w:tcBorders>
          </w:tcPr>
          <w:p w14:paraId="60AD9D71" w14:textId="6ED691A6" w:rsidR="00C047E8" w:rsidRDefault="00872094" w:rsidP="000913DF">
            <w:pPr>
              <w:pStyle w:val="TableText"/>
            </w:pPr>
            <w:r>
              <w:t>f3.13</w:t>
            </w:r>
          </w:p>
        </w:tc>
        <w:tc>
          <w:tcPr>
            <w:tcW w:w="5771" w:type="dxa"/>
            <w:tcBorders>
              <w:bottom w:val="single" w:sz="12" w:space="0" w:color="auto"/>
            </w:tcBorders>
            <w:shd w:val="clear" w:color="auto" w:fill="C5E0B3" w:themeFill="accent6" w:themeFillTint="66"/>
          </w:tcPr>
          <w:p w14:paraId="260E1EEB" w14:textId="4AA96C54" w:rsidR="00C047E8" w:rsidRDefault="00C047E8" w:rsidP="000913DF">
            <w:pPr>
              <w:pStyle w:val="TableText"/>
            </w:pPr>
            <w:r>
              <w:t>Point plot of Karnataka districts, showing ADPA, ADPC, and difference</w:t>
            </w:r>
          </w:p>
        </w:tc>
        <w:tc>
          <w:tcPr>
            <w:tcW w:w="1100" w:type="dxa"/>
            <w:tcBorders>
              <w:bottom w:val="single" w:sz="12" w:space="0" w:color="auto"/>
            </w:tcBorders>
          </w:tcPr>
          <w:p w14:paraId="06C4E6CE" w14:textId="6A0E69A2" w:rsidR="00C047E8" w:rsidRPr="00872094" w:rsidRDefault="00872094" w:rsidP="000913DF">
            <w:pPr>
              <w:pStyle w:val="TableText"/>
              <w:rPr>
                <w:highlight w:val="yellow"/>
              </w:rPr>
            </w:pPr>
            <w:r w:rsidRPr="00872094">
              <w:rPr>
                <w:highlight w:val="yellow"/>
              </w:rPr>
              <w:t>Objective IV</w:t>
            </w:r>
          </w:p>
        </w:tc>
      </w:tr>
      <w:tr w:rsidR="00C047E8" w14:paraId="14793D7D" w14:textId="77777777" w:rsidTr="00EF27C8">
        <w:tc>
          <w:tcPr>
            <w:tcW w:w="1654" w:type="dxa"/>
            <w:vMerge w:val="restart"/>
            <w:tcBorders>
              <w:top w:val="single" w:sz="12" w:space="0" w:color="auto"/>
            </w:tcBorders>
          </w:tcPr>
          <w:p w14:paraId="3A0AEE38" w14:textId="68513091" w:rsidR="00C047E8" w:rsidRDefault="00C047E8" w:rsidP="000913DF">
            <w:pPr>
              <w:pStyle w:val="TableText"/>
            </w:pPr>
            <w:r>
              <w:t>3.2 Buffer results</w:t>
            </w:r>
          </w:p>
        </w:tc>
        <w:tc>
          <w:tcPr>
            <w:tcW w:w="717" w:type="dxa"/>
            <w:tcBorders>
              <w:top w:val="single" w:sz="12" w:space="0" w:color="auto"/>
            </w:tcBorders>
          </w:tcPr>
          <w:p w14:paraId="1C98BF15" w14:textId="58B73035" w:rsidR="00C047E8" w:rsidRDefault="00872094" w:rsidP="000913DF">
            <w:pPr>
              <w:pStyle w:val="TableText"/>
            </w:pPr>
            <w:r>
              <w:t>t3.21</w:t>
            </w:r>
          </w:p>
        </w:tc>
        <w:tc>
          <w:tcPr>
            <w:tcW w:w="5771" w:type="dxa"/>
            <w:tcBorders>
              <w:top w:val="single" w:sz="12" w:space="0" w:color="auto"/>
            </w:tcBorders>
          </w:tcPr>
          <w:p w14:paraId="5061A340" w14:textId="7F7DEA76" w:rsidR="00C047E8" w:rsidRDefault="00C047E8" w:rsidP="000913DF">
            <w:pPr>
              <w:pStyle w:val="TableText"/>
            </w:pPr>
            <w:r>
              <w:t>Table of districts ineligible for buffer (ADPc5 &gt; WorldPop rural), and their characteristics</w:t>
            </w:r>
          </w:p>
        </w:tc>
        <w:tc>
          <w:tcPr>
            <w:tcW w:w="1100" w:type="dxa"/>
            <w:tcBorders>
              <w:top w:val="single" w:sz="12" w:space="0" w:color="auto"/>
            </w:tcBorders>
          </w:tcPr>
          <w:p w14:paraId="4CC09DF9" w14:textId="0E24C767" w:rsidR="00C047E8" w:rsidRDefault="00C047E8" w:rsidP="000913DF">
            <w:pPr>
              <w:pStyle w:val="TableText"/>
            </w:pPr>
            <w:r>
              <w:t>Objective II</w:t>
            </w:r>
            <w:r w:rsidR="00253183">
              <w:t xml:space="preserve"> &amp; </w:t>
            </w:r>
            <w:r w:rsidR="00253183" w:rsidRPr="00253183">
              <w:rPr>
                <w:highlight w:val="yellow"/>
              </w:rPr>
              <w:t>IV</w:t>
            </w:r>
          </w:p>
        </w:tc>
      </w:tr>
      <w:tr w:rsidR="00C047E8" w14:paraId="3DCCC4EB" w14:textId="77777777" w:rsidTr="00EF27C8">
        <w:tc>
          <w:tcPr>
            <w:tcW w:w="1654" w:type="dxa"/>
            <w:vMerge/>
          </w:tcPr>
          <w:p w14:paraId="78AA112E" w14:textId="77777777" w:rsidR="00C047E8" w:rsidRDefault="00C047E8" w:rsidP="000913DF">
            <w:pPr>
              <w:pStyle w:val="TableText"/>
            </w:pPr>
          </w:p>
        </w:tc>
        <w:tc>
          <w:tcPr>
            <w:tcW w:w="717" w:type="dxa"/>
          </w:tcPr>
          <w:p w14:paraId="0854F74E" w14:textId="02700B11" w:rsidR="00C047E8" w:rsidRDefault="00872094" w:rsidP="000913DF">
            <w:pPr>
              <w:pStyle w:val="TableText"/>
            </w:pPr>
            <w:r>
              <w:t>f3.21</w:t>
            </w:r>
          </w:p>
        </w:tc>
        <w:tc>
          <w:tcPr>
            <w:tcW w:w="5771" w:type="dxa"/>
          </w:tcPr>
          <w:p w14:paraId="2F61F9B6" w14:textId="570BFF09" w:rsidR="00C047E8" w:rsidRDefault="00C047E8" w:rsidP="000913DF">
            <w:pPr>
              <w:pStyle w:val="TableText"/>
            </w:pPr>
            <w:r>
              <w:t>Choropleth map of buffer radius by district</w:t>
            </w:r>
          </w:p>
        </w:tc>
        <w:tc>
          <w:tcPr>
            <w:tcW w:w="1100" w:type="dxa"/>
          </w:tcPr>
          <w:p w14:paraId="5CB59973" w14:textId="1DFC66D8" w:rsidR="00C047E8" w:rsidRDefault="00C047E8" w:rsidP="000913DF">
            <w:pPr>
              <w:pStyle w:val="TableText"/>
            </w:pPr>
            <w:r>
              <w:t>Objective II</w:t>
            </w:r>
          </w:p>
        </w:tc>
      </w:tr>
      <w:tr w:rsidR="00BE59BB" w14:paraId="129341B3" w14:textId="77777777" w:rsidTr="00EF27C8">
        <w:tc>
          <w:tcPr>
            <w:tcW w:w="1654" w:type="dxa"/>
            <w:vMerge/>
          </w:tcPr>
          <w:p w14:paraId="5D088EB0" w14:textId="77777777" w:rsidR="00BE59BB" w:rsidRDefault="00BE59BB" w:rsidP="000913DF">
            <w:pPr>
              <w:pStyle w:val="TableText"/>
            </w:pPr>
          </w:p>
        </w:tc>
        <w:tc>
          <w:tcPr>
            <w:tcW w:w="717" w:type="dxa"/>
          </w:tcPr>
          <w:p w14:paraId="2C56D566" w14:textId="3F9171B3" w:rsidR="00BE59BB" w:rsidRDefault="00C445D6" w:rsidP="000913DF">
            <w:pPr>
              <w:pStyle w:val="TableText"/>
            </w:pPr>
            <w:r>
              <w:t>f3.22</w:t>
            </w:r>
          </w:p>
        </w:tc>
        <w:tc>
          <w:tcPr>
            <w:tcW w:w="5771" w:type="dxa"/>
          </w:tcPr>
          <w:p w14:paraId="1A456D45" w14:textId="0F6CFFF3" w:rsidR="00BE59BB" w:rsidRDefault="00BE59BB" w:rsidP="000913DF">
            <w:pPr>
              <w:pStyle w:val="TableText"/>
            </w:pPr>
            <w:r>
              <w:t>Scatterplots of buffer radius by (</w:t>
            </w:r>
            <w:proofErr w:type="spellStart"/>
            <w:r>
              <w:t>i</w:t>
            </w:r>
            <w:proofErr w:type="spellEnd"/>
            <w:r>
              <w:t xml:space="preserve">) </w:t>
            </w:r>
            <w:proofErr w:type="spellStart"/>
            <w:r>
              <w:t>APDa</w:t>
            </w:r>
            <w:proofErr w:type="spellEnd"/>
            <w:r>
              <w:t>, (ii) ADPc, (iii) Total Population, (iv) Rural area, (v) Cropland area</w:t>
            </w:r>
          </w:p>
        </w:tc>
        <w:tc>
          <w:tcPr>
            <w:tcW w:w="1100" w:type="dxa"/>
          </w:tcPr>
          <w:p w14:paraId="747DA0EB" w14:textId="6DD21916" w:rsidR="00BE59BB" w:rsidRDefault="00C445D6" w:rsidP="000913DF">
            <w:pPr>
              <w:pStyle w:val="TableText"/>
            </w:pPr>
            <w:r>
              <w:t>Objective IV</w:t>
            </w:r>
          </w:p>
        </w:tc>
      </w:tr>
      <w:tr w:rsidR="00C047E8" w14:paraId="50BFDF4F" w14:textId="77777777" w:rsidTr="00EF27C8">
        <w:tc>
          <w:tcPr>
            <w:tcW w:w="1654" w:type="dxa"/>
            <w:vMerge/>
            <w:tcBorders>
              <w:bottom w:val="single" w:sz="12" w:space="0" w:color="auto"/>
            </w:tcBorders>
            <w:vAlign w:val="center"/>
          </w:tcPr>
          <w:p w14:paraId="039CB6B4" w14:textId="77777777" w:rsidR="00C047E8" w:rsidRDefault="00C047E8" w:rsidP="000913DF">
            <w:pPr>
              <w:pStyle w:val="TableText"/>
            </w:pPr>
          </w:p>
        </w:tc>
        <w:tc>
          <w:tcPr>
            <w:tcW w:w="717" w:type="dxa"/>
            <w:tcBorders>
              <w:bottom w:val="single" w:sz="12" w:space="0" w:color="auto"/>
            </w:tcBorders>
          </w:tcPr>
          <w:p w14:paraId="21910ECE" w14:textId="739ED840" w:rsidR="00C047E8" w:rsidRDefault="00872094" w:rsidP="000913DF">
            <w:pPr>
              <w:pStyle w:val="TableText"/>
            </w:pPr>
            <w:r>
              <w:t>f3.2</w:t>
            </w:r>
            <w:r w:rsidR="00C445D6">
              <w:t>3</w:t>
            </w:r>
          </w:p>
        </w:tc>
        <w:tc>
          <w:tcPr>
            <w:tcW w:w="5771" w:type="dxa"/>
            <w:tcBorders>
              <w:bottom w:val="single" w:sz="12" w:space="0" w:color="auto"/>
            </w:tcBorders>
          </w:tcPr>
          <w:p w14:paraId="2E19B8F6" w14:textId="3EA02AA7" w:rsidR="00C047E8" w:rsidRDefault="00C047E8" w:rsidP="000913DF">
            <w:pPr>
              <w:pStyle w:val="TableText"/>
            </w:pPr>
            <w:r>
              <w:t>Spatial autocorrelation of buffer radius by district</w:t>
            </w:r>
          </w:p>
        </w:tc>
        <w:tc>
          <w:tcPr>
            <w:tcW w:w="1100" w:type="dxa"/>
            <w:tcBorders>
              <w:bottom w:val="single" w:sz="12" w:space="0" w:color="auto"/>
            </w:tcBorders>
          </w:tcPr>
          <w:p w14:paraId="2BD9773B" w14:textId="3BD2841B" w:rsidR="00C047E8" w:rsidRDefault="00C047E8" w:rsidP="000913DF">
            <w:pPr>
              <w:pStyle w:val="TableText"/>
            </w:pPr>
            <w:r w:rsidRPr="00C047E8">
              <w:rPr>
                <w:highlight w:val="yellow"/>
              </w:rPr>
              <w:t xml:space="preserve">Objective </w:t>
            </w:r>
            <w:commentRangeStart w:id="58"/>
            <w:r w:rsidRPr="00C047E8">
              <w:rPr>
                <w:highlight w:val="yellow"/>
              </w:rPr>
              <w:t>IV</w:t>
            </w:r>
            <w:commentRangeEnd w:id="58"/>
            <w:r w:rsidR="00872094">
              <w:rPr>
                <w:rStyle w:val="CommentReference"/>
              </w:rPr>
              <w:commentReference w:id="58"/>
            </w:r>
            <w:r>
              <w:t xml:space="preserve">? </w:t>
            </w:r>
          </w:p>
        </w:tc>
      </w:tr>
      <w:tr w:rsidR="00872094" w14:paraId="0DAC37C5" w14:textId="77777777" w:rsidTr="00EF27C8">
        <w:tc>
          <w:tcPr>
            <w:tcW w:w="1654" w:type="dxa"/>
            <w:vMerge w:val="restart"/>
            <w:tcBorders>
              <w:top w:val="single" w:sz="12" w:space="0" w:color="auto"/>
            </w:tcBorders>
          </w:tcPr>
          <w:p w14:paraId="565DFBDC" w14:textId="567B922B" w:rsidR="00872094" w:rsidRDefault="00872094" w:rsidP="000913DF">
            <w:pPr>
              <w:pStyle w:val="TableText"/>
            </w:pPr>
            <w:r>
              <w:t>3.3 Scale method to India</w:t>
            </w:r>
          </w:p>
        </w:tc>
        <w:tc>
          <w:tcPr>
            <w:tcW w:w="717" w:type="dxa"/>
            <w:tcBorders>
              <w:top w:val="single" w:sz="12" w:space="0" w:color="auto"/>
              <w:bottom w:val="single" w:sz="4" w:space="0" w:color="auto"/>
            </w:tcBorders>
          </w:tcPr>
          <w:p w14:paraId="55E9D5B3" w14:textId="4E2D4B3E" w:rsidR="00872094" w:rsidRDefault="00872094" w:rsidP="000913DF">
            <w:pPr>
              <w:pStyle w:val="TableText"/>
            </w:pPr>
            <w:r>
              <w:t>f3.31</w:t>
            </w:r>
          </w:p>
        </w:tc>
        <w:tc>
          <w:tcPr>
            <w:tcW w:w="5771" w:type="dxa"/>
            <w:tcBorders>
              <w:top w:val="single" w:sz="12" w:space="0" w:color="auto"/>
              <w:bottom w:val="single" w:sz="4" w:space="0" w:color="auto"/>
            </w:tcBorders>
          </w:tcPr>
          <w:p w14:paraId="6E9410B8" w14:textId="24B20BED" w:rsidR="00872094" w:rsidRDefault="00872094" w:rsidP="000913DF">
            <w:pPr>
              <w:pStyle w:val="TableText"/>
            </w:pPr>
            <w:r>
              <w:t>Faceted distribution plot comparing ADPA, ADPC and difference (parallel to f3.13)</w:t>
            </w:r>
          </w:p>
        </w:tc>
        <w:tc>
          <w:tcPr>
            <w:tcW w:w="1100" w:type="dxa"/>
            <w:tcBorders>
              <w:top w:val="single" w:sz="12" w:space="0" w:color="auto"/>
              <w:bottom w:val="single" w:sz="4" w:space="0" w:color="auto"/>
            </w:tcBorders>
          </w:tcPr>
          <w:p w14:paraId="41524EF7" w14:textId="64626BA6" w:rsidR="00872094" w:rsidRPr="00C047E8" w:rsidRDefault="00872094" w:rsidP="000913DF">
            <w:pPr>
              <w:pStyle w:val="TableText"/>
              <w:rPr>
                <w:highlight w:val="yellow"/>
              </w:rPr>
            </w:pPr>
            <w:r w:rsidRPr="00872094">
              <w:t>O</w:t>
            </w:r>
            <w:r>
              <w:t>bjective III</w:t>
            </w:r>
          </w:p>
        </w:tc>
      </w:tr>
      <w:tr w:rsidR="00C445D6" w14:paraId="7F6C00C0" w14:textId="77777777" w:rsidTr="00EF27C8">
        <w:tc>
          <w:tcPr>
            <w:tcW w:w="1654" w:type="dxa"/>
            <w:vMerge/>
            <w:tcBorders>
              <w:bottom w:val="single" w:sz="12" w:space="0" w:color="auto"/>
            </w:tcBorders>
          </w:tcPr>
          <w:p w14:paraId="5E9D435D" w14:textId="77777777" w:rsidR="00C445D6" w:rsidRDefault="00C445D6" w:rsidP="000913DF">
            <w:pPr>
              <w:pStyle w:val="TableText"/>
            </w:pPr>
          </w:p>
        </w:tc>
        <w:tc>
          <w:tcPr>
            <w:tcW w:w="717" w:type="dxa"/>
            <w:tcBorders>
              <w:bottom w:val="single" w:sz="4" w:space="0" w:color="auto"/>
            </w:tcBorders>
          </w:tcPr>
          <w:p w14:paraId="522E215F" w14:textId="149A0149" w:rsidR="00C445D6" w:rsidRDefault="00C445D6" w:rsidP="000913DF">
            <w:pPr>
              <w:pStyle w:val="TableText"/>
            </w:pPr>
            <w:r>
              <w:t>f3.32</w:t>
            </w:r>
          </w:p>
        </w:tc>
        <w:tc>
          <w:tcPr>
            <w:tcW w:w="5771" w:type="dxa"/>
            <w:tcBorders>
              <w:bottom w:val="single" w:sz="4" w:space="0" w:color="auto"/>
            </w:tcBorders>
          </w:tcPr>
          <w:p w14:paraId="4EC32A81" w14:textId="1D0C1022" w:rsidR="00C445D6" w:rsidRDefault="00C445D6" w:rsidP="000913DF">
            <w:pPr>
              <w:pStyle w:val="TableText"/>
            </w:pPr>
            <w:r>
              <w:t>Raster map of India showing ADP built from the cropland + buffer area, coloured by cell population count</w:t>
            </w:r>
          </w:p>
        </w:tc>
        <w:tc>
          <w:tcPr>
            <w:tcW w:w="1100" w:type="dxa"/>
            <w:tcBorders>
              <w:bottom w:val="single" w:sz="4" w:space="0" w:color="auto"/>
            </w:tcBorders>
          </w:tcPr>
          <w:p w14:paraId="30426D68" w14:textId="536BE18F" w:rsidR="00C445D6" w:rsidRDefault="00C445D6" w:rsidP="000913DF">
            <w:pPr>
              <w:pStyle w:val="TableText"/>
            </w:pPr>
            <w:r>
              <w:t>Objective III</w:t>
            </w:r>
          </w:p>
        </w:tc>
      </w:tr>
      <w:tr w:rsidR="00C445D6" w14:paraId="6F6B92E1" w14:textId="77777777" w:rsidTr="00EF27C8">
        <w:tc>
          <w:tcPr>
            <w:tcW w:w="1654" w:type="dxa"/>
            <w:vMerge/>
            <w:tcBorders>
              <w:bottom w:val="single" w:sz="12" w:space="0" w:color="auto"/>
            </w:tcBorders>
          </w:tcPr>
          <w:p w14:paraId="4E7BDE25" w14:textId="77777777" w:rsidR="00C445D6" w:rsidRDefault="00C445D6" w:rsidP="000913DF">
            <w:pPr>
              <w:pStyle w:val="TableText"/>
            </w:pPr>
          </w:p>
        </w:tc>
        <w:tc>
          <w:tcPr>
            <w:tcW w:w="717" w:type="dxa"/>
            <w:tcBorders>
              <w:bottom w:val="single" w:sz="4" w:space="0" w:color="auto"/>
            </w:tcBorders>
          </w:tcPr>
          <w:p w14:paraId="010600B8" w14:textId="6B233B1D" w:rsidR="00C445D6" w:rsidRDefault="00C445D6" w:rsidP="000913DF">
            <w:pPr>
              <w:pStyle w:val="TableText"/>
            </w:pPr>
            <w:r>
              <w:t>f3.32b</w:t>
            </w:r>
          </w:p>
        </w:tc>
        <w:tc>
          <w:tcPr>
            <w:tcW w:w="5771" w:type="dxa"/>
            <w:tcBorders>
              <w:bottom w:val="single" w:sz="4" w:space="0" w:color="auto"/>
            </w:tcBorders>
          </w:tcPr>
          <w:p w14:paraId="5E564D10" w14:textId="14C4C5D5" w:rsidR="00C445D6" w:rsidRDefault="00C445D6" w:rsidP="000913DF">
            <w:pPr>
              <w:pStyle w:val="TableText"/>
            </w:pPr>
            <w:r>
              <w:t>Raster map of ADP built from 1km inputs (to compare results to 1km:100m output)</w:t>
            </w:r>
          </w:p>
        </w:tc>
        <w:tc>
          <w:tcPr>
            <w:tcW w:w="1100" w:type="dxa"/>
            <w:tcBorders>
              <w:bottom w:val="single" w:sz="4" w:space="0" w:color="auto"/>
            </w:tcBorders>
          </w:tcPr>
          <w:p w14:paraId="2FD73DD3" w14:textId="615FF723" w:rsidR="00C445D6" w:rsidRDefault="00C445D6" w:rsidP="000913DF">
            <w:pPr>
              <w:pStyle w:val="TableText"/>
            </w:pPr>
            <w:r>
              <w:t>Objective II &amp; III</w:t>
            </w:r>
          </w:p>
        </w:tc>
      </w:tr>
      <w:tr w:rsidR="00C445D6" w14:paraId="728FAE56" w14:textId="77777777" w:rsidTr="00EF27C8">
        <w:tc>
          <w:tcPr>
            <w:tcW w:w="1654" w:type="dxa"/>
            <w:vMerge/>
            <w:tcBorders>
              <w:bottom w:val="single" w:sz="12" w:space="0" w:color="auto"/>
            </w:tcBorders>
          </w:tcPr>
          <w:p w14:paraId="397BFD51" w14:textId="77777777" w:rsidR="00C445D6" w:rsidRDefault="00C445D6" w:rsidP="000913DF">
            <w:pPr>
              <w:pStyle w:val="TableText"/>
            </w:pPr>
          </w:p>
        </w:tc>
        <w:tc>
          <w:tcPr>
            <w:tcW w:w="717" w:type="dxa"/>
            <w:tcBorders>
              <w:top w:val="single" w:sz="4" w:space="0" w:color="auto"/>
              <w:bottom w:val="single" w:sz="12" w:space="0" w:color="auto"/>
            </w:tcBorders>
          </w:tcPr>
          <w:p w14:paraId="64B1DBB3" w14:textId="155234EA" w:rsidR="00C445D6" w:rsidRDefault="00C445D6" w:rsidP="000913DF">
            <w:pPr>
              <w:pStyle w:val="TableText"/>
            </w:pPr>
            <w:r>
              <w:t>f3.33</w:t>
            </w:r>
          </w:p>
        </w:tc>
        <w:tc>
          <w:tcPr>
            <w:tcW w:w="5771" w:type="dxa"/>
            <w:tcBorders>
              <w:top w:val="single" w:sz="4" w:space="0" w:color="auto"/>
              <w:bottom w:val="single" w:sz="12" w:space="0" w:color="auto"/>
            </w:tcBorders>
          </w:tcPr>
          <w:p w14:paraId="1646429D" w14:textId="0B88D179" w:rsidR="00C445D6" w:rsidRDefault="00C445D6" w:rsidP="000913DF">
            <w:pPr>
              <w:pStyle w:val="TableText"/>
            </w:pPr>
            <w:r>
              <w:t xml:space="preserve">Plot of buffers distribution by state </w:t>
            </w:r>
            <w:r w:rsidRPr="00816249">
              <w:rPr>
                <w:color w:val="00B0F0"/>
              </w:rPr>
              <w:t>(if possible, in time frame)</w:t>
            </w:r>
          </w:p>
        </w:tc>
        <w:tc>
          <w:tcPr>
            <w:tcW w:w="1100" w:type="dxa"/>
            <w:tcBorders>
              <w:top w:val="single" w:sz="4" w:space="0" w:color="auto"/>
              <w:bottom w:val="single" w:sz="12" w:space="0" w:color="auto"/>
            </w:tcBorders>
          </w:tcPr>
          <w:p w14:paraId="207639AF" w14:textId="705D90C1" w:rsidR="00C445D6" w:rsidRPr="00872094" w:rsidRDefault="00C445D6" w:rsidP="000913DF">
            <w:pPr>
              <w:pStyle w:val="TableText"/>
            </w:pPr>
            <w:r>
              <w:t>Objective III</w:t>
            </w:r>
          </w:p>
        </w:tc>
      </w:tr>
    </w:tbl>
    <w:p w14:paraId="45226186" w14:textId="77777777" w:rsidR="00872094" w:rsidRDefault="00872094" w:rsidP="00A349C5"/>
    <w:p w14:paraId="757A944B" w14:textId="1A371B6C" w:rsidR="00816249" w:rsidRDefault="00816249" w:rsidP="00A349C5">
      <w:pPr>
        <w:rPr>
          <w:color w:val="FF0000"/>
        </w:rPr>
      </w:pPr>
      <w:r>
        <w:rPr>
          <w:color w:val="FF0000"/>
        </w:rPr>
        <w:t>[</w:t>
      </w:r>
      <w:r w:rsidRPr="00816249">
        <w:rPr>
          <w:color w:val="FF0000"/>
        </w:rPr>
        <w:t>Introduction text on breakdown of Results chapter – sections 3.1-3.3</w:t>
      </w:r>
      <w:r>
        <w:rPr>
          <w:color w:val="FF0000"/>
        </w:rPr>
        <w:t>]</w:t>
      </w:r>
    </w:p>
    <w:p w14:paraId="20E56018" w14:textId="1AA43F61" w:rsidR="00816249" w:rsidRDefault="00816249" w:rsidP="00816249">
      <w:pPr>
        <w:pStyle w:val="Heading3"/>
        <w:numPr>
          <w:ilvl w:val="1"/>
          <w:numId w:val="22"/>
        </w:numPr>
      </w:pPr>
      <w:bookmarkStart w:id="59" w:name="_Toc143291907"/>
      <w:r>
        <w:t>Comparison of methods</w:t>
      </w:r>
      <w:bookmarkEnd w:id="59"/>
      <w:r>
        <w:t xml:space="preserve"> </w:t>
      </w:r>
    </w:p>
    <w:p w14:paraId="28681927" w14:textId="1F4ACF93" w:rsidR="00816249" w:rsidRDefault="00AC4F97" w:rsidP="00816249">
      <w:r>
        <w:t>Due</w:t>
      </w:r>
      <w:r w:rsidR="00816249">
        <w:t xml:space="preserve"> to the availability of input data at different spatial resolutions and alternative methods for estimation of ADP from Census data, </w:t>
      </w:r>
      <w:r>
        <w:t xml:space="preserve">variations of the overarching method were tested on Karnataka </w:t>
      </w:r>
      <w:r w:rsidR="00243C51">
        <w:t xml:space="preserve">and </w:t>
      </w:r>
      <w:r w:rsidR="00EF27C8">
        <w:t xml:space="preserve">the </w:t>
      </w:r>
      <w:r w:rsidR="00243C51">
        <w:t xml:space="preserve">results compared. </w:t>
      </w:r>
      <w:r w:rsidR="00293BB1">
        <w:t xml:space="preserve">For ADP calculations, </w:t>
      </w:r>
      <w:r w:rsidR="00AE6BA8">
        <w:t>the difference between ADP</w:t>
      </w:r>
      <w:r w:rsidR="00AE6BA8">
        <w:rPr>
          <w:vertAlign w:val="subscript"/>
        </w:rPr>
        <w:t>A</w:t>
      </w:r>
      <w:r w:rsidR="00AE6BA8">
        <w:t xml:space="preserve"> </w:t>
      </w:r>
      <w:r w:rsidR="00AE6BA8">
        <w:lastRenderedPageBreak/>
        <w:t>and ADP</w:t>
      </w:r>
      <w:r w:rsidR="00AE6BA8">
        <w:rPr>
          <w:vertAlign w:val="subscript"/>
        </w:rPr>
        <w:t>C</w:t>
      </w:r>
      <w:r w:rsidR="00AE6BA8">
        <w:t xml:space="preserve"> </w:t>
      </w:r>
      <w:r w:rsidR="00293BB1">
        <w:t>was compared for each of ADP</w:t>
      </w:r>
      <w:r w:rsidR="00293BB1">
        <w:rPr>
          <w:vertAlign w:val="subscript"/>
        </w:rPr>
        <w:t>C1</w:t>
      </w:r>
      <w:r w:rsidR="00293BB1">
        <w:t xml:space="preserve"> to ADP</w:t>
      </w:r>
      <w:r w:rsidR="00293BB1">
        <w:rPr>
          <w:vertAlign w:val="subscript"/>
        </w:rPr>
        <w:t>C5</w:t>
      </w:r>
      <w:r w:rsidR="00293BB1">
        <w:t>. For spatial resolution, performance was measured by computation time and ADP</w:t>
      </w:r>
      <w:r w:rsidR="00293BB1">
        <w:rPr>
          <w:vertAlign w:val="subscript"/>
        </w:rPr>
        <w:t>A</w:t>
      </w:r>
      <w:r w:rsidR="00293BB1">
        <w:t>/ADP</w:t>
      </w:r>
      <w:r w:rsidR="00293BB1">
        <w:rPr>
          <w:vertAlign w:val="subscript"/>
        </w:rPr>
        <w:t>C</w:t>
      </w:r>
      <w:r w:rsidR="00293BB1">
        <w:t xml:space="preserve"> variation.</w:t>
      </w:r>
    </w:p>
    <w:p w14:paraId="05EAE1E7" w14:textId="34BD2868" w:rsidR="002B48C9" w:rsidRPr="002B48C9" w:rsidRDefault="00AE6BA8" w:rsidP="00E440A0">
      <w:r>
        <w:t xml:space="preserve">Of the </w:t>
      </w:r>
      <w:r w:rsidR="00E83D62">
        <w:t>five</w:t>
      </w:r>
      <w:r>
        <w:t xml:space="preserve"> variations of ADP</w:t>
      </w:r>
      <w:r w:rsidR="00E83D62">
        <w:rPr>
          <w:vertAlign w:val="subscript"/>
        </w:rPr>
        <w:t>C</w:t>
      </w:r>
      <w:r>
        <w:t xml:space="preserve"> estimate, </w:t>
      </w:r>
      <w:r w:rsidR="00E83D62">
        <w:t xml:space="preserve">four produced a mean negative result – indicating that for most districts, the population </w:t>
      </w:r>
      <w:r w:rsidR="00847AA7">
        <w:t xml:space="preserve">residing </w:t>
      </w:r>
      <w:r w:rsidR="00E83D62">
        <w:t>within cropland areas exceeded the estimated agricultural population for the district overall. For ADP</w:t>
      </w:r>
      <w:r w:rsidR="00E83D62">
        <w:rPr>
          <w:vertAlign w:val="subscript"/>
        </w:rPr>
        <w:t>C5</w:t>
      </w:r>
      <w:r w:rsidR="00E83D62">
        <w:t xml:space="preserve">, the reverse was true – the </w:t>
      </w:r>
      <w:r w:rsidR="00847AA7">
        <w:t>total population within cropland areas was less than the estimated agricultural population for the district overall, on average (</w:t>
      </w:r>
      <w:r w:rsidR="00847AA7">
        <w:fldChar w:fldCharType="begin"/>
      </w:r>
      <w:r w:rsidR="00847AA7">
        <w:instrText xml:space="preserve"> REF _Ref143114262 \h </w:instrText>
      </w:r>
      <w:r w:rsidR="00847AA7">
        <w:fldChar w:fldCharType="separate"/>
      </w:r>
      <w:r w:rsidR="00847AA7">
        <w:t xml:space="preserve">Figure </w:t>
      </w:r>
      <w:r w:rsidR="00847AA7">
        <w:rPr>
          <w:noProof/>
        </w:rPr>
        <w:t>2</w:t>
      </w:r>
      <w:r w:rsidR="00847AA7">
        <w:fldChar w:fldCharType="end"/>
      </w:r>
      <w:r w:rsidR="00847AA7">
        <w:t xml:space="preserve">). </w:t>
      </w:r>
      <w:commentRangeStart w:id="60"/>
      <w:r w:rsidR="0035648D">
        <w:t>This difference is logical</w:t>
      </w:r>
      <w:commentRangeEnd w:id="60"/>
      <w:r w:rsidR="00E440A0">
        <w:rPr>
          <w:rStyle w:val="CommentReference"/>
        </w:rPr>
        <w:commentReference w:id="60"/>
      </w:r>
      <w:r w:rsidR="0035648D">
        <w:t>, as ADP</w:t>
      </w:r>
      <w:r w:rsidR="0035648D">
        <w:rPr>
          <w:vertAlign w:val="subscript"/>
        </w:rPr>
        <w:t>C5</w:t>
      </w:r>
      <w:r w:rsidR="0035648D">
        <w:t xml:space="preserve"> is intended to capture the broader agricultural population</w:t>
      </w:r>
      <w:r w:rsidR="002B48C9">
        <w:t xml:space="preserve"> (inclusive of</w:t>
      </w:r>
      <w:r w:rsidR="0035648D">
        <w:t xml:space="preserve"> the dependents and families of agricultural labourers</w:t>
      </w:r>
      <w:r w:rsidR="002B48C9">
        <w:t>)</w:t>
      </w:r>
      <w:r w:rsidR="00EE35E6">
        <w:t xml:space="preserve"> </w:t>
      </w:r>
      <w:r w:rsidR="002B48C9">
        <w:t xml:space="preserve">and is therefore comparatively larger, </w:t>
      </w:r>
      <w:r w:rsidR="00EE35E6">
        <w:t>whereas the four initial models account for only the labourers themselves</w:t>
      </w:r>
      <w:r w:rsidR="0035648D">
        <w:t>.</w:t>
      </w:r>
      <w:r w:rsidR="00E440A0">
        <w:t xml:space="preserve"> </w:t>
      </w:r>
      <w:r w:rsidR="002B48C9">
        <w:t>ADP</w:t>
      </w:r>
      <w:r w:rsidR="002B48C9">
        <w:rPr>
          <w:vertAlign w:val="subscript"/>
        </w:rPr>
        <w:t>C5</w:t>
      </w:r>
      <w:r w:rsidR="002B48C9">
        <w:t xml:space="preserve"> also exhibited the lowest variance of the five models</w:t>
      </w:r>
      <w:r w:rsidR="00EF27C8">
        <w:t xml:space="preserve"> (standard deviation = 17.8)</w:t>
      </w:r>
      <w:r w:rsidR="002B48C9">
        <w:t xml:space="preserve">. </w:t>
      </w:r>
    </w:p>
    <w:p w14:paraId="3958310D" w14:textId="718278EF" w:rsidR="00674B42" w:rsidRDefault="00674B42" w:rsidP="00674B42">
      <w:pPr>
        <w:keepNext/>
      </w:pPr>
      <w:r>
        <w:rPr>
          <w:noProof/>
          <w:color w:val="FF0000"/>
        </w:rPr>
        <w:drawing>
          <wp:inline distT="0" distB="0" distL="0" distR="0" wp14:anchorId="71E3BDBE" wp14:editId="1B55E632">
            <wp:extent cx="5701105" cy="3571875"/>
            <wp:effectExtent l="0" t="0" r="0" b="0"/>
            <wp:docPr id="944201572"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01572" name="Picture 3" descr="A diagram of a graph&#10;&#10;Description automatically generated"/>
                    <pic:cNvPicPr/>
                  </pic:nvPicPr>
                  <pic:blipFill rotWithShape="1">
                    <a:blip r:embed="rId19">
                      <a:extLst>
                        <a:ext uri="{28A0092B-C50C-407E-A947-70E740481C1C}">
                          <a14:useLocalDpi xmlns:a14="http://schemas.microsoft.com/office/drawing/2010/main" val="0"/>
                        </a:ext>
                      </a:extLst>
                    </a:blip>
                    <a:srcRect t="10414" b="6057"/>
                    <a:stretch/>
                  </pic:blipFill>
                  <pic:spPr bwMode="auto">
                    <a:xfrm>
                      <a:off x="0" y="0"/>
                      <a:ext cx="5712724" cy="3579155"/>
                    </a:xfrm>
                    <a:prstGeom prst="rect">
                      <a:avLst/>
                    </a:prstGeom>
                    <a:ln>
                      <a:noFill/>
                    </a:ln>
                    <a:extLst>
                      <a:ext uri="{53640926-AAD7-44D8-BBD7-CCE9431645EC}">
                        <a14:shadowObscured xmlns:a14="http://schemas.microsoft.com/office/drawing/2010/main"/>
                      </a:ext>
                    </a:extLst>
                  </pic:spPr>
                </pic:pic>
              </a:graphicData>
            </a:graphic>
          </wp:inline>
        </w:drawing>
      </w:r>
    </w:p>
    <w:p w14:paraId="5C85AA8F" w14:textId="452A83D1" w:rsidR="00414279" w:rsidRPr="00365BD0" w:rsidRDefault="00674B42" w:rsidP="00674B42">
      <w:pPr>
        <w:pStyle w:val="Caption"/>
        <w:rPr>
          <w:b w:val="0"/>
          <w:bCs w:val="0"/>
        </w:rPr>
      </w:pPr>
      <w:bookmarkStart w:id="61" w:name="_Ref143114262"/>
      <w:r>
        <w:t xml:space="preserve">Figure </w:t>
      </w:r>
      <w:fldSimple w:instr=" SEQ Figure \* ARABIC ">
        <w:r>
          <w:rPr>
            <w:noProof/>
          </w:rPr>
          <w:t>2</w:t>
        </w:r>
      </w:fldSimple>
      <w:bookmarkEnd w:id="61"/>
      <w:r>
        <w:t>: Distribution of ADP</w:t>
      </w:r>
      <w:r>
        <w:rPr>
          <w:vertAlign w:val="subscript"/>
        </w:rPr>
        <w:t>A</w:t>
      </w:r>
      <w:r>
        <w:t xml:space="preserve"> district estimates against census results, by ADP</w:t>
      </w:r>
      <w:r>
        <w:rPr>
          <w:vertAlign w:val="subscript"/>
        </w:rPr>
        <w:t>C</w:t>
      </w:r>
      <w:r>
        <w:t xml:space="preserve"> calculation method, Karnataka. </w:t>
      </w:r>
      <w:r w:rsidRPr="00414279">
        <w:rPr>
          <w:b w:val="0"/>
          <w:bCs w:val="0"/>
        </w:rPr>
        <w:t>Percentage difference is calculated the difference</w:t>
      </w:r>
      <w:r w:rsidR="00E80509" w:rsidRPr="00414279">
        <w:rPr>
          <w:b w:val="0"/>
          <w:bCs w:val="0"/>
        </w:rPr>
        <w:t xml:space="preserve"> in percentage points</w:t>
      </w:r>
      <w:r w:rsidRPr="00414279">
        <w:rPr>
          <w:b w:val="0"/>
          <w:bCs w:val="0"/>
        </w:rPr>
        <w:t xml:space="preserve"> between ADP</w:t>
      </w:r>
      <w:r w:rsidRPr="00414279">
        <w:rPr>
          <w:b w:val="0"/>
          <w:bCs w:val="0"/>
          <w:vertAlign w:val="subscript"/>
        </w:rPr>
        <w:t>C</w:t>
      </w:r>
      <w:r w:rsidRPr="00414279">
        <w:rPr>
          <w:b w:val="0"/>
          <w:bCs w:val="0"/>
        </w:rPr>
        <w:t xml:space="preserve"> </w:t>
      </w:r>
      <w:r w:rsidR="00365BD0">
        <w:rPr>
          <w:b w:val="0"/>
          <w:bCs w:val="0"/>
        </w:rPr>
        <w:t>(</w:t>
      </w:r>
      <w:r w:rsidR="00365BD0" w:rsidRPr="00365BD0">
        <w:rPr>
          <w:b w:val="0"/>
          <w:bCs w:val="0"/>
        </w:rPr>
        <w:t>census-estimated agricultural dependent population</w:t>
      </w:r>
      <w:r w:rsidR="00365BD0">
        <w:rPr>
          <w:b w:val="0"/>
          <w:bCs w:val="0"/>
        </w:rPr>
        <w:t xml:space="preserve">) </w:t>
      </w:r>
      <w:r w:rsidRPr="00414279">
        <w:rPr>
          <w:b w:val="0"/>
          <w:bCs w:val="0"/>
        </w:rPr>
        <w:t>as a proportion of total population</w:t>
      </w:r>
      <w:r w:rsidR="00847AA7">
        <w:rPr>
          <w:b w:val="0"/>
          <w:bCs w:val="0"/>
        </w:rPr>
        <w:t xml:space="preserve"> and </w:t>
      </w:r>
      <w:r w:rsidR="00847AA7" w:rsidRPr="00414279">
        <w:rPr>
          <w:b w:val="0"/>
          <w:bCs w:val="0"/>
        </w:rPr>
        <w:t>ADP</w:t>
      </w:r>
      <w:r w:rsidR="00847AA7" w:rsidRPr="00414279">
        <w:rPr>
          <w:b w:val="0"/>
          <w:bCs w:val="0"/>
          <w:vertAlign w:val="subscript"/>
        </w:rPr>
        <w:t>A</w:t>
      </w:r>
      <w:r w:rsidR="00847AA7" w:rsidRPr="00414279">
        <w:rPr>
          <w:b w:val="0"/>
          <w:bCs w:val="0"/>
        </w:rPr>
        <w:t xml:space="preserve"> </w:t>
      </w:r>
      <w:r w:rsidR="00847AA7">
        <w:rPr>
          <w:b w:val="0"/>
          <w:bCs w:val="0"/>
        </w:rPr>
        <w:t>(</w:t>
      </w:r>
      <w:r w:rsidR="00847AA7" w:rsidRPr="00365BD0">
        <w:rPr>
          <w:b w:val="0"/>
          <w:bCs w:val="0"/>
        </w:rPr>
        <w:t>aggregated agricultural dependent population</w:t>
      </w:r>
      <w:r w:rsidR="00847AA7">
        <w:rPr>
          <w:b w:val="0"/>
          <w:bCs w:val="0"/>
        </w:rPr>
        <w:t xml:space="preserve">) </w:t>
      </w:r>
      <w:r w:rsidR="00847AA7" w:rsidRPr="00414279">
        <w:rPr>
          <w:b w:val="0"/>
          <w:bCs w:val="0"/>
        </w:rPr>
        <w:t>as a proportion of total population</w:t>
      </w:r>
      <w:r w:rsidR="00365BD0">
        <w:rPr>
          <w:b w:val="0"/>
          <w:bCs w:val="0"/>
        </w:rPr>
        <w:t>.</w:t>
      </w:r>
      <w:r w:rsidR="006F7D62">
        <w:rPr>
          <w:b w:val="0"/>
          <w:bCs w:val="0"/>
        </w:rPr>
        <w:t xml:space="preserve"> Each point represents a single district. </w:t>
      </w:r>
      <w:r w:rsidR="00365BD0">
        <w:rPr>
          <w:b w:val="0"/>
          <w:bCs w:val="0"/>
          <w:i/>
          <w:iCs/>
        </w:rPr>
        <w:t xml:space="preserve"> </w:t>
      </w:r>
    </w:p>
    <w:p w14:paraId="2CC74267" w14:textId="7FA711A3" w:rsidR="00B72068" w:rsidRDefault="00414279" w:rsidP="00414279">
      <w:pPr>
        <w:jc w:val="left"/>
      </w:pPr>
      <w:r w:rsidRPr="002F02EE">
        <w:rPr>
          <w:color w:val="FF0000"/>
        </w:rPr>
        <w:t>[Paragraph on computation time results]</w:t>
      </w:r>
      <w:r>
        <w:rPr>
          <w:color w:val="FF0000"/>
        </w:rPr>
        <w:t xml:space="preserve"> </w:t>
      </w:r>
      <w:r>
        <w:t xml:space="preserve">Of the three raster input datasets, DW is available at 10m, 100m, and 1km; WorldPop is available at 100m and 1km; and GHS-SMOD is available at 1km resolution. Computation time was tested across </w:t>
      </w:r>
      <w:r w:rsidR="001A0469">
        <w:t>combinations of</w:t>
      </w:r>
      <w:r w:rsidR="00B72068">
        <w:t xml:space="preserve"> 1km and 100m input for DW and WorldPop. As expected, 1km:1km (</w:t>
      </w:r>
      <w:proofErr w:type="spellStart"/>
      <w:proofErr w:type="gramStart"/>
      <w:r w:rsidR="00B72068">
        <w:t>DW:WorldPop</w:t>
      </w:r>
      <w:proofErr w:type="spellEnd"/>
      <w:proofErr w:type="gramEnd"/>
      <w:r w:rsidR="00B72068">
        <w:t>) performed the fastest at [</w:t>
      </w:r>
      <w:r w:rsidR="00B72068" w:rsidRPr="00B72068">
        <w:rPr>
          <w:highlight w:val="yellow"/>
        </w:rPr>
        <w:t>X time</w:t>
      </w:r>
      <w:r w:rsidR="00B72068">
        <w:t>], followed by 1km:100m [</w:t>
      </w:r>
      <w:r w:rsidR="00B72068" w:rsidRPr="00B72068">
        <w:rPr>
          <w:highlight w:val="yellow"/>
        </w:rPr>
        <w:t>X time</w:t>
      </w:r>
      <w:r w:rsidR="00B72068">
        <w:t>], 100m:1km [</w:t>
      </w:r>
      <w:r w:rsidR="00B72068" w:rsidRPr="00B72068">
        <w:rPr>
          <w:highlight w:val="yellow"/>
        </w:rPr>
        <w:t>X time</w:t>
      </w:r>
      <w:r w:rsidR="00B72068">
        <w:t>], and 100m:100m [</w:t>
      </w:r>
      <w:r w:rsidR="00B72068" w:rsidRPr="00B72068">
        <w:rPr>
          <w:highlight w:val="yellow"/>
        </w:rPr>
        <w:t xml:space="preserve">X </w:t>
      </w:r>
      <w:r w:rsidR="00B72068" w:rsidRPr="00B72068">
        <w:rPr>
          <w:highlight w:val="yellow"/>
        </w:rPr>
        <w:lastRenderedPageBreak/>
        <w:t>time</w:t>
      </w:r>
      <w:commentRangeStart w:id="62"/>
      <w:r w:rsidR="00B72068">
        <w:t>].  Although 100m:100m would have the highest accuracy</w:t>
      </w:r>
      <w:commentRangeEnd w:id="62"/>
      <w:r w:rsidR="0064180F">
        <w:rPr>
          <w:rStyle w:val="CommentReference"/>
        </w:rPr>
        <w:commentReference w:id="62"/>
      </w:r>
      <w:r w:rsidR="00B72068">
        <w:t xml:space="preserve">, the exponential increase in computation load rendered it infeasible, within the bounds of this study, for scaling to the national level. Where 100m:1km and 1km:100m had roughly equivalent computation time, </w:t>
      </w:r>
      <w:r w:rsidR="001E55A0">
        <w:t xml:space="preserve">investigation found that reducing DW to a 1km resolution led to a large components of cropland area being removed. </w:t>
      </w:r>
    </w:p>
    <w:p w14:paraId="4D3EA1CF" w14:textId="7E7824EE" w:rsidR="00D17C87" w:rsidRPr="00D17C87" w:rsidRDefault="00D17C87" w:rsidP="00D17C87">
      <w:pPr>
        <w:rPr>
          <w:color w:val="FF0000"/>
        </w:rPr>
      </w:pPr>
      <w:r>
        <w:rPr>
          <w:color w:val="FF0000"/>
        </w:rPr>
        <w:t>[Add discussion of use of feather files to improve speed of processing? I/O operations]</w:t>
      </w:r>
    </w:p>
    <w:p w14:paraId="338DCFC1" w14:textId="622DCB40" w:rsidR="001E55A0" w:rsidRDefault="00293BB1" w:rsidP="00293BB1">
      <w:r>
        <w:t xml:space="preserve">Example of computation time matrix (t3.12): </w:t>
      </w:r>
    </w:p>
    <w:tbl>
      <w:tblPr>
        <w:tblStyle w:val="TableGrid"/>
        <w:tblW w:w="0" w:type="auto"/>
        <w:tblLook w:val="04A0" w:firstRow="1" w:lastRow="0" w:firstColumn="1" w:lastColumn="0" w:noHBand="0" w:noVBand="1"/>
      </w:tblPr>
      <w:tblGrid>
        <w:gridCol w:w="1101"/>
        <w:gridCol w:w="1087"/>
        <w:gridCol w:w="3590"/>
        <w:gridCol w:w="3359"/>
      </w:tblGrid>
      <w:tr w:rsidR="00293BB1" w14:paraId="54EDD6B8" w14:textId="77777777" w:rsidTr="001E55A0">
        <w:tc>
          <w:tcPr>
            <w:tcW w:w="1101" w:type="dxa"/>
            <w:tcBorders>
              <w:bottom w:val="nil"/>
              <w:right w:val="nil"/>
            </w:tcBorders>
          </w:tcPr>
          <w:p w14:paraId="18401A67" w14:textId="6DFFC12C" w:rsidR="00293BB1" w:rsidRPr="001E55A0" w:rsidRDefault="001E55A0" w:rsidP="000913DF">
            <w:pPr>
              <w:pStyle w:val="TableHeaders"/>
            </w:pPr>
            <w:commentRangeStart w:id="63"/>
            <w:r w:rsidRPr="001E55A0">
              <w:t>Data Source</w:t>
            </w:r>
          </w:p>
        </w:tc>
        <w:tc>
          <w:tcPr>
            <w:tcW w:w="850" w:type="dxa"/>
            <w:tcBorders>
              <w:left w:val="nil"/>
            </w:tcBorders>
          </w:tcPr>
          <w:p w14:paraId="44D58A25" w14:textId="6EA05740" w:rsidR="00293BB1" w:rsidRDefault="00293BB1" w:rsidP="000913DF">
            <w:pPr>
              <w:pStyle w:val="TableText"/>
            </w:pPr>
          </w:p>
        </w:tc>
        <w:tc>
          <w:tcPr>
            <w:tcW w:w="6949" w:type="dxa"/>
            <w:gridSpan w:val="2"/>
            <w:vAlign w:val="center"/>
          </w:tcPr>
          <w:p w14:paraId="4F218B67" w14:textId="77777777" w:rsidR="00293BB1" w:rsidRDefault="00293BB1" w:rsidP="000913DF">
            <w:pPr>
              <w:pStyle w:val="TableText"/>
            </w:pPr>
            <w:r>
              <w:t>Dynamic World</w:t>
            </w:r>
            <w:commentRangeEnd w:id="63"/>
            <w:r w:rsidR="000913DF">
              <w:rPr>
                <w:rStyle w:val="CommentReference"/>
                <w:rFonts w:cstheme="minorBidi"/>
                <w:bCs w:val="0"/>
              </w:rPr>
              <w:commentReference w:id="63"/>
            </w:r>
          </w:p>
        </w:tc>
      </w:tr>
      <w:tr w:rsidR="00293BB1" w14:paraId="7A89B8CB" w14:textId="77777777" w:rsidTr="001E55A0">
        <w:tc>
          <w:tcPr>
            <w:tcW w:w="1101" w:type="dxa"/>
            <w:tcBorders>
              <w:top w:val="nil"/>
            </w:tcBorders>
          </w:tcPr>
          <w:p w14:paraId="67C2C6CA" w14:textId="77777777" w:rsidR="00293BB1" w:rsidRDefault="00293BB1" w:rsidP="000913DF">
            <w:pPr>
              <w:pStyle w:val="TableText"/>
            </w:pPr>
          </w:p>
        </w:tc>
        <w:tc>
          <w:tcPr>
            <w:tcW w:w="850" w:type="dxa"/>
          </w:tcPr>
          <w:p w14:paraId="435324B0" w14:textId="5B151D95" w:rsidR="00293BB1" w:rsidRDefault="001E55A0" w:rsidP="000913DF">
            <w:pPr>
              <w:pStyle w:val="TableHeaders"/>
            </w:pPr>
            <w:r>
              <w:t>Spatial resolution</w:t>
            </w:r>
          </w:p>
        </w:tc>
        <w:tc>
          <w:tcPr>
            <w:tcW w:w="3590" w:type="dxa"/>
          </w:tcPr>
          <w:p w14:paraId="67B35797" w14:textId="77777777" w:rsidR="00293BB1" w:rsidRDefault="00293BB1" w:rsidP="000913DF">
            <w:pPr>
              <w:pStyle w:val="TableText"/>
            </w:pPr>
            <w:r>
              <w:t>1km</w:t>
            </w:r>
          </w:p>
        </w:tc>
        <w:tc>
          <w:tcPr>
            <w:tcW w:w="3359" w:type="dxa"/>
          </w:tcPr>
          <w:p w14:paraId="66342C05" w14:textId="77777777" w:rsidR="00293BB1" w:rsidRDefault="00293BB1" w:rsidP="000913DF">
            <w:pPr>
              <w:pStyle w:val="TableText"/>
            </w:pPr>
            <w:r>
              <w:t>100m</w:t>
            </w:r>
          </w:p>
        </w:tc>
      </w:tr>
      <w:tr w:rsidR="00293BB1" w14:paraId="52CCC5EB" w14:textId="77777777" w:rsidTr="001E55A0">
        <w:tc>
          <w:tcPr>
            <w:tcW w:w="1101" w:type="dxa"/>
            <w:vMerge w:val="restart"/>
            <w:vAlign w:val="center"/>
          </w:tcPr>
          <w:p w14:paraId="607A7E19" w14:textId="7D4FE00A" w:rsidR="00293BB1" w:rsidRDefault="00293BB1" w:rsidP="000913DF">
            <w:pPr>
              <w:pStyle w:val="TableText"/>
            </w:pPr>
            <w:r>
              <w:t>WorldPop</w:t>
            </w:r>
          </w:p>
        </w:tc>
        <w:tc>
          <w:tcPr>
            <w:tcW w:w="850" w:type="dxa"/>
          </w:tcPr>
          <w:p w14:paraId="1083430D" w14:textId="36511AB6" w:rsidR="00293BB1" w:rsidRDefault="00293BB1" w:rsidP="000913DF">
            <w:pPr>
              <w:pStyle w:val="TableText"/>
            </w:pPr>
            <w:r>
              <w:t>1km</w:t>
            </w:r>
          </w:p>
        </w:tc>
        <w:tc>
          <w:tcPr>
            <w:tcW w:w="3590" w:type="dxa"/>
          </w:tcPr>
          <w:p w14:paraId="16B01494" w14:textId="77777777" w:rsidR="00293BB1" w:rsidRPr="00293BB1" w:rsidRDefault="00293BB1" w:rsidP="000913DF">
            <w:pPr>
              <w:pStyle w:val="TableText"/>
            </w:pPr>
            <w:r w:rsidRPr="00293BB1">
              <w:t>Mean time</w:t>
            </w:r>
          </w:p>
        </w:tc>
        <w:tc>
          <w:tcPr>
            <w:tcW w:w="3359" w:type="dxa"/>
          </w:tcPr>
          <w:p w14:paraId="10CAE556" w14:textId="347FD0E0" w:rsidR="006D3DA4" w:rsidRPr="006D3DA4" w:rsidRDefault="00AD3911" w:rsidP="000913DF">
            <w:pPr>
              <w:pStyle w:val="TableText"/>
            </w:pPr>
            <w:r>
              <w:t>Karnataka</w:t>
            </w:r>
            <w:r w:rsidR="00D17C87">
              <w:t xml:space="preserve">: </w:t>
            </w:r>
            <w:r w:rsidR="00F756F0">
              <w:t>3</w:t>
            </w:r>
            <w:r>
              <w:t>0 minutes</w:t>
            </w:r>
            <w:r w:rsidR="00F756F0">
              <w:t xml:space="preserve"> + 90 minutes</w:t>
            </w:r>
          </w:p>
        </w:tc>
      </w:tr>
      <w:tr w:rsidR="00293BB1" w14:paraId="11CA3310" w14:textId="77777777" w:rsidTr="001E55A0">
        <w:tc>
          <w:tcPr>
            <w:tcW w:w="1101" w:type="dxa"/>
            <w:vMerge/>
          </w:tcPr>
          <w:p w14:paraId="1BBA6A37" w14:textId="77777777" w:rsidR="00293BB1" w:rsidRDefault="00293BB1" w:rsidP="000913DF">
            <w:pPr>
              <w:pStyle w:val="TableText"/>
            </w:pPr>
          </w:p>
        </w:tc>
        <w:tc>
          <w:tcPr>
            <w:tcW w:w="850" w:type="dxa"/>
          </w:tcPr>
          <w:p w14:paraId="14D1B29F" w14:textId="564477F2" w:rsidR="00293BB1" w:rsidRDefault="00293BB1" w:rsidP="000913DF">
            <w:pPr>
              <w:pStyle w:val="TableText"/>
            </w:pPr>
            <w:r>
              <w:t>100m</w:t>
            </w:r>
          </w:p>
        </w:tc>
        <w:tc>
          <w:tcPr>
            <w:tcW w:w="3590" w:type="dxa"/>
          </w:tcPr>
          <w:p w14:paraId="4BBE46F7" w14:textId="77777777" w:rsidR="00293BB1" w:rsidRPr="00293BB1" w:rsidRDefault="00293BB1" w:rsidP="000913DF">
            <w:pPr>
              <w:pStyle w:val="TableText"/>
            </w:pPr>
            <w:r w:rsidRPr="00293BB1">
              <w:t>Mean time</w:t>
            </w:r>
          </w:p>
        </w:tc>
        <w:tc>
          <w:tcPr>
            <w:tcW w:w="3359" w:type="dxa"/>
          </w:tcPr>
          <w:p w14:paraId="5DB55D53" w14:textId="77777777" w:rsidR="00293BB1" w:rsidRPr="00293BB1" w:rsidRDefault="00293BB1" w:rsidP="000913DF">
            <w:pPr>
              <w:pStyle w:val="TableText"/>
            </w:pPr>
            <w:r w:rsidRPr="00293BB1">
              <w:t>Mean time</w:t>
            </w:r>
          </w:p>
        </w:tc>
      </w:tr>
    </w:tbl>
    <w:p w14:paraId="3E40F06A" w14:textId="77777777" w:rsidR="00816249" w:rsidRDefault="00816249" w:rsidP="00816249"/>
    <w:p w14:paraId="580EE431" w14:textId="3DA11EA5" w:rsidR="00DF3FF5" w:rsidRDefault="00DF3FF5" w:rsidP="00DF3FF5">
      <w:pPr>
        <w:pStyle w:val="Heading3"/>
        <w:numPr>
          <w:ilvl w:val="1"/>
          <w:numId w:val="22"/>
        </w:numPr>
      </w:pPr>
      <w:bookmarkStart w:id="64" w:name="_Toc143291908"/>
      <w:r>
        <w:t>Buffer iteration</w:t>
      </w:r>
      <w:bookmarkEnd w:id="64"/>
    </w:p>
    <w:p w14:paraId="6E04F600" w14:textId="5EECF89D" w:rsidR="00DF3FF5" w:rsidRDefault="00DF3FF5" w:rsidP="00DF3FF5">
      <w:pPr>
        <w:rPr>
          <w:color w:val="FF0000"/>
        </w:rPr>
      </w:pPr>
      <w:r w:rsidRPr="00DF3FF5">
        <w:rPr>
          <w:color w:val="FF0000"/>
        </w:rPr>
        <w:t>[Introduce results of buffer process for Karnataka]</w:t>
      </w:r>
    </w:p>
    <w:p w14:paraId="61E67D98" w14:textId="77777777" w:rsidR="00F55285" w:rsidRDefault="00F55285" w:rsidP="00DF3FF5">
      <w:pPr>
        <w:rPr>
          <w:color w:val="FF0000"/>
        </w:rPr>
      </w:pPr>
    </w:p>
    <w:p w14:paraId="649A6F34" w14:textId="1B4A60E0" w:rsidR="00DF3FF5" w:rsidRDefault="00DF3FF5" w:rsidP="00DF3FF5">
      <w:pPr>
        <w:pStyle w:val="Heading3"/>
        <w:numPr>
          <w:ilvl w:val="1"/>
          <w:numId w:val="22"/>
        </w:numPr>
      </w:pPr>
      <w:bookmarkStart w:id="65" w:name="_Toc143291909"/>
      <w:r>
        <w:t>Scale method to India</w:t>
      </w:r>
      <w:bookmarkEnd w:id="65"/>
    </w:p>
    <w:p w14:paraId="441601A8" w14:textId="2F76122E" w:rsidR="00DF3FF5" w:rsidRPr="00DF3FF5" w:rsidRDefault="00DF3FF5" w:rsidP="00DF3FF5">
      <w:r>
        <w:t>Text</w:t>
      </w:r>
    </w:p>
    <w:p w14:paraId="41FA27D9" w14:textId="1D0F42B0" w:rsidR="002F02EE" w:rsidRDefault="00B36FFC" w:rsidP="006204CC">
      <w:pPr>
        <w:jc w:val="left"/>
      </w:pPr>
      <w:r>
        <w:rPr>
          <w:noProof/>
        </w:rPr>
        <w:lastRenderedPageBreak/>
        <w:drawing>
          <wp:anchor distT="0" distB="0" distL="114300" distR="114300" simplePos="0" relativeHeight="251665408" behindDoc="0" locked="0" layoutInCell="1" allowOverlap="1" wp14:anchorId="6D7E0CD0" wp14:editId="28082843">
            <wp:simplePos x="0" y="0"/>
            <wp:positionH relativeFrom="margin">
              <wp:align>center</wp:align>
            </wp:positionH>
            <wp:positionV relativeFrom="paragraph">
              <wp:posOffset>0</wp:posOffset>
            </wp:positionV>
            <wp:extent cx="4699000" cy="5626722"/>
            <wp:effectExtent l="0" t="0" r="0" b="0"/>
            <wp:wrapTopAndBottom/>
            <wp:docPr id="15241407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40727" name="Picture 1" descr="A screenshot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9000" cy="5626722"/>
                    </a:xfrm>
                    <a:prstGeom prst="rect">
                      <a:avLst/>
                    </a:prstGeom>
                  </pic:spPr>
                </pic:pic>
              </a:graphicData>
            </a:graphic>
          </wp:anchor>
        </w:drawing>
      </w:r>
    </w:p>
    <w:p w14:paraId="6462D5A8" w14:textId="10B137FC" w:rsidR="003A197A" w:rsidRPr="003A197A" w:rsidRDefault="003A197A" w:rsidP="006204CC">
      <w:pPr>
        <w:jc w:val="left"/>
        <w:rPr>
          <w:noProof/>
          <w:color w:val="FF0000"/>
        </w:rPr>
      </w:pPr>
      <w:r w:rsidRPr="003A197A">
        <w:rPr>
          <w:noProof/>
          <w:color w:val="FF0000"/>
        </w:rPr>
        <w:t>[Insert Figure of ADP box plots; consider adding legend to boxplot that specifies a shorthand definition of each ADP]</w:t>
      </w:r>
    </w:p>
    <w:p w14:paraId="425B5DEC" w14:textId="77777777" w:rsidR="00D731B5" w:rsidRDefault="00D731B5" w:rsidP="006204CC">
      <w:pPr>
        <w:jc w:val="left"/>
        <w:rPr>
          <w:noProof/>
        </w:rPr>
        <w:sectPr w:rsidR="00D731B5">
          <w:headerReference w:type="default" r:id="rId21"/>
          <w:pgSz w:w="11906" w:h="16838"/>
          <w:pgMar w:top="1440" w:right="1440" w:bottom="1440" w:left="1440" w:header="708" w:footer="708" w:gutter="0"/>
          <w:cols w:space="708"/>
          <w:docGrid w:linePitch="360"/>
        </w:sectPr>
      </w:pPr>
    </w:p>
    <w:p w14:paraId="68C57633" w14:textId="02D0432E" w:rsidR="007A3944" w:rsidRDefault="00BC5C2A" w:rsidP="006204CC">
      <w:pPr>
        <w:jc w:val="left"/>
        <w:rPr>
          <w:noProof/>
        </w:rPr>
      </w:pPr>
      <w:r>
        <w:rPr>
          <w:noProof/>
        </w:rPr>
        <w:lastRenderedPageBreak/>
        <w:drawing>
          <wp:anchor distT="0" distB="0" distL="114300" distR="114300" simplePos="0" relativeHeight="251656192" behindDoc="1" locked="0" layoutInCell="1" allowOverlap="1" wp14:anchorId="302308BD" wp14:editId="30402263">
            <wp:simplePos x="0" y="0"/>
            <wp:positionH relativeFrom="column">
              <wp:posOffset>2787015</wp:posOffset>
            </wp:positionH>
            <wp:positionV relativeFrom="paragraph">
              <wp:posOffset>2540</wp:posOffset>
            </wp:positionV>
            <wp:extent cx="2940685" cy="4368800"/>
            <wp:effectExtent l="0" t="0" r="0" b="0"/>
            <wp:wrapTight wrapText="bothSides">
              <wp:wrapPolygon edited="0">
                <wp:start x="0" y="0"/>
                <wp:lineTo x="0" y="21474"/>
                <wp:lineTo x="21409" y="21474"/>
                <wp:lineTo x="21409" y="0"/>
                <wp:lineTo x="0" y="0"/>
              </wp:wrapPolygon>
            </wp:wrapTight>
            <wp:docPr id="615295381" name="Picture 3" descr="A green and black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95381" name="Picture 3" descr="A green and black map&#10;&#10;Description automatically generated"/>
                    <pic:cNvPicPr/>
                  </pic:nvPicPr>
                  <pic:blipFill rotWithShape="1">
                    <a:blip r:embed="rId22" cstate="print">
                      <a:extLst>
                        <a:ext uri="{28A0092B-C50C-407E-A947-70E740481C1C}">
                          <a14:useLocalDpi xmlns:a14="http://schemas.microsoft.com/office/drawing/2010/main" val="0"/>
                        </a:ext>
                      </a:extLst>
                    </a:blip>
                    <a:srcRect r="56231" b="7497"/>
                    <a:stretch/>
                  </pic:blipFill>
                  <pic:spPr bwMode="auto">
                    <a:xfrm>
                      <a:off x="0" y="0"/>
                      <a:ext cx="2940685" cy="436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162EAD52" wp14:editId="2773FEF1">
            <wp:simplePos x="0" y="0"/>
            <wp:positionH relativeFrom="column">
              <wp:posOffset>5697220</wp:posOffset>
            </wp:positionH>
            <wp:positionV relativeFrom="paragraph">
              <wp:posOffset>22860</wp:posOffset>
            </wp:positionV>
            <wp:extent cx="3245572" cy="4723200"/>
            <wp:effectExtent l="0" t="0" r="0" b="0"/>
            <wp:wrapTight wrapText="bothSides">
              <wp:wrapPolygon edited="0">
                <wp:start x="0" y="0"/>
                <wp:lineTo x="0" y="21519"/>
                <wp:lineTo x="21427" y="21519"/>
                <wp:lineTo x="21427" y="0"/>
                <wp:lineTo x="0" y="0"/>
              </wp:wrapPolygon>
            </wp:wrapTight>
            <wp:docPr id="1035223745" name="Picture 4" descr="A pink and black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23745" name="Picture 4" descr="A pink and black map&#10;&#10;Description automatically generated"/>
                    <pic:cNvPicPr/>
                  </pic:nvPicPr>
                  <pic:blipFill rotWithShape="1">
                    <a:blip r:embed="rId23" cstate="print">
                      <a:extLst>
                        <a:ext uri="{28A0092B-C50C-407E-A947-70E740481C1C}">
                          <a14:useLocalDpi xmlns:a14="http://schemas.microsoft.com/office/drawing/2010/main" val="0"/>
                        </a:ext>
                      </a:extLst>
                    </a:blip>
                    <a:srcRect l="1551" r="50144"/>
                    <a:stretch/>
                  </pic:blipFill>
                  <pic:spPr bwMode="auto">
                    <a:xfrm>
                      <a:off x="0" y="0"/>
                      <a:ext cx="3245572" cy="472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0C7E">
        <w:rPr>
          <w:noProof/>
        </w:rPr>
        <w:drawing>
          <wp:anchor distT="0" distB="0" distL="114300" distR="114300" simplePos="0" relativeHeight="251653120" behindDoc="1" locked="0" layoutInCell="1" allowOverlap="1" wp14:anchorId="02FE2B98" wp14:editId="44DB6861">
            <wp:simplePos x="0" y="0"/>
            <wp:positionH relativeFrom="column">
              <wp:posOffset>-114300</wp:posOffset>
            </wp:positionH>
            <wp:positionV relativeFrom="paragraph">
              <wp:posOffset>22860</wp:posOffset>
            </wp:positionV>
            <wp:extent cx="2932925" cy="4723200"/>
            <wp:effectExtent l="0" t="0" r="0" b="0"/>
            <wp:wrapTight wrapText="bothSides">
              <wp:wrapPolygon edited="0">
                <wp:start x="0" y="0"/>
                <wp:lineTo x="0" y="21519"/>
                <wp:lineTo x="21469" y="21519"/>
                <wp:lineTo x="21469" y="0"/>
                <wp:lineTo x="0" y="0"/>
              </wp:wrapPolygon>
            </wp:wrapTight>
            <wp:docPr id="1964515800"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15800" name="Picture 1" descr="A map of a city&#10;&#10;Description automatically generated"/>
                    <pic:cNvPicPr/>
                  </pic:nvPicPr>
                  <pic:blipFill rotWithShape="1">
                    <a:blip r:embed="rId24" cstate="print">
                      <a:extLst>
                        <a:ext uri="{28A0092B-C50C-407E-A947-70E740481C1C}">
                          <a14:useLocalDpi xmlns:a14="http://schemas.microsoft.com/office/drawing/2010/main" val="0"/>
                        </a:ext>
                      </a:extLst>
                    </a:blip>
                    <a:srcRect r="56348"/>
                    <a:stretch/>
                  </pic:blipFill>
                  <pic:spPr bwMode="auto">
                    <a:xfrm>
                      <a:off x="0" y="0"/>
                      <a:ext cx="2932925" cy="472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62FC50B9">
          <v:shapetype id="_x0000_t202" coordsize="21600,21600" o:spt="202" path="m,l,21600r21600,l21600,xe">
            <v:stroke joinstyle="miter"/>
            <v:path gradientshapeok="t" o:connecttype="rect"/>
          </v:shapetype>
          <v:shape id="_x0000_s1026" type="#_x0000_t202" style="position:absolute;margin-left:.5pt;margin-top:381.3pt;width:695.25pt;height:23.5pt;z-index:251659776;mso-position-horizontal-relative:text;mso-position-vertical-relative:text" wrapcoords="-72 0 -72 21000 21600 21000 21600 0 -72 0" stroked="f">
            <v:textbox style="mso-next-textbox:#_x0000_s1026;mso-fit-shape-to-text:t" inset="0,0,0,0">
              <w:txbxContent>
                <w:p w14:paraId="04B1BFBF" w14:textId="04BE62B5" w:rsidR="0034166C" w:rsidRPr="008A7FB3" w:rsidRDefault="0034166C" w:rsidP="0034166C">
                  <w:pPr>
                    <w:pStyle w:val="Caption"/>
                    <w:rPr>
                      <w:noProof/>
                    </w:rPr>
                  </w:pPr>
                  <w:bookmarkStart w:id="66" w:name="_Ref143009488"/>
                  <w:r>
                    <w:t xml:space="preserve">Figure </w:t>
                  </w:r>
                  <w:fldSimple w:instr=" SEQ Figure \* ARABIC ">
                    <w:r w:rsidR="00674B42">
                      <w:rPr>
                        <w:noProof/>
                      </w:rPr>
                      <w:t>3</w:t>
                    </w:r>
                  </w:fldSimple>
                  <w:bookmarkEnd w:id="66"/>
                  <w:r>
                    <w:t xml:space="preserve">: Placeholder for triptych of </w:t>
                  </w:r>
                  <w:r w:rsidR="000345B5">
                    <w:t>(a) Population, (b) Cropland, and (c) Rural areas</w:t>
                  </w:r>
                  <w:r w:rsidR="002205B3">
                    <w:t>, State of Karnataka, India</w:t>
                  </w:r>
                  <w:r w:rsidR="000345B5">
                    <w:t xml:space="preserve">. </w:t>
                  </w:r>
                </w:p>
              </w:txbxContent>
            </v:textbox>
            <w10:wrap type="tight"/>
          </v:shape>
        </w:pict>
      </w:r>
    </w:p>
    <w:p w14:paraId="2A910D9C" w14:textId="58001A7E" w:rsidR="0034166C" w:rsidRDefault="0034166C" w:rsidP="006204CC">
      <w:pPr>
        <w:jc w:val="left"/>
        <w:rPr>
          <w:noProof/>
        </w:rPr>
        <w:sectPr w:rsidR="0034166C" w:rsidSect="0090568D">
          <w:pgSz w:w="16838" w:h="11906" w:orient="landscape"/>
          <w:pgMar w:top="1440" w:right="1440" w:bottom="1440" w:left="1440" w:header="708" w:footer="708" w:gutter="0"/>
          <w:cols w:space="708"/>
          <w:docGrid w:linePitch="360"/>
        </w:sectPr>
      </w:pPr>
    </w:p>
    <w:p w14:paraId="0179B8EB" w14:textId="77777777" w:rsidR="0035648D" w:rsidRDefault="0035648D" w:rsidP="0035648D">
      <w:pPr>
        <w:pStyle w:val="Heading2"/>
        <w:numPr>
          <w:ilvl w:val="0"/>
          <w:numId w:val="22"/>
        </w:numPr>
        <w:rPr>
          <w:noProof/>
        </w:rPr>
      </w:pPr>
      <w:bookmarkStart w:id="67" w:name="_Toc143291910"/>
      <w:r>
        <w:rPr>
          <w:noProof/>
        </w:rPr>
        <w:lastRenderedPageBreak/>
        <w:t>Discussion</w:t>
      </w:r>
      <w:bookmarkEnd w:id="67"/>
    </w:p>
    <w:p w14:paraId="6038CBFE" w14:textId="77777777" w:rsidR="0035648D" w:rsidRDefault="0035648D" w:rsidP="0035648D">
      <w:pPr>
        <w:rPr>
          <w:noProof/>
        </w:rPr>
      </w:pPr>
      <w:r>
        <w:rPr>
          <w:noProof/>
        </w:rPr>
        <w:t>Introduction text for section; breakdown + summary</w:t>
      </w:r>
    </w:p>
    <w:p w14:paraId="2255B9F5" w14:textId="60C2748E" w:rsidR="00667D87" w:rsidRDefault="00B31842" w:rsidP="00667D87">
      <w:pPr>
        <w:pStyle w:val="Heading3"/>
        <w:numPr>
          <w:ilvl w:val="1"/>
          <w:numId w:val="22"/>
        </w:numPr>
        <w:rPr>
          <w:noProof/>
        </w:rPr>
      </w:pPr>
      <w:bookmarkStart w:id="68" w:name="_Toc143291911"/>
      <w:r>
        <w:rPr>
          <w:noProof/>
        </w:rPr>
        <w:t>Establishing method parameters</w:t>
      </w:r>
      <w:bookmarkEnd w:id="68"/>
    </w:p>
    <w:p w14:paraId="41771CCA" w14:textId="19936681" w:rsidR="00B31842" w:rsidRDefault="00B31842" w:rsidP="00EF27C8">
      <w:r w:rsidRPr="00667D87">
        <w:rPr>
          <w:color w:val="FF0000"/>
        </w:rPr>
        <w:t>[</w:t>
      </w:r>
      <w:r>
        <w:rPr>
          <w:color w:val="FF0000"/>
        </w:rPr>
        <w:t xml:space="preserve">Paragraph topic: Why was ADPc5 selected for the scaled method?] </w:t>
      </w:r>
      <w:r>
        <w:t>ADP</w:t>
      </w:r>
      <w:r w:rsidRPr="00EF27C8">
        <w:rPr>
          <w:vertAlign w:val="subscript"/>
        </w:rPr>
        <w:t>C5</w:t>
      </w:r>
      <w:r>
        <w:t xml:space="preserve"> selected as the most appropriate method to scale.</w:t>
      </w:r>
    </w:p>
    <w:p w14:paraId="65854D7F" w14:textId="48752387" w:rsidR="00B31842" w:rsidRDefault="00B31842" w:rsidP="00EF27C8">
      <w:r w:rsidRPr="00667D87">
        <w:rPr>
          <w:color w:val="FF0000"/>
        </w:rPr>
        <w:t>[Discussion points]</w:t>
      </w:r>
      <w:r>
        <w:rPr>
          <w:color w:val="FF0000"/>
        </w:rPr>
        <w:t xml:space="preserve"> </w:t>
      </w:r>
      <w:r>
        <w:t xml:space="preserve">Computation time and considerations of input resolutions. </w:t>
      </w:r>
    </w:p>
    <w:p w14:paraId="0D4AD16A" w14:textId="6197F264" w:rsidR="00B31842" w:rsidRPr="00B31842" w:rsidRDefault="00B31842" w:rsidP="00B31842">
      <w:pPr>
        <w:pStyle w:val="Heading3"/>
        <w:numPr>
          <w:ilvl w:val="1"/>
          <w:numId w:val="22"/>
        </w:numPr>
      </w:pPr>
      <w:bookmarkStart w:id="69" w:name="_Toc143291912"/>
      <w:r>
        <w:t>Interpreting buffer radius</w:t>
      </w:r>
      <w:bookmarkEnd w:id="69"/>
    </w:p>
    <w:p w14:paraId="53FF83A5" w14:textId="77777777" w:rsidR="00EF27C8" w:rsidRDefault="00EF27C8" w:rsidP="00EF27C8">
      <w:r w:rsidRPr="00667D87">
        <w:rPr>
          <w:color w:val="FF0000"/>
        </w:rPr>
        <w:t>[</w:t>
      </w:r>
      <w:r>
        <w:rPr>
          <w:color w:val="FF0000"/>
        </w:rPr>
        <w:t>Paragraph topic: outlining the major assumptions of the methodology, and how this impacts interpretation</w:t>
      </w:r>
      <w:r w:rsidRPr="00667D87">
        <w:rPr>
          <w:color w:val="FF0000"/>
        </w:rPr>
        <w:t>]</w:t>
      </w:r>
      <w:r>
        <w:rPr>
          <w:color w:val="FF0000"/>
        </w:rPr>
        <w:t xml:space="preserve"> </w:t>
      </w:r>
      <w:r w:rsidR="00667D87">
        <w:t>Be clear on the 2 major assumptions of the methodology and results:</w:t>
      </w:r>
    </w:p>
    <w:p w14:paraId="4E565E4E" w14:textId="77777777" w:rsidR="00EF27C8" w:rsidRDefault="00667D87" w:rsidP="00EF27C8">
      <w:pPr>
        <w:pStyle w:val="ListParagraph"/>
        <w:numPr>
          <w:ilvl w:val="0"/>
          <w:numId w:val="32"/>
        </w:numPr>
      </w:pPr>
      <w:r>
        <w:t>The agricultural dependent population are geographically proximal to cropland areas, where they source their livelihoods.</w:t>
      </w:r>
    </w:p>
    <w:p w14:paraId="17C13CFB" w14:textId="359FCBB3" w:rsidR="00667D87" w:rsidRDefault="00667D87" w:rsidP="00EF27C8">
      <w:pPr>
        <w:pStyle w:val="ListParagraph"/>
        <w:numPr>
          <w:ilvl w:val="0"/>
          <w:numId w:val="32"/>
        </w:numPr>
      </w:pPr>
      <w:r>
        <w:t xml:space="preserve">The agricultural dependent population </w:t>
      </w:r>
      <w:r w:rsidRPr="00EF27C8">
        <w:rPr>
          <w:u w:val="single"/>
        </w:rPr>
        <w:t>do not</w:t>
      </w:r>
      <w:r>
        <w:t xml:space="preserve"> reside in high density urban areas, as these areas are unlikely to be proximal to cropland (point 1). Realistically, it is acknowledged that a fraction of ADP may reside in high density urban</w:t>
      </w:r>
      <w:r w:rsidR="00E96426">
        <w:t xml:space="preserve"> areas</w:t>
      </w:r>
      <w:r>
        <w:t xml:space="preserve">, but this fraction is so small that it </w:t>
      </w:r>
      <w:r w:rsidR="00E96426">
        <w:t xml:space="preserve">does not meaningfully impact the analysis. </w:t>
      </w:r>
    </w:p>
    <w:p w14:paraId="0BEF8CD7" w14:textId="6E028239" w:rsidR="00667D87" w:rsidRDefault="00EF27C8" w:rsidP="00EF27C8">
      <w:r w:rsidRPr="00667D87">
        <w:rPr>
          <w:color w:val="FF0000"/>
        </w:rPr>
        <w:t>[</w:t>
      </w:r>
      <w:r>
        <w:rPr>
          <w:color w:val="FF0000"/>
        </w:rPr>
        <w:t>Paragraph topic: Interpreting buffer radius</w:t>
      </w:r>
      <w:r w:rsidRPr="00667D87">
        <w:rPr>
          <w:color w:val="FF0000"/>
        </w:rPr>
        <w:t>]</w:t>
      </w:r>
      <w:r>
        <w:rPr>
          <w:color w:val="FF0000"/>
        </w:rPr>
        <w:t xml:space="preserve"> </w:t>
      </w:r>
      <w:r w:rsidR="00667D87">
        <w:t>How should we interpret different buffer radius? Comes back to the central assumption</w:t>
      </w:r>
      <w:r w:rsidR="00E96426">
        <w:t xml:space="preserve">s above; a large radius in either direction (positive or negative) challenges the validity of these assumptions. </w:t>
      </w:r>
      <w:r w:rsidR="0011423B">
        <w:t xml:space="preserve">If a radius is very large, </w:t>
      </w:r>
      <w:r w:rsidR="00DC09F8">
        <w:t xml:space="preserve">it suggests that the ADP travel long distances to their place of work and are therefore not proximal to cropland (to a certain extent). If the radius is very subtractive, it suggests that population on the edge of cropland zones are not ADP, and that there are therefore large areas of cropland where the population is systematically non-agricultural. Neither of these are likely to be </w:t>
      </w:r>
      <w:r w:rsidR="007A63CC">
        <w:t>true, and</w:t>
      </w:r>
      <w:r w:rsidR="00DC09F8">
        <w:t xml:space="preserve"> so interpretation must be cautious. </w:t>
      </w:r>
    </w:p>
    <w:p w14:paraId="2253C23A" w14:textId="645C9AE0" w:rsidR="007A63CC" w:rsidRDefault="007A63CC" w:rsidP="00EF27C8">
      <w:r>
        <w:t xml:space="preserve">Should also look for case examples of areas with a large radius close to large urban centres; are there districts where a buffer skips over or ‘engulfs’ an urban area? What would this suggest? </w:t>
      </w:r>
    </w:p>
    <w:p w14:paraId="557408C9" w14:textId="58F6E578" w:rsidR="0081630C" w:rsidRPr="00667D87" w:rsidRDefault="0081630C" w:rsidP="00EF27C8">
      <w:r>
        <w:t xml:space="preserve">Link results to action – how are the results useful for the stated goals? What would they mean for policy makers? </w:t>
      </w:r>
    </w:p>
    <w:p w14:paraId="4103DC06" w14:textId="12C18B27" w:rsidR="0035648D" w:rsidRDefault="0035648D" w:rsidP="0035648D">
      <w:pPr>
        <w:pStyle w:val="Heading3"/>
        <w:numPr>
          <w:ilvl w:val="1"/>
          <w:numId w:val="22"/>
        </w:numPr>
        <w:rPr>
          <w:noProof/>
        </w:rPr>
      </w:pPr>
      <w:bookmarkStart w:id="70" w:name="_Toc143291913"/>
      <w:r>
        <w:rPr>
          <w:noProof/>
        </w:rPr>
        <w:t>Limitations</w:t>
      </w:r>
      <w:bookmarkEnd w:id="70"/>
    </w:p>
    <w:p w14:paraId="51B11D65" w14:textId="27F07607" w:rsidR="0035648D" w:rsidRDefault="00CD404E" w:rsidP="0035648D">
      <w:pPr>
        <w:rPr>
          <w:color w:val="FF0000"/>
        </w:rPr>
      </w:pPr>
      <w:r>
        <w:rPr>
          <w:color w:val="FF0000"/>
        </w:rPr>
        <w:t>[Discussion points]:</w:t>
      </w:r>
    </w:p>
    <w:p w14:paraId="4E8FDD29" w14:textId="10C22E26" w:rsidR="004A0F3C" w:rsidRDefault="00CD404E" w:rsidP="004A0F3C">
      <w:pPr>
        <w:pStyle w:val="ListParagraph"/>
        <w:numPr>
          <w:ilvl w:val="0"/>
          <w:numId w:val="29"/>
        </w:numPr>
      </w:pPr>
      <w:r w:rsidRPr="00667D87">
        <w:t>Proxy calculation for ADP</w:t>
      </w:r>
      <w:r w:rsidRPr="00667D87">
        <w:rPr>
          <w:vertAlign w:val="subscript"/>
        </w:rPr>
        <w:t>C5</w:t>
      </w:r>
      <w:r w:rsidRPr="00667D87">
        <w:t xml:space="preserve">; could improve this by finding the average household composition or number of dependents for agricultural labourers (as opposed to the </w:t>
      </w:r>
      <w:r w:rsidRPr="00667D87">
        <w:lastRenderedPageBreak/>
        <w:t xml:space="preserve">crude ratio of workers to non-workers), Could further break this down to improve accuracy: is the </w:t>
      </w:r>
      <w:r w:rsidR="00D43827" w:rsidRPr="00667D87">
        <w:t>ratio</w:t>
      </w:r>
      <w:r w:rsidRPr="00667D87">
        <w:t xml:space="preserve"> different for main/marginal workers? Is the</w:t>
      </w:r>
      <w:r w:rsidR="00D43827" w:rsidRPr="00667D87">
        <w:t xml:space="preserve"> ratio different for different age groups (likely)</w:t>
      </w:r>
    </w:p>
    <w:p w14:paraId="767DD290" w14:textId="24092B65" w:rsidR="00A40C21" w:rsidRDefault="00A40C21" w:rsidP="00CD404E">
      <w:pPr>
        <w:pStyle w:val="ListParagraph"/>
        <w:numPr>
          <w:ilvl w:val="0"/>
          <w:numId w:val="29"/>
        </w:numPr>
      </w:pPr>
      <w:r>
        <w:t xml:space="preserve">Extending on point above; the purpose of this study is not to interrogate the definition of ADP. Rather, a method is tested and presented that is open to modification in the presence of a more sophisticated definition or calculation of ADP. </w:t>
      </w:r>
    </w:p>
    <w:p w14:paraId="013C15D3" w14:textId="70D0E2FB" w:rsidR="004A0F3C" w:rsidRPr="00667D87" w:rsidRDefault="004A0F3C" w:rsidP="00CD404E">
      <w:pPr>
        <w:pStyle w:val="ListParagraph"/>
        <w:numPr>
          <w:ilvl w:val="0"/>
          <w:numId w:val="29"/>
        </w:numPr>
      </w:pPr>
      <w:r>
        <w:t xml:space="preserve">Add paragraph more generally on the limitations of population data (see Freire et al. 2020); population statistics suffer from uncertainty that is often poorly understood or overlooked. These errors can propagate and impact the results of downstream analyses. </w:t>
      </w:r>
    </w:p>
    <w:p w14:paraId="7239B8C7" w14:textId="763033E0" w:rsidR="00984659" w:rsidRDefault="00D43827" w:rsidP="00984659">
      <w:pPr>
        <w:pStyle w:val="ListParagraph"/>
        <w:numPr>
          <w:ilvl w:val="0"/>
          <w:numId w:val="29"/>
        </w:numPr>
      </w:pPr>
      <w:r w:rsidRPr="00667D87">
        <w:t xml:space="preserve">Temporal alignment: DynamicWorld is only available as far back as 2015, whereas the other datasets are aligned with the Census year (2011). This difference likely to have some effect, due to the rapid scale of growth/development in India as a whole – would lead to considerable differences in cropland areas over the </w:t>
      </w:r>
      <w:r w:rsidR="00667D87" w:rsidRPr="00667D87">
        <w:t>four-year</w:t>
      </w:r>
      <w:r w:rsidRPr="00667D87">
        <w:t xml:space="preserve"> period. </w:t>
      </w:r>
    </w:p>
    <w:p w14:paraId="4FCE3D12" w14:textId="340C8650" w:rsidR="00984659" w:rsidRDefault="00984659" w:rsidP="00984659">
      <w:pPr>
        <w:pStyle w:val="Heading3"/>
        <w:numPr>
          <w:ilvl w:val="1"/>
          <w:numId w:val="22"/>
        </w:numPr>
      </w:pPr>
      <w:bookmarkStart w:id="71" w:name="_Toc143291914"/>
      <w:r>
        <w:t>Utilising these findings in practice</w:t>
      </w:r>
      <w:bookmarkEnd w:id="71"/>
    </w:p>
    <w:p w14:paraId="5D2C9592" w14:textId="5975AB0E" w:rsidR="001E3495" w:rsidRPr="001E3495" w:rsidRDefault="00984659" w:rsidP="001E3495">
      <w:pPr>
        <w:rPr>
          <w:color w:val="FF0000"/>
        </w:rPr>
      </w:pPr>
      <w:r>
        <w:t xml:space="preserve">Understanding where people live, and the social and economic characteristics of those populations, is core to providing adequate, efficient, and targeted services and investment. </w:t>
      </w:r>
    </w:p>
    <w:p w14:paraId="211815E4" w14:textId="77777777" w:rsidR="00984659" w:rsidRPr="00984659" w:rsidRDefault="00984659" w:rsidP="00984659"/>
    <w:p w14:paraId="68652B0C" w14:textId="44886E7F" w:rsidR="0035648D" w:rsidRDefault="0035648D" w:rsidP="00CD404E">
      <w:pPr>
        <w:rPr>
          <w:rFonts w:eastAsiaTheme="majorEastAsia"/>
          <w:noProof/>
        </w:rPr>
      </w:pPr>
      <w:r>
        <w:rPr>
          <w:noProof/>
        </w:rPr>
        <w:br w:type="page"/>
      </w:r>
    </w:p>
    <w:p w14:paraId="76C5DF94" w14:textId="1DAF47E0" w:rsidR="003A197A" w:rsidRDefault="00414279" w:rsidP="00414279">
      <w:pPr>
        <w:pStyle w:val="Heading2"/>
        <w:rPr>
          <w:noProof/>
        </w:rPr>
      </w:pPr>
      <w:bookmarkStart w:id="72" w:name="_Toc143291915"/>
      <w:r>
        <w:rPr>
          <w:noProof/>
        </w:rPr>
        <w:lastRenderedPageBreak/>
        <w:t>Appendix</w:t>
      </w:r>
      <w:bookmarkEnd w:id="72"/>
    </w:p>
    <w:p w14:paraId="03C1DAAA" w14:textId="77777777" w:rsidR="00414279" w:rsidRDefault="00414279" w:rsidP="00414279"/>
    <w:p w14:paraId="58D3FD76" w14:textId="2AEA413B" w:rsidR="00414279" w:rsidRDefault="00414279" w:rsidP="00414279">
      <w:r w:rsidRPr="00414279">
        <w:rPr>
          <w:highlight w:val="yellow"/>
        </w:rPr>
        <w:t>TEST: Formatting of figure with table side-by-side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6"/>
        <w:gridCol w:w="2456"/>
      </w:tblGrid>
      <w:tr w:rsidR="00414279" w14:paraId="325F5D2E" w14:textId="77777777" w:rsidTr="00E83D62">
        <w:tc>
          <w:tcPr>
            <w:tcW w:w="6345" w:type="dxa"/>
          </w:tcPr>
          <w:p w14:paraId="1B9F1B0C" w14:textId="77777777" w:rsidR="00414279" w:rsidRDefault="00414279" w:rsidP="0019111A">
            <w:pPr>
              <w:keepNext/>
            </w:pPr>
            <w:r>
              <w:rPr>
                <w:noProof/>
                <w:color w:val="FF0000"/>
              </w:rPr>
              <w:drawing>
                <wp:inline distT="0" distB="0" distL="0" distR="0" wp14:anchorId="0F867D4A" wp14:editId="38C51EB1">
                  <wp:extent cx="4171950" cy="2995790"/>
                  <wp:effectExtent l="0" t="0" r="0" b="0"/>
                  <wp:docPr id="1191747601" name="Picture 119174760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01572" name="Picture 3" descr="A diagram of a graph&#10;&#10;Description automatically generated"/>
                          <pic:cNvPicPr/>
                        </pic:nvPicPr>
                        <pic:blipFill rotWithShape="1">
                          <a:blip r:embed="rId19">
                            <a:extLst>
                              <a:ext uri="{28A0092B-C50C-407E-A947-70E740481C1C}">
                                <a14:useLocalDpi xmlns:a14="http://schemas.microsoft.com/office/drawing/2010/main" val="0"/>
                              </a:ext>
                            </a:extLst>
                          </a:blip>
                          <a:srcRect l="4621" t="10414" r="8129" b="6057"/>
                          <a:stretch/>
                        </pic:blipFill>
                        <pic:spPr bwMode="auto">
                          <a:xfrm>
                            <a:off x="0" y="0"/>
                            <a:ext cx="4181807" cy="3002868"/>
                          </a:xfrm>
                          <a:prstGeom prst="rect">
                            <a:avLst/>
                          </a:prstGeom>
                          <a:ln>
                            <a:noFill/>
                          </a:ln>
                          <a:extLst>
                            <a:ext uri="{53640926-AAD7-44D8-BBD7-CCE9431645EC}">
                              <a14:shadowObscured xmlns:a14="http://schemas.microsoft.com/office/drawing/2010/main"/>
                            </a:ext>
                          </a:extLst>
                        </pic:spPr>
                      </pic:pic>
                    </a:graphicData>
                  </a:graphic>
                </wp:inline>
              </w:drawing>
            </w:r>
          </w:p>
          <w:p w14:paraId="41DD6D08" w14:textId="4DFC8A09" w:rsidR="00414279" w:rsidRDefault="00414279" w:rsidP="0019111A">
            <w:pPr>
              <w:pStyle w:val="Caption"/>
            </w:pPr>
            <w:r>
              <w:t xml:space="preserve">Figure </w:t>
            </w:r>
            <w:fldSimple w:instr=" SEQ Figure \* ARABIC ">
              <w:r w:rsidR="00847AA7">
                <w:rPr>
                  <w:noProof/>
                </w:rPr>
                <w:t>4</w:t>
              </w:r>
            </w:fldSimple>
            <w:r>
              <w:t>: Distribution of ADP</w:t>
            </w:r>
            <w:r>
              <w:rPr>
                <w:vertAlign w:val="subscript"/>
              </w:rPr>
              <w:t>A</w:t>
            </w:r>
            <w:r>
              <w:t xml:space="preserve"> district estimates against census results, by ADP</w:t>
            </w:r>
            <w:r>
              <w:rPr>
                <w:vertAlign w:val="subscript"/>
              </w:rPr>
              <w:t>C</w:t>
            </w:r>
            <w:r>
              <w:t xml:space="preserve"> calculation method, Karnataka. </w:t>
            </w:r>
            <w:r w:rsidRPr="00414279">
              <w:rPr>
                <w:b w:val="0"/>
                <w:bCs w:val="0"/>
              </w:rPr>
              <w:t>Percentage difference is calculated the difference in percentage points between ADP</w:t>
            </w:r>
            <w:r w:rsidRPr="00414279">
              <w:rPr>
                <w:b w:val="0"/>
                <w:bCs w:val="0"/>
                <w:vertAlign w:val="subscript"/>
              </w:rPr>
              <w:t>A</w:t>
            </w:r>
            <w:r w:rsidRPr="00414279">
              <w:rPr>
                <w:b w:val="0"/>
                <w:bCs w:val="0"/>
              </w:rPr>
              <w:t xml:space="preserve"> as a proportion of total population and ADP</w:t>
            </w:r>
            <w:r w:rsidRPr="00414279">
              <w:rPr>
                <w:b w:val="0"/>
                <w:bCs w:val="0"/>
                <w:vertAlign w:val="subscript"/>
              </w:rPr>
              <w:t>C</w:t>
            </w:r>
            <w:r w:rsidRPr="00414279">
              <w:rPr>
                <w:b w:val="0"/>
                <w:bCs w:val="0"/>
              </w:rPr>
              <w:t xml:space="preserve"> as a proportion of total population.</w:t>
            </w:r>
            <w:r>
              <w:t xml:space="preserve"> </w:t>
            </w:r>
          </w:p>
          <w:p w14:paraId="02A5404E" w14:textId="77777777" w:rsidR="00201AF9" w:rsidRPr="00201AF9" w:rsidRDefault="00201AF9" w:rsidP="00201AF9"/>
          <w:p w14:paraId="66ACA54B" w14:textId="05969D6E" w:rsidR="00414279" w:rsidRDefault="00201AF9" w:rsidP="00201AF9">
            <w:r w:rsidRPr="00201AF9">
              <w:rPr>
                <w:highlight w:val="yellow"/>
              </w:rPr>
              <w:t>TO CONSIDER</w:t>
            </w:r>
            <w:r>
              <w:t>: Add map of India (labelled states/Union territories) and map of Karnataka (labelled districts) as Appendix</w:t>
            </w:r>
          </w:p>
        </w:tc>
        <w:tc>
          <w:tcPr>
            <w:tcW w:w="2897"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0"/>
              <w:gridCol w:w="1500"/>
            </w:tblGrid>
            <w:tr w:rsidR="00E83D62" w14:paraId="12E67FF6" w14:textId="77777777" w:rsidTr="00847AA7">
              <w:tc>
                <w:tcPr>
                  <w:tcW w:w="1636" w:type="pct"/>
                  <w:tcBorders>
                    <w:top w:val="single" w:sz="4" w:space="0" w:color="auto"/>
                    <w:bottom w:val="single" w:sz="4" w:space="0" w:color="auto"/>
                  </w:tcBorders>
                  <w:vAlign w:val="center"/>
                </w:tcPr>
                <w:p w14:paraId="19C294F3" w14:textId="5EB599F8" w:rsidR="00E83D62" w:rsidRDefault="00E83D62" w:rsidP="000913DF">
                  <w:pPr>
                    <w:pStyle w:val="TableHeaders"/>
                  </w:pPr>
                </w:p>
              </w:tc>
              <w:tc>
                <w:tcPr>
                  <w:tcW w:w="3364" w:type="pct"/>
                  <w:tcBorders>
                    <w:top w:val="single" w:sz="4" w:space="0" w:color="auto"/>
                    <w:bottom w:val="single" w:sz="4" w:space="0" w:color="auto"/>
                  </w:tcBorders>
                </w:tcPr>
                <w:p w14:paraId="58D8DEC1" w14:textId="327B9545" w:rsidR="00E83D62" w:rsidRPr="00E83D62" w:rsidRDefault="00E83D62" w:rsidP="000913DF">
                  <w:pPr>
                    <w:pStyle w:val="TableHeaders"/>
                  </w:pPr>
                  <w:r>
                    <w:t>mean</w:t>
                  </w:r>
                  <w:r w:rsidRPr="00E83D62">
                    <w:t xml:space="preserve"> (</w:t>
                  </w:r>
                  <w:proofErr w:type="spellStart"/>
                  <w:r w:rsidRPr="00E83D62">
                    <w:rPr>
                      <w:i/>
                      <w:iCs/>
                    </w:rPr>
                    <w:t>st.d</w:t>
                  </w:r>
                  <w:r>
                    <w:rPr>
                      <w:i/>
                      <w:iCs/>
                    </w:rPr>
                    <w:t>ev</w:t>
                  </w:r>
                  <w:proofErr w:type="spellEnd"/>
                  <w:r w:rsidRPr="00E83D62">
                    <w:t>)</w:t>
                  </w:r>
                </w:p>
              </w:tc>
            </w:tr>
            <w:tr w:rsidR="00847AA7" w14:paraId="41926C6B" w14:textId="77777777" w:rsidTr="00847AA7">
              <w:tc>
                <w:tcPr>
                  <w:tcW w:w="1636" w:type="pct"/>
                  <w:tcBorders>
                    <w:top w:val="single" w:sz="4" w:space="0" w:color="auto"/>
                  </w:tcBorders>
                  <w:vAlign w:val="center"/>
                </w:tcPr>
                <w:p w14:paraId="084E22D7" w14:textId="77777777" w:rsidR="00E83D62" w:rsidRDefault="00E83D62" w:rsidP="000913DF">
                  <w:pPr>
                    <w:pStyle w:val="TableText"/>
                  </w:pPr>
                  <w:r>
                    <w:t>ADP</w:t>
                  </w:r>
                  <w:r w:rsidRPr="00E83D62">
                    <w:rPr>
                      <w:vertAlign w:val="subscript"/>
                    </w:rPr>
                    <w:t>C1</w:t>
                  </w:r>
                </w:p>
              </w:tc>
              <w:tc>
                <w:tcPr>
                  <w:tcW w:w="3364" w:type="pct"/>
                  <w:tcBorders>
                    <w:top w:val="single" w:sz="4" w:space="0" w:color="auto"/>
                  </w:tcBorders>
                </w:tcPr>
                <w:p w14:paraId="389B377F" w14:textId="39B4A232" w:rsidR="00E83D62" w:rsidRDefault="00847AA7" w:rsidP="000913DF">
                  <w:pPr>
                    <w:pStyle w:val="TableText"/>
                  </w:pPr>
                  <w:r>
                    <w:t>-18.1 (</w:t>
                  </w:r>
                  <w:r w:rsidRPr="00847AA7">
                    <w:rPr>
                      <w:i/>
                      <w:iCs/>
                    </w:rPr>
                    <w:t>21.0</w:t>
                  </w:r>
                  <w:r>
                    <w:t>)</w:t>
                  </w:r>
                </w:p>
              </w:tc>
            </w:tr>
            <w:tr w:rsidR="00E83D62" w14:paraId="62830731" w14:textId="77777777" w:rsidTr="00847AA7">
              <w:tc>
                <w:tcPr>
                  <w:tcW w:w="1636" w:type="pct"/>
                  <w:vAlign w:val="center"/>
                </w:tcPr>
                <w:p w14:paraId="7AE65320" w14:textId="77777777" w:rsidR="00E83D62" w:rsidRDefault="00E83D62" w:rsidP="000913DF">
                  <w:pPr>
                    <w:pStyle w:val="TableText"/>
                  </w:pPr>
                  <w:r>
                    <w:t>ADP</w:t>
                  </w:r>
                  <w:r w:rsidRPr="00E83D62">
                    <w:rPr>
                      <w:vertAlign w:val="subscript"/>
                    </w:rPr>
                    <w:t>C2</w:t>
                  </w:r>
                </w:p>
              </w:tc>
              <w:tc>
                <w:tcPr>
                  <w:tcW w:w="3364" w:type="pct"/>
                </w:tcPr>
                <w:p w14:paraId="710FFDFD" w14:textId="45B0F7E5" w:rsidR="00E83D62" w:rsidRDefault="00847AA7" w:rsidP="000913DF">
                  <w:pPr>
                    <w:pStyle w:val="TableText"/>
                  </w:pPr>
                  <w:r>
                    <w:t>-15.6 (</w:t>
                  </w:r>
                  <w:r w:rsidRPr="00847AA7">
                    <w:rPr>
                      <w:i/>
                      <w:iCs/>
                    </w:rPr>
                    <w:t>23.0</w:t>
                  </w:r>
                  <w:r>
                    <w:t>)</w:t>
                  </w:r>
                </w:p>
              </w:tc>
            </w:tr>
            <w:tr w:rsidR="00E83D62" w14:paraId="0FCCCBF0" w14:textId="77777777" w:rsidTr="00847AA7">
              <w:tc>
                <w:tcPr>
                  <w:tcW w:w="1636" w:type="pct"/>
                  <w:vAlign w:val="center"/>
                </w:tcPr>
                <w:p w14:paraId="0A04BDBB" w14:textId="77777777" w:rsidR="00E83D62" w:rsidRDefault="00E83D62" w:rsidP="000913DF">
                  <w:pPr>
                    <w:pStyle w:val="TableText"/>
                  </w:pPr>
                  <w:r>
                    <w:t>ADP</w:t>
                  </w:r>
                  <w:r w:rsidRPr="00E83D62">
                    <w:rPr>
                      <w:vertAlign w:val="subscript"/>
                    </w:rPr>
                    <w:t>C3</w:t>
                  </w:r>
                </w:p>
              </w:tc>
              <w:tc>
                <w:tcPr>
                  <w:tcW w:w="3364" w:type="pct"/>
                </w:tcPr>
                <w:p w14:paraId="72EF5D3D" w14:textId="2981C1A3" w:rsidR="00E83D62" w:rsidRDefault="00847AA7" w:rsidP="000913DF">
                  <w:pPr>
                    <w:pStyle w:val="TableText"/>
                  </w:pPr>
                  <w:r>
                    <w:t>-13.4 (</w:t>
                  </w:r>
                  <w:r w:rsidRPr="00847AA7">
                    <w:rPr>
                      <w:i/>
                      <w:iCs/>
                    </w:rPr>
                    <w:t>20.4</w:t>
                  </w:r>
                  <w:r>
                    <w:t>)</w:t>
                  </w:r>
                </w:p>
              </w:tc>
            </w:tr>
            <w:tr w:rsidR="00847AA7" w14:paraId="07C00171" w14:textId="77777777" w:rsidTr="00847AA7">
              <w:tc>
                <w:tcPr>
                  <w:tcW w:w="1636" w:type="pct"/>
                  <w:vAlign w:val="center"/>
                </w:tcPr>
                <w:p w14:paraId="4960E92F" w14:textId="77777777" w:rsidR="00E83D62" w:rsidRDefault="00E83D62" w:rsidP="000913DF">
                  <w:pPr>
                    <w:pStyle w:val="TableText"/>
                  </w:pPr>
                  <w:r>
                    <w:t>ADP</w:t>
                  </w:r>
                  <w:r w:rsidRPr="00E83D62">
                    <w:rPr>
                      <w:vertAlign w:val="subscript"/>
                    </w:rPr>
                    <w:t>C4</w:t>
                  </w:r>
                </w:p>
              </w:tc>
              <w:tc>
                <w:tcPr>
                  <w:tcW w:w="3364" w:type="pct"/>
                </w:tcPr>
                <w:p w14:paraId="25DE9A79" w14:textId="7C5615F5" w:rsidR="00E83D62" w:rsidRDefault="00847AA7" w:rsidP="000913DF">
                  <w:pPr>
                    <w:pStyle w:val="TableText"/>
                  </w:pPr>
                  <w:r>
                    <w:t>-10.4 (</w:t>
                  </w:r>
                  <w:r w:rsidRPr="00847AA7">
                    <w:rPr>
                      <w:i/>
                      <w:iCs/>
                    </w:rPr>
                    <w:t>22.4</w:t>
                  </w:r>
                  <w:r>
                    <w:t>)</w:t>
                  </w:r>
                </w:p>
              </w:tc>
            </w:tr>
            <w:tr w:rsidR="00847AA7" w14:paraId="4F609458" w14:textId="77777777" w:rsidTr="00847AA7">
              <w:tc>
                <w:tcPr>
                  <w:tcW w:w="1636" w:type="pct"/>
                  <w:tcBorders>
                    <w:bottom w:val="single" w:sz="4" w:space="0" w:color="auto"/>
                  </w:tcBorders>
                  <w:vAlign w:val="center"/>
                </w:tcPr>
                <w:p w14:paraId="1A088244" w14:textId="77777777" w:rsidR="00E83D62" w:rsidRDefault="00E83D62" w:rsidP="000913DF">
                  <w:pPr>
                    <w:pStyle w:val="TableText"/>
                  </w:pPr>
                  <w:r>
                    <w:t>ADP</w:t>
                  </w:r>
                  <w:r w:rsidRPr="00E83D62">
                    <w:rPr>
                      <w:vertAlign w:val="subscript"/>
                    </w:rPr>
                    <w:t>C5</w:t>
                  </w:r>
                </w:p>
              </w:tc>
              <w:tc>
                <w:tcPr>
                  <w:tcW w:w="3364" w:type="pct"/>
                  <w:tcBorders>
                    <w:bottom w:val="single" w:sz="4" w:space="0" w:color="auto"/>
                  </w:tcBorders>
                </w:tcPr>
                <w:p w14:paraId="537A31CF" w14:textId="3471ADCD" w:rsidR="00E83D62" w:rsidRDefault="00847AA7" w:rsidP="000913DF">
                  <w:pPr>
                    <w:pStyle w:val="TableText"/>
                  </w:pPr>
                  <w:r>
                    <w:t>15.6 (</w:t>
                  </w:r>
                  <w:r w:rsidRPr="00847AA7">
                    <w:rPr>
                      <w:i/>
                      <w:iCs/>
                    </w:rPr>
                    <w:t>17.8</w:t>
                  </w:r>
                  <w:r>
                    <w:t>)</w:t>
                  </w:r>
                </w:p>
              </w:tc>
            </w:tr>
          </w:tbl>
          <w:p w14:paraId="593A731F" w14:textId="77777777" w:rsidR="00414279" w:rsidRDefault="00414279" w:rsidP="00847AA7">
            <w:pPr>
              <w:pStyle w:val="Caption"/>
              <w:jc w:val="center"/>
            </w:pPr>
          </w:p>
        </w:tc>
      </w:tr>
    </w:tbl>
    <w:p w14:paraId="4CD828B9" w14:textId="77777777" w:rsidR="00414279" w:rsidRPr="00414279" w:rsidRDefault="00414279" w:rsidP="00414279"/>
    <w:p w14:paraId="2B2FEF78" w14:textId="77777777" w:rsidR="006204CC" w:rsidRDefault="006204CC" w:rsidP="00415B52"/>
    <w:p w14:paraId="5099D5C7" w14:textId="2A3D9F22" w:rsidR="009225AB" w:rsidRDefault="009225AB" w:rsidP="00415B52">
      <w:r>
        <w:br w:type="page"/>
      </w:r>
    </w:p>
    <w:p w14:paraId="49F47D73" w14:textId="7ECFB741" w:rsidR="00424424" w:rsidRDefault="009225AB" w:rsidP="009225AB">
      <w:pPr>
        <w:pStyle w:val="Heading2"/>
      </w:pPr>
      <w:bookmarkStart w:id="73" w:name="_Toc143291916"/>
      <w:r>
        <w:lastRenderedPageBreak/>
        <w:t>References</w:t>
      </w:r>
      <w:bookmarkEnd w:id="73"/>
    </w:p>
    <w:p w14:paraId="1112B65E" w14:textId="77777777" w:rsidR="004D0F3D" w:rsidRPr="004D0F3D" w:rsidRDefault="009225AB" w:rsidP="004D0F3D">
      <w:pPr>
        <w:pStyle w:val="Bibliography"/>
        <w:rPr>
          <w:rFonts w:ascii="Arial" w:hAnsi="Arial" w:cs="Arial"/>
        </w:rPr>
      </w:pPr>
      <w:r>
        <w:fldChar w:fldCharType="begin"/>
      </w:r>
      <w:r w:rsidR="00280F25">
        <w:instrText xml:space="preserve"> ADDIN ZOTERO_BIBL {"uncited":[],"omitted":[],"custom":[]} CSL_BIBLIOGRAPHY </w:instrText>
      </w:r>
      <w:r>
        <w:fldChar w:fldCharType="separate"/>
      </w:r>
      <w:r w:rsidR="004D0F3D" w:rsidRPr="004D0F3D">
        <w:rPr>
          <w:rFonts w:ascii="Arial" w:hAnsi="Arial" w:cs="Arial"/>
        </w:rPr>
        <w:t xml:space="preserve">Anand, S., Kakumanu, K.R. and Amarasinghe, U.A. (2019) ‘Use of Remote Sensing and GIS for Identifying Tanks and Rehabilitation Benefits to the Rural Areas’, </w:t>
      </w:r>
      <w:r w:rsidR="004D0F3D" w:rsidRPr="004D0F3D">
        <w:rPr>
          <w:rFonts w:ascii="Arial" w:hAnsi="Arial" w:cs="Arial"/>
          <w:i/>
          <w:iCs/>
        </w:rPr>
        <w:t>Journal of Rural Development</w:t>
      </w:r>
      <w:r w:rsidR="004D0F3D" w:rsidRPr="004D0F3D">
        <w:rPr>
          <w:rFonts w:ascii="Arial" w:hAnsi="Arial" w:cs="Arial"/>
        </w:rPr>
        <w:t>, 38(1), p. 55. Available at: https://doi.org/10.25175/jrd/2019/v38/i1/121801.</w:t>
      </w:r>
    </w:p>
    <w:p w14:paraId="15EAECF3" w14:textId="77777777" w:rsidR="004D0F3D" w:rsidRPr="004D0F3D" w:rsidRDefault="004D0F3D" w:rsidP="004D0F3D">
      <w:pPr>
        <w:pStyle w:val="Bibliography"/>
        <w:rPr>
          <w:rFonts w:ascii="Arial" w:hAnsi="Arial" w:cs="Arial"/>
        </w:rPr>
      </w:pPr>
      <w:r w:rsidRPr="004D0F3D">
        <w:rPr>
          <w:rFonts w:ascii="Arial" w:hAnsi="Arial" w:cs="Arial"/>
        </w:rPr>
        <w:t xml:space="preserve">Balk, D. </w:t>
      </w:r>
      <w:r w:rsidRPr="004D0F3D">
        <w:rPr>
          <w:rFonts w:ascii="Arial" w:hAnsi="Arial" w:cs="Arial"/>
          <w:i/>
          <w:iCs/>
        </w:rPr>
        <w:t>et al.</w:t>
      </w:r>
      <w:r w:rsidRPr="004D0F3D">
        <w:rPr>
          <w:rFonts w:ascii="Arial" w:hAnsi="Arial" w:cs="Arial"/>
        </w:rPr>
        <w:t xml:space="preserve"> (2019) ‘Urbanization in India: Population and Urban Classification Grids for 2011’, </w:t>
      </w:r>
      <w:r w:rsidRPr="004D0F3D">
        <w:rPr>
          <w:rFonts w:ascii="Arial" w:hAnsi="Arial" w:cs="Arial"/>
          <w:i/>
          <w:iCs/>
        </w:rPr>
        <w:t>Data</w:t>
      </w:r>
      <w:r w:rsidRPr="004D0F3D">
        <w:rPr>
          <w:rFonts w:ascii="Arial" w:hAnsi="Arial" w:cs="Arial"/>
        </w:rPr>
        <w:t>, 4(1), p. 35. Available at: https://doi.org/10.3390/data4010035.</w:t>
      </w:r>
    </w:p>
    <w:p w14:paraId="7090DBFB" w14:textId="77777777" w:rsidR="004D0F3D" w:rsidRPr="004D0F3D" w:rsidRDefault="004D0F3D" w:rsidP="004D0F3D">
      <w:pPr>
        <w:pStyle w:val="Bibliography"/>
        <w:rPr>
          <w:rFonts w:ascii="Arial" w:hAnsi="Arial" w:cs="Arial"/>
        </w:rPr>
      </w:pPr>
      <w:r w:rsidRPr="004D0F3D">
        <w:rPr>
          <w:rFonts w:ascii="Arial" w:hAnsi="Arial" w:cs="Arial"/>
        </w:rPr>
        <w:t xml:space="preserve">Brown, C.F. </w:t>
      </w:r>
      <w:r w:rsidRPr="004D0F3D">
        <w:rPr>
          <w:rFonts w:ascii="Arial" w:hAnsi="Arial" w:cs="Arial"/>
          <w:i/>
          <w:iCs/>
        </w:rPr>
        <w:t>et al.</w:t>
      </w:r>
      <w:r w:rsidRPr="004D0F3D">
        <w:rPr>
          <w:rFonts w:ascii="Arial" w:hAnsi="Arial" w:cs="Arial"/>
        </w:rPr>
        <w:t xml:space="preserve"> (2022) ‘Dynamic World, Near real-time global 10 m land use land cover mapping’, </w:t>
      </w:r>
      <w:r w:rsidRPr="004D0F3D">
        <w:rPr>
          <w:rFonts w:ascii="Arial" w:hAnsi="Arial" w:cs="Arial"/>
          <w:i/>
          <w:iCs/>
        </w:rPr>
        <w:t>Scientific Data</w:t>
      </w:r>
      <w:r w:rsidRPr="004D0F3D">
        <w:rPr>
          <w:rFonts w:ascii="Arial" w:hAnsi="Arial" w:cs="Arial"/>
        </w:rPr>
        <w:t>, 9(1), p. 251. Available at: https://doi.org/10.1038/s41597-022-01307-4.</w:t>
      </w:r>
    </w:p>
    <w:p w14:paraId="005416F1" w14:textId="77777777" w:rsidR="004D0F3D" w:rsidRPr="004D0F3D" w:rsidRDefault="004D0F3D" w:rsidP="004D0F3D">
      <w:pPr>
        <w:pStyle w:val="Bibliography"/>
        <w:rPr>
          <w:rFonts w:ascii="Arial" w:hAnsi="Arial" w:cs="Arial"/>
        </w:rPr>
      </w:pPr>
      <w:r w:rsidRPr="004D0F3D">
        <w:rPr>
          <w:rFonts w:ascii="Arial" w:hAnsi="Arial" w:cs="Arial"/>
        </w:rPr>
        <w:t>Census of India (2011) ‘B-04 Main Workers classified by Age, Industrial Category, and Sex’. Available at: https://censusindia.gov.in/census.website/data/census-tables (Accessed: 30 May 2023).</w:t>
      </w:r>
    </w:p>
    <w:p w14:paraId="3500D0AD" w14:textId="77777777" w:rsidR="004D0F3D" w:rsidRPr="004D0F3D" w:rsidRDefault="004D0F3D" w:rsidP="004D0F3D">
      <w:pPr>
        <w:pStyle w:val="Bibliography"/>
        <w:rPr>
          <w:rFonts w:ascii="Arial" w:hAnsi="Arial" w:cs="Arial"/>
        </w:rPr>
      </w:pPr>
      <w:r w:rsidRPr="004D0F3D">
        <w:rPr>
          <w:rFonts w:ascii="Arial" w:hAnsi="Arial" w:cs="Arial"/>
        </w:rPr>
        <w:t xml:space="preserve">Deichmann, U. (1996) </w:t>
      </w:r>
      <w:r w:rsidRPr="004D0F3D">
        <w:rPr>
          <w:rFonts w:ascii="Arial" w:hAnsi="Arial" w:cs="Arial"/>
          <w:i/>
          <w:iCs/>
        </w:rPr>
        <w:t>A Review of Spatial Population Database Design and Modeling</w:t>
      </w:r>
      <w:r w:rsidRPr="004D0F3D">
        <w:rPr>
          <w:rFonts w:ascii="Arial" w:hAnsi="Arial" w:cs="Arial"/>
        </w:rPr>
        <w:t>. Santa Barbara, CA: National Centre for Geographic Information and Analysis. Available at: https://escholarship.org/uc/item/6g190671 (Accessed: 28 February 2023).</w:t>
      </w:r>
    </w:p>
    <w:p w14:paraId="7B524E5E" w14:textId="77777777" w:rsidR="004D0F3D" w:rsidRPr="004D0F3D" w:rsidRDefault="004D0F3D" w:rsidP="004D0F3D">
      <w:pPr>
        <w:pStyle w:val="Bibliography"/>
        <w:rPr>
          <w:rFonts w:ascii="Arial" w:hAnsi="Arial" w:cs="Arial"/>
        </w:rPr>
      </w:pPr>
      <w:r w:rsidRPr="004D0F3D">
        <w:rPr>
          <w:rFonts w:ascii="Arial" w:hAnsi="Arial" w:cs="Arial"/>
        </w:rPr>
        <w:t xml:space="preserve">Dixon, R.B. (1982) ‘Women in Agriculture: Counting the Labor Force in Developing Countries’, </w:t>
      </w:r>
      <w:r w:rsidRPr="004D0F3D">
        <w:rPr>
          <w:rFonts w:ascii="Arial" w:hAnsi="Arial" w:cs="Arial"/>
          <w:i/>
          <w:iCs/>
        </w:rPr>
        <w:t>Population and Development Review</w:t>
      </w:r>
      <w:r w:rsidRPr="004D0F3D">
        <w:rPr>
          <w:rFonts w:ascii="Arial" w:hAnsi="Arial" w:cs="Arial"/>
        </w:rPr>
        <w:t>, 8(3), pp. 539–566. Available at: https://doi.org/10.2307/1972379.</w:t>
      </w:r>
    </w:p>
    <w:p w14:paraId="1F956C5A" w14:textId="77777777" w:rsidR="004D0F3D" w:rsidRPr="004D0F3D" w:rsidRDefault="004D0F3D" w:rsidP="004D0F3D">
      <w:pPr>
        <w:pStyle w:val="Bibliography"/>
        <w:rPr>
          <w:rFonts w:ascii="Arial" w:hAnsi="Arial" w:cs="Arial"/>
        </w:rPr>
      </w:pPr>
      <w:r w:rsidRPr="004D0F3D">
        <w:rPr>
          <w:rFonts w:ascii="Arial" w:hAnsi="Arial" w:cs="Arial"/>
        </w:rPr>
        <w:t xml:space="preserve">Eicher, C.L. and Brewer, C.A. (2001) ‘Dasymetric Mapping and Areal Interpolation: Implementation and Evaluation’, </w:t>
      </w:r>
      <w:r w:rsidRPr="004D0F3D">
        <w:rPr>
          <w:rFonts w:ascii="Arial" w:hAnsi="Arial" w:cs="Arial"/>
          <w:i/>
          <w:iCs/>
        </w:rPr>
        <w:t>Cartography and Geographic Information Science</w:t>
      </w:r>
      <w:r w:rsidRPr="004D0F3D">
        <w:rPr>
          <w:rFonts w:ascii="Arial" w:hAnsi="Arial" w:cs="Arial"/>
        </w:rPr>
        <w:t>, 28(2), pp. 125–138. Available at: https://doi.org/10.1559/152304001782173727.</w:t>
      </w:r>
    </w:p>
    <w:p w14:paraId="426A8A71" w14:textId="77777777" w:rsidR="004D0F3D" w:rsidRPr="004D0F3D" w:rsidRDefault="004D0F3D" w:rsidP="004D0F3D">
      <w:pPr>
        <w:pStyle w:val="Bibliography"/>
        <w:rPr>
          <w:rFonts w:ascii="Arial" w:hAnsi="Arial" w:cs="Arial"/>
        </w:rPr>
      </w:pPr>
      <w:r w:rsidRPr="004D0F3D">
        <w:rPr>
          <w:rFonts w:ascii="Arial" w:hAnsi="Arial" w:cs="Arial"/>
        </w:rPr>
        <w:t xml:space="preserve">Eurostat (2021) </w:t>
      </w:r>
      <w:r w:rsidRPr="004D0F3D">
        <w:rPr>
          <w:rFonts w:ascii="Arial" w:hAnsi="Arial" w:cs="Arial"/>
          <w:i/>
          <w:iCs/>
        </w:rPr>
        <w:t>Applying the degree of urbanisation: a methodological manual to define cities, towns and rural areas for international comparisons : 2021 edition</w:t>
      </w:r>
      <w:r w:rsidRPr="004D0F3D">
        <w:rPr>
          <w:rFonts w:ascii="Arial" w:hAnsi="Arial" w:cs="Arial"/>
        </w:rPr>
        <w:t>. LU: Publications Office of the European Union. Available at: https://data.europa.eu/doi/10.2785/706535 (Accessed: 4 August 2023).</w:t>
      </w:r>
    </w:p>
    <w:p w14:paraId="0C4DF169" w14:textId="77777777" w:rsidR="004D0F3D" w:rsidRPr="004D0F3D" w:rsidRDefault="004D0F3D" w:rsidP="004D0F3D">
      <w:pPr>
        <w:pStyle w:val="Bibliography"/>
        <w:rPr>
          <w:rFonts w:ascii="Arial" w:hAnsi="Arial" w:cs="Arial"/>
        </w:rPr>
      </w:pPr>
      <w:r w:rsidRPr="004D0F3D">
        <w:rPr>
          <w:rFonts w:ascii="Arial" w:hAnsi="Arial" w:cs="Arial"/>
        </w:rPr>
        <w:t xml:space="preserve">FAO (2023) </w:t>
      </w:r>
      <w:r w:rsidRPr="004D0F3D">
        <w:rPr>
          <w:rFonts w:ascii="Arial" w:hAnsi="Arial" w:cs="Arial"/>
          <w:i/>
          <w:iCs/>
        </w:rPr>
        <w:t>Food and Agriculture Organization of the United Nations (FAO) in India</w:t>
      </w:r>
      <w:r w:rsidRPr="004D0F3D">
        <w:rPr>
          <w:rFonts w:ascii="Arial" w:hAnsi="Arial" w:cs="Arial"/>
        </w:rPr>
        <w:t>. Available at: https://www.fao.org/india/fao-in-india/india-at-a-glance/en/ (Accessed: 6 June 2023).</w:t>
      </w:r>
    </w:p>
    <w:p w14:paraId="25331340" w14:textId="77777777" w:rsidR="004D0F3D" w:rsidRPr="004D0F3D" w:rsidRDefault="004D0F3D" w:rsidP="004D0F3D">
      <w:pPr>
        <w:pStyle w:val="Bibliography"/>
        <w:rPr>
          <w:rFonts w:ascii="Arial" w:hAnsi="Arial" w:cs="Arial"/>
        </w:rPr>
      </w:pPr>
      <w:r w:rsidRPr="004D0F3D">
        <w:rPr>
          <w:rFonts w:ascii="Arial" w:hAnsi="Arial" w:cs="Arial"/>
        </w:rPr>
        <w:t xml:space="preserve">Freire, S. </w:t>
      </w:r>
      <w:r w:rsidRPr="004D0F3D">
        <w:rPr>
          <w:rFonts w:ascii="Arial" w:hAnsi="Arial" w:cs="Arial"/>
          <w:i/>
          <w:iCs/>
        </w:rPr>
        <w:t>et al.</w:t>
      </w:r>
      <w:r w:rsidRPr="004D0F3D">
        <w:rPr>
          <w:rFonts w:ascii="Arial" w:hAnsi="Arial" w:cs="Arial"/>
        </w:rPr>
        <w:t xml:space="preserve"> (2020) ‘Enhanced data and methods for improving open and free global population grids: putting “leaving no one behind” into practice’, </w:t>
      </w:r>
      <w:r w:rsidRPr="004D0F3D">
        <w:rPr>
          <w:rFonts w:ascii="Arial" w:hAnsi="Arial" w:cs="Arial"/>
          <w:i/>
          <w:iCs/>
        </w:rPr>
        <w:t>International Journal of Digital Earth</w:t>
      </w:r>
      <w:r w:rsidRPr="004D0F3D">
        <w:rPr>
          <w:rFonts w:ascii="Arial" w:hAnsi="Arial" w:cs="Arial"/>
        </w:rPr>
        <w:t>, 13(1), pp. 61–77. Available at: https://doi.org/10.1080/17538947.2018.1548656.</w:t>
      </w:r>
    </w:p>
    <w:p w14:paraId="33764A61" w14:textId="77777777" w:rsidR="004D0F3D" w:rsidRPr="004D0F3D" w:rsidRDefault="004D0F3D" w:rsidP="004D0F3D">
      <w:pPr>
        <w:pStyle w:val="Bibliography"/>
        <w:rPr>
          <w:rFonts w:ascii="Arial" w:hAnsi="Arial" w:cs="Arial"/>
        </w:rPr>
      </w:pPr>
      <w:r w:rsidRPr="004D0F3D">
        <w:rPr>
          <w:rFonts w:ascii="Arial" w:hAnsi="Arial" w:cs="Arial"/>
        </w:rPr>
        <w:t xml:space="preserve">Government of India (2012) </w:t>
      </w:r>
      <w:r w:rsidRPr="004D0F3D">
        <w:rPr>
          <w:rFonts w:ascii="Arial" w:hAnsi="Arial" w:cs="Arial"/>
          <w:i/>
          <w:iCs/>
        </w:rPr>
        <w:t>Census of India 2011: Administrative Atlas</w:t>
      </w:r>
      <w:r w:rsidRPr="004D0F3D">
        <w:rPr>
          <w:rFonts w:ascii="Arial" w:hAnsi="Arial" w:cs="Arial"/>
        </w:rPr>
        <w:t>. Delhi, India: Office of the Registrar General and Census Commissioner. Available at: https://censusindia.gov.in/census.website/data/atlas# (Accessed: 1 June 2023).</w:t>
      </w:r>
    </w:p>
    <w:p w14:paraId="5C1033B1" w14:textId="77777777" w:rsidR="004D0F3D" w:rsidRPr="004D0F3D" w:rsidRDefault="004D0F3D" w:rsidP="004D0F3D">
      <w:pPr>
        <w:pStyle w:val="Bibliography"/>
        <w:rPr>
          <w:rFonts w:ascii="Arial" w:hAnsi="Arial" w:cs="Arial"/>
        </w:rPr>
      </w:pPr>
      <w:r w:rsidRPr="004D0F3D">
        <w:rPr>
          <w:rFonts w:ascii="Arial" w:hAnsi="Arial" w:cs="Arial"/>
        </w:rPr>
        <w:t xml:space="preserve">Kondylis, F. </w:t>
      </w:r>
      <w:r w:rsidRPr="004D0F3D">
        <w:rPr>
          <w:rFonts w:ascii="Arial" w:hAnsi="Arial" w:cs="Arial"/>
          <w:i/>
          <w:iCs/>
        </w:rPr>
        <w:t>et al.</w:t>
      </w:r>
      <w:r w:rsidRPr="004D0F3D">
        <w:rPr>
          <w:rFonts w:ascii="Arial" w:hAnsi="Arial" w:cs="Arial"/>
        </w:rPr>
        <w:t xml:space="preserve"> (2023) </w:t>
      </w:r>
      <w:r w:rsidRPr="004D0F3D">
        <w:rPr>
          <w:rFonts w:ascii="Arial" w:hAnsi="Arial" w:cs="Arial"/>
          <w:i/>
          <w:iCs/>
        </w:rPr>
        <w:t>Agriculture</w:t>
      </w:r>
      <w:r w:rsidRPr="004D0F3D">
        <w:rPr>
          <w:rFonts w:ascii="Arial" w:hAnsi="Arial" w:cs="Arial"/>
        </w:rPr>
        <w:t xml:space="preserve">, </w:t>
      </w:r>
      <w:r w:rsidRPr="004D0F3D">
        <w:rPr>
          <w:rFonts w:ascii="Arial" w:hAnsi="Arial" w:cs="Arial"/>
          <w:i/>
          <w:iCs/>
        </w:rPr>
        <w:t>World Bank: Development Impact Evaluation (DIME)</w:t>
      </w:r>
      <w:r w:rsidRPr="004D0F3D">
        <w:rPr>
          <w:rFonts w:ascii="Arial" w:hAnsi="Arial" w:cs="Arial"/>
        </w:rPr>
        <w:t>. Available at: https://www.worldbank.org/en/research/dime/brief/agriculture (Accessed: 1 June 2023).</w:t>
      </w:r>
    </w:p>
    <w:p w14:paraId="749BFFF0" w14:textId="77777777" w:rsidR="004D0F3D" w:rsidRPr="004D0F3D" w:rsidRDefault="004D0F3D" w:rsidP="004D0F3D">
      <w:pPr>
        <w:pStyle w:val="Bibliography"/>
        <w:rPr>
          <w:rFonts w:ascii="Arial" w:hAnsi="Arial" w:cs="Arial"/>
        </w:rPr>
      </w:pPr>
      <w:r w:rsidRPr="004D0F3D">
        <w:rPr>
          <w:rFonts w:ascii="Arial" w:hAnsi="Arial" w:cs="Arial"/>
        </w:rPr>
        <w:t xml:space="preserve">Leyk, S. </w:t>
      </w:r>
      <w:r w:rsidRPr="004D0F3D">
        <w:rPr>
          <w:rFonts w:ascii="Arial" w:hAnsi="Arial" w:cs="Arial"/>
          <w:i/>
          <w:iCs/>
        </w:rPr>
        <w:t>et al.</w:t>
      </w:r>
      <w:r w:rsidRPr="004D0F3D">
        <w:rPr>
          <w:rFonts w:ascii="Arial" w:hAnsi="Arial" w:cs="Arial"/>
        </w:rPr>
        <w:t xml:space="preserve"> (2019) ‘The spatial allocation of population: a review of large-scale gridded population data products and their fitness for use’, </w:t>
      </w:r>
      <w:r w:rsidRPr="004D0F3D">
        <w:rPr>
          <w:rFonts w:ascii="Arial" w:hAnsi="Arial" w:cs="Arial"/>
          <w:i/>
          <w:iCs/>
        </w:rPr>
        <w:t>Earth System Science Data</w:t>
      </w:r>
      <w:r w:rsidRPr="004D0F3D">
        <w:rPr>
          <w:rFonts w:ascii="Arial" w:hAnsi="Arial" w:cs="Arial"/>
        </w:rPr>
        <w:t>, 11(3), pp. 1385–1409. Available at: https://doi.org/10.5194/essd-11-1385-2019.</w:t>
      </w:r>
    </w:p>
    <w:p w14:paraId="1FB696F2" w14:textId="77777777" w:rsidR="004D0F3D" w:rsidRPr="004D0F3D" w:rsidRDefault="004D0F3D" w:rsidP="004D0F3D">
      <w:pPr>
        <w:pStyle w:val="Bibliography"/>
        <w:rPr>
          <w:rFonts w:ascii="Arial" w:hAnsi="Arial" w:cs="Arial"/>
        </w:rPr>
      </w:pPr>
      <w:r w:rsidRPr="004D0F3D">
        <w:rPr>
          <w:rFonts w:ascii="Arial" w:hAnsi="Arial" w:cs="Arial"/>
        </w:rPr>
        <w:lastRenderedPageBreak/>
        <w:t xml:space="preserve">Malone, B.P. </w:t>
      </w:r>
      <w:r w:rsidRPr="004D0F3D">
        <w:rPr>
          <w:rFonts w:ascii="Arial" w:hAnsi="Arial" w:cs="Arial"/>
          <w:i/>
          <w:iCs/>
        </w:rPr>
        <w:t>et al.</w:t>
      </w:r>
      <w:r w:rsidRPr="004D0F3D">
        <w:rPr>
          <w:rFonts w:ascii="Arial" w:hAnsi="Arial" w:cs="Arial"/>
        </w:rPr>
        <w:t xml:space="preserve"> (2012) ‘A general method for downscaling earth resource information’, </w:t>
      </w:r>
      <w:r w:rsidRPr="004D0F3D">
        <w:rPr>
          <w:rFonts w:ascii="Arial" w:hAnsi="Arial" w:cs="Arial"/>
          <w:i/>
          <w:iCs/>
        </w:rPr>
        <w:t>Computers &amp; Geosciences</w:t>
      </w:r>
      <w:r w:rsidRPr="004D0F3D">
        <w:rPr>
          <w:rFonts w:ascii="Arial" w:hAnsi="Arial" w:cs="Arial"/>
        </w:rPr>
        <w:t>, 41, pp. 119–125. Available at: https://doi.org/10.1016/j.cageo.2011.08.021.</w:t>
      </w:r>
    </w:p>
    <w:p w14:paraId="3AC98606" w14:textId="77777777" w:rsidR="004D0F3D" w:rsidRPr="004D0F3D" w:rsidRDefault="004D0F3D" w:rsidP="004D0F3D">
      <w:pPr>
        <w:pStyle w:val="Bibliography"/>
        <w:rPr>
          <w:rFonts w:ascii="Arial" w:hAnsi="Arial" w:cs="Arial"/>
        </w:rPr>
      </w:pPr>
      <w:r w:rsidRPr="004D0F3D">
        <w:rPr>
          <w:rFonts w:ascii="Arial" w:hAnsi="Arial" w:cs="Arial"/>
        </w:rPr>
        <w:t xml:space="preserve">Meiyappan, P. </w:t>
      </w:r>
      <w:r w:rsidRPr="004D0F3D">
        <w:rPr>
          <w:rFonts w:ascii="Arial" w:hAnsi="Arial" w:cs="Arial"/>
          <w:i/>
          <w:iCs/>
        </w:rPr>
        <w:t>et al.</w:t>
      </w:r>
      <w:r w:rsidRPr="004D0F3D">
        <w:rPr>
          <w:rFonts w:ascii="Arial" w:hAnsi="Arial" w:cs="Arial"/>
        </w:rPr>
        <w:t xml:space="preserve"> (2017) ‘Dynamics and determinants of land change in India: integrating satellite data with village socioeconomics’, </w:t>
      </w:r>
      <w:r w:rsidRPr="004D0F3D">
        <w:rPr>
          <w:rFonts w:ascii="Arial" w:hAnsi="Arial" w:cs="Arial"/>
          <w:i/>
          <w:iCs/>
        </w:rPr>
        <w:t>Regional Environmental Change</w:t>
      </w:r>
      <w:r w:rsidRPr="004D0F3D">
        <w:rPr>
          <w:rFonts w:ascii="Arial" w:hAnsi="Arial" w:cs="Arial"/>
        </w:rPr>
        <w:t>, 17(3), pp. 753–766. Available at: https://doi.org/10.1007/s10113-016-1068-2.</w:t>
      </w:r>
    </w:p>
    <w:p w14:paraId="6027724A" w14:textId="77777777" w:rsidR="004D0F3D" w:rsidRPr="004D0F3D" w:rsidRDefault="004D0F3D" w:rsidP="004D0F3D">
      <w:pPr>
        <w:pStyle w:val="Bibliography"/>
        <w:rPr>
          <w:rFonts w:ascii="Arial" w:hAnsi="Arial" w:cs="Arial"/>
        </w:rPr>
      </w:pPr>
      <w:r w:rsidRPr="004D0F3D">
        <w:rPr>
          <w:rFonts w:ascii="Arial" w:hAnsi="Arial" w:cs="Arial"/>
        </w:rPr>
        <w:t xml:space="preserve">Mialhe, F., Gunnell, Y. and Mering, C. (2008) ‘Synoptic assessment of water resource variability in reservoirs by remote sensing: General approach and application to the runoff harvesting systems of south India’, </w:t>
      </w:r>
      <w:r w:rsidRPr="004D0F3D">
        <w:rPr>
          <w:rFonts w:ascii="Arial" w:hAnsi="Arial" w:cs="Arial"/>
          <w:i/>
          <w:iCs/>
        </w:rPr>
        <w:t>Water Resources Research</w:t>
      </w:r>
      <w:r w:rsidRPr="004D0F3D">
        <w:rPr>
          <w:rFonts w:ascii="Arial" w:hAnsi="Arial" w:cs="Arial"/>
        </w:rPr>
        <w:t>, 44(5). Available at: https://doi.org/10.1029/2007WR006065.</w:t>
      </w:r>
    </w:p>
    <w:p w14:paraId="6458601D" w14:textId="77777777" w:rsidR="004D0F3D" w:rsidRPr="004D0F3D" w:rsidRDefault="004D0F3D" w:rsidP="004D0F3D">
      <w:pPr>
        <w:pStyle w:val="Bibliography"/>
        <w:rPr>
          <w:rFonts w:ascii="Arial" w:hAnsi="Arial" w:cs="Arial"/>
        </w:rPr>
      </w:pPr>
      <w:r w:rsidRPr="004D0F3D">
        <w:rPr>
          <w:rFonts w:ascii="Arial" w:hAnsi="Arial" w:cs="Arial"/>
        </w:rPr>
        <w:t xml:space="preserve">Monteiro, J., Martins, B. and Pires, J.M. (2018) ‘A hybrid approach for the spatial disaggregation of socio-economic indicators’, </w:t>
      </w:r>
      <w:r w:rsidRPr="004D0F3D">
        <w:rPr>
          <w:rFonts w:ascii="Arial" w:hAnsi="Arial" w:cs="Arial"/>
          <w:i/>
          <w:iCs/>
        </w:rPr>
        <w:t>International Journal of Data Science and Analytics</w:t>
      </w:r>
      <w:r w:rsidRPr="004D0F3D">
        <w:rPr>
          <w:rFonts w:ascii="Arial" w:hAnsi="Arial" w:cs="Arial"/>
        </w:rPr>
        <w:t>, 5(2), pp. 189–211. Available at: https://doi.org/10.1007/s41060-017-0080-z.</w:t>
      </w:r>
    </w:p>
    <w:p w14:paraId="2D6C3392" w14:textId="77777777" w:rsidR="004D0F3D" w:rsidRPr="004D0F3D" w:rsidRDefault="004D0F3D" w:rsidP="004D0F3D">
      <w:pPr>
        <w:pStyle w:val="Bibliography"/>
        <w:rPr>
          <w:rFonts w:ascii="Arial" w:hAnsi="Arial" w:cs="Arial"/>
        </w:rPr>
      </w:pPr>
      <w:r w:rsidRPr="004D0F3D">
        <w:rPr>
          <w:rFonts w:ascii="Arial" w:hAnsi="Arial" w:cs="Arial"/>
        </w:rPr>
        <w:t xml:space="preserve">Pattnaik, I. </w:t>
      </w:r>
      <w:r w:rsidRPr="004D0F3D">
        <w:rPr>
          <w:rFonts w:ascii="Arial" w:hAnsi="Arial" w:cs="Arial"/>
          <w:i/>
          <w:iCs/>
        </w:rPr>
        <w:t>et al.</w:t>
      </w:r>
      <w:r w:rsidRPr="004D0F3D">
        <w:rPr>
          <w:rFonts w:ascii="Arial" w:hAnsi="Arial" w:cs="Arial"/>
        </w:rPr>
        <w:t xml:space="preserve"> (2018) ‘The feminization of agriculture or the feminization of agrarian distress? Tracking the trajectory of women in agriculture in India’, </w:t>
      </w:r>
      <w:r w:rsidRPr="004D0F3D">
        <w:rPr>
          <w:rFonts w:ascii="Arial" w:hAnsi="Arial" w:cs="Arial"/>
          <w:i/>
          <w:iCs/>
        </w:rPr>
        <w:t>Journal of the Asia Pacific Economy</w:t>
      </w:r>
      <w:r w:rsidRPr="004D0F3D">
        <w:rPr>
          <w:rFonts w:ascii="Arial" w:hAnsi="Arial" w:cs="Arial"/>
        </w:rPr>
        <w:t>, 23(1), pp. 138–155. Available at: https://doi.org/10.1080/13547860.2017.1394569.</w:t>
      </w:r>
    </w:p>
    <w:p w14:paraId="2B032542" w14:textId="77777777" w:rsidR="004D0F3D" w:rsidRPr="004D0F3D" w:rsidRDefault="004D0F3D" w:rsidP="004D0F3D">
      <w:pPr>
        <w:pStyle w:val="Bibliography"/>
        <w:rPr>
          <w:rFonts w:ascii="Arial" w:hAnsi="Arial" w:cs="Arial"/>
        </w:rPr>
      </w:pPr>
      <w:r w:rsidRPr="004D0F3D">
        <w:rPr>
          <w:rFonts w:ascii="Arial" w:hAnsi="Arial" w:cs="Arial"/>
        </w:rPr>
        <w:t xml:space="preserve">Pezzulo, C. </w:t>
      </w:r>
      <w:r w:rsidRPr="004D0F3D">
        <w:rPr>
          <w:rFonts w:ascii="Arial" w:hAnsi="Arial" w:cs="Arial"/>
          <w:i/>
          <w:iCs/>
        </w:rPr>
        <w:t>et al.</w:t>
      </w:r>
      <w:r w:rsidRPr="004D0F3D">
        <w:rPr>
          <w:rFonts w:ascii="Arial" w:hAnsi="Arial" w:cs="Arial"/>
        </w:rPr>
        <w:t xml:space="preserve"> (2023) ‘A subnational reproductive, maternal, newborn, child, and adolescent health and development atlas of India’, </w:t>
      </w:r>
      <w:r w:rsidRPr="004D0F3D">
        <w:rPr>
          <w:rFonts w:ascii="Arial" w:hAnsi="Arial" w:cs="Arial"/>
          <w:i/>
          <w:iCs/>
        </w:rPr>
        <w:t>Scientific Data</w:t>
      </w:r>
      <w:r w:rsidRPr="004D0F3D">
        <w:rPr>
          <w:rFonts w:ascii="Arial" w:hAnsi="Arial" w:cs="Arial"/>
        </w:rPr>
        <w:t>, 10(1), p. 86. Available at: https://doi.org/10.1038/s41597-023-01961-2.</w:t>
      </w:r>
    </w:p>
    <w:p w14:paraId="32B917D0" w14:textId="77777777" w:rsidR="004D0F3D" w:rsidRPr="004D0F3D" w:rsidRDefault="004D0F3D" w:rsidP="004D0F3D">
      <w:pPr>
        <w:pStyle w:val="Bibliography"/>
        <w:rPr>
          <w:rFonts w:ascii="Arial" w:hAnsi="Arial" w:cs="Arial"/>
        </w:rPr>
      </w:pPr>
      <w:r w:rsidRPr="004D0F3D">
        <w:rPr>
          <w:rFonts w:ascii="Arial" w:hAnsi="Arial" w:cs="Arial"/>
        </w:rPr>
        <w:t xml:space="preserve">Qiu, Y. </w:t>
      </w:r>
      <w:r w:rsidRPr="004D0F3D">
        <w:rPr>
          <w:rFonts w:ascii="Arial" w:hAnsi="Arial" w:cs="Arial"/>
          <w:i/>
          <w:iCs/>
        </w:rPr>
        <w:t>et al.</w:t>
      </w:r>
      <w:r w:rsidRPr="004D0F3D">
        <w:rPr>
          <w:rFonts w:ascii="Arial" w:hAnsi="Arial" w:cs="Arial"/>
        </w:rPr>
        <w:t xml:space="preserve"> (2022) ‘Disaggregating population data for assessing progress of SDGs: methods and applications’, </w:t>
      </w:r>
      <w:r w:rsidRPr="004D0F3D">
        <w:rPr>
          <w:rFonts w:ascii="Arial" w:hAnsi="Arial" w:cs="Arial"/>
          <w:i/>
          <w:iCs/>
        </w:rPr>
        <w:t>International Journal of Digital Earth</w:t>
      </w:r>
      <w:r w:rsidRPr="004D0F3D">
        <w:rPr>
          <w:rFonts w:ascii="Arial" w:hAnsi="Arial" w:cs="Arial"/>
        </w:rPr>
        <w:t>, 15(1), pp. 2–29. Available at: https://doi.org/10.1080/17538947.2021.2013553.</w:t>
      </w:r>
    </w:p>
    <w:p w14:paraId="01D3614E" w14:textId="77777777" w:rsidR="004D0F3D" w:rsidRPr="004D0F3D" w:rsidRDefault="004D0F3D" w:rsidP="004D0F3D">
      <w:pPr>
        <w:pStyle w:val="Bibliography"/>
        <w:rPr>
          <w:rFonts w:ascii="Arial" w:hAnsi="Arial" w:cs="Arial"/>
        </w:rPr>
      </w:pPr>
      <w:r w:rsidRPr="004D0F3D">
        <w:rPr>
          <w:rFonts w:ascii="Arial" w:hAnsi="Arial" w:cs="Arial"/>
        </w:rPr>
        <w:t>Schiavina, M., Melchiorri, M. and Pesaresi, M. (2023) ‘GHS-SMOD R2023A - GHS settlement layers,  application of the Degree of Urbanisation methodology (stage I) to GHS-POP R2023A and GHS-BUILT-S R2023A,  multitemporal (1975-2030).’ European Commission, Join Research Centre (JRC). Available at: https://doi.org/10.2905/A0DF7A6F-49DE-46EA-9BDE-563437A6E2BA.</w:t>
      </w:r>
    </w:p>
    <w:p w14:paraId="25489F8A" w14:textId="77777777" w:rsidR="004D0F3D" w:rsidRPr="004D0F3D" w:rsidRDefault="004D0F3D" w:rsidP="004D0F3D">
      <w:pPr>
        <w:pStyle w:val="Bibliography"/>
        <w:rPr>
          <w:rFonts w:ascii="Arial" w:hAnsi="Arial" w:cs="Arial"/>
        </w:rPr>
      </w:pPr>
      <w:r w:rsidRPr="004D0F3D">
        <w:rPr>
          <w:rFonts w:ascii="Arial" w:hAnsi="Arial" w:cs="Arial"/>
        </w:rPr>
        <w:t xml:space="preserve">Schneiderbauer, S. and Ehrlich, D. (2005) ‘Population Density Estimations for Disaster Management: Case Study Rural Zimbabwe’, in P. van Oosterom, S. Zlatanova, and E.M. Fendel (eds) </w:t>
      </w:r>
      <w:r w:rsidRPr="004D0F3D">
        <w:rPr>
          <w:rFonts w:ascii="Arial" w:hAnsi="Arial" w:cs="Arial"/>
          <w:i/>
          <w:iCs/>
        </w:rPr>
        <w:t>Geo-information for Disaster Management</w:t>
      </w:r>
      <w:r w:rsidRPr="004D0F3D">
        <w:rPr>
          <w:rFonts w:ascii="Arial" w:hAnsi="Arial" w:cs="Arial"/>
        </w:rPr>
        <w:t>. Berlin, Heidelberg: Springer, pp. 901–921. Available at: https://doi.org/10.1007/3-540-27468-5_64.</w:t>
      </w:r>
    </w:p>
    <w:p w14:paraId="6E1D3F6F" w14:textId="77777777" w:rsidR="004D0F3D" w:rsidRPr="004D0F3D" w:rsidRDefault="004D0F3D" w:rsidP="004D0F3D">
      <w:pPr>
        <w:pStyle w:val="Bibliography"/>
        <w:rPr>
          <w:rFonts w:ascii="Arial" w:hAnsi="Arial" w:cs="Arial"/>
        </w:rPr>
      </w:pPr>
      <w:r w:rsidRPr="004D0F3D">
        <w:rPr>
          <w:rFonts w:ascii="Arial" w:hAnsi="Arial" w:cs="Arial"/>
        </w:rPr>
        <w:t xml:space="preserve">Slavchevska, V., Kaaria, S. and Taivalmaa, S.L. (2019) ‘The feminization of agriculture: evidence and implications for food and water security’, in J.A. Allan (ed.) </w:t>
      </w:r>
      <w:r w:rsidRPr="004D0F3D">
        <w:rPr>
          <w:rFonts w:ascii="Arial" w:hAnsi="Arial" w:cs="Arial"/>
          <w:i/>
          <w:iCs/>
        </w:rPr>
        <w:t>The Oxford Handbook of Food, Water and Society</w:t>
      </w:r>
      <w:r w:rsidRPr="004D0F3D">
        <w:rPr>
          <w:rFonts w:ascii="Arial" w:hAnsi="Arial" w:cs="Arial"/>
        </w:rPr>
        <w:t>. Oxford University Press.</w:t>
      </w:r>
    </w:p>
    <w:p w14:paraId="73176F0C" w14:textId="77777777" w:rsidR="004D0F3D" w:rsidRPr="004D0F3D" w:rsidRDefault="004D0F3D" w:rsidP="004D0F3D">
      <w:pPr>
        <w:pStyle w:val="Bibliography"/>
        <w:rPr>
          <w:rFonts w:ascii="Arial" w:hAnsi="Arial" w:cs="Arial"/>
        </w:rPr>
      </w:pPr>
      <w:r w:rsidRPr="004D0F3D">
        <w:rPr>
          <w:rFonts w:ascii="Arial" w:hAnsi="Arial" w:cs="Arial"/>
        </w:rPr>
        <w:t xml:space="preserve">Stevens, F.R. </w:t>
      </w:r>
      <w:r w:rsidRPr="004D0F3D">
        <w:rPr>
          <w:rFonts w:ascii="Arial" w:hAnsi="Arial" w:cs="Arial"/>
          <w:i/>
          <w:iCs/>
        </w:rPr>
        <w:t>et al.</w:t>
      </w:r>
      <w:r w:rsidRPr="004D0F3D">
        <w:rPr>
          <w:rFonts w:ascii="Arial" w:hAnsi="Arial" w:cs="Arial"/>
        </w:rPr>
        <w:t xml:space="preserve"> (2015) ‘Disaggregating Census Data for Population Mapping Using Random Forests with Remotely-Sensed and Ancillary Data’, </w:t>
      </w:r>
      <w:r w:rsidRPr="004D0F3D">
        <w:rPr>
          <w:rFonts w:ascii="Arial" w:hAnsi="Arial" w:cs="Arial"/>
          <w:i/>
          <w:iCs/>
        </w:rPr>
        <w:t>PLOS ONE</w:t>
      </w:r>
      <w:r w:rsidRPr="004D0F3D">
        <w:rPr>
          <w:rFonts w:ascii="Arial" w:hAnsi="Arial" w:cs="Arial"/>
        </w:rPr>
        <w:t>, 10(2), p. e0107042. Available at: https://doi.org/10.1371/journal.pone.0107042.</w:t>
      </w:r>
    </w:p>
    <w:p w14:paraId="650C0496" w14:textId="77777777" w:rsidR="004D0F3D" w:rsidRPr="004D0F3D" w:rsidRDefault="004D0F3D" w:rsidP="004D0F3D">
      <w:pPr>
        <w:pStyle w:val="Bibliography"/>
        <w:rPr>
          <w:rFonts w:ascii="Arial" w:hAnsi="Arial" w:cs="Arial"/>
        </w:rPr>
      </w:pPr>
      <w:r w:rsidRPr="004D0F3D">
        <w:rPr>
          <w:rFonts w:ascii="Arial" w:hAnsi="Arial" w:cs="Arial"/>
        </w:rPr>
        <w:t xml:space="preserve">Szarka, N. and Biljecki, F. (2022) ‘Population estimation beyond counts—Inferring demographic characteristics’, </w:t>
      </w:r>
      <w:r w:rsidRPr="004D0F3D">
        <w:rPr>
          <w:rFonts w:ascii="Arial" w:hAnsi="Arial" w:cs="Arial"/>
          <w:i/>
          <w:iCs/>
        </w:rPr>
        <w:t>PLOS ONE</w:t>
      </w:r>
      <w:r w:rsidRPr="004D0F3D">
        <w:rPr>
          <w:rFonts w:ascii="Arial" w:hAnsi="Arial" w:cs="Arial"/>
        </w:rPr>
        <w:t>, 17(4), p. e0266484. Available at: https://doi.org/10.1371/journal.pone.0266484.</w:t>
      </w:r>
    </w:p>
    <w:p w14:paraId="1918D79F" w14:textId="77777777" w:rsidR="004D0F3D" w:rsidRPr="004D0F3D" w:rsidRDefault="004D0F3D" w:rsidP="004D0F3D">
      <w:pPr>
        <w:pStyle w:val="Bibliography"/>
        <w:rPr>
          <w:rFonts w:ascii="Arial" w:hAnsi="Arial" w:cs="Arial"/>
        </w:rPr>
      </w:pPr>
      <w:r w:rsidRPr="004D0F3D">
        <w:rPr>
          <w:rFonts w:ascii="Arial" w:hAnsi="Arial" w:cs="Arial"/>
        </w:rPr>
        <w:lastRenderedPageBreak/>
        <w:t xml:space="preserve">Tatem, A.J. (2022) ‘Small area population denominators for improved disease surveillance and response’, </w:t>
      </w:r>
      <w:r w:rsidRPr="004D0F3D">
        <w:rPr>
          <w:rFonts w:ascii="Arial" w:hAnsi="Arial" w:cs="Arial"/>
          <w:i/>
          <w:iCs/>
        </w:rPr>
        <w:t>Epidemics</w:t>
      </w:r>
      <w:r w:rsidRPr="004D0F3D">
        <w:rPr>
          <w:rFonts w:ascii="Arial" w:hAnsi="Arial" w:cs="Arial"/>
        </w:rPr>
        <w:t>, 40, p. 100597. Available at: https://doi.org/10.1016/j.epidem.2022.100597.</w:t>
      </w:r>
    </w:p>
    <w:p w14:paraId="69149C2B" w14:textId="77777777" w:rsidR="004D0F3D" w:rsidRPr="004D0F3D" w:rsidRDefault="004D0F3D" w:rsidP="004D0F3D">
      <w:pPr>
        <w:pStyle w:val="Bibliography"/>
        <w:rPr>
          <w:rFonts w:ascii="Arial" w:hAnsi="Arial" w:cs="Arial"/>
        </w:rPr>
      </w:pPr>
      <w:r w:rsidRPr="004D0F3D">
        <w:rPr>
          <w:rFonts w:ascii="Arial" w:hAnsi="Arial" w:cs="Arial"/>
        </w:rPr>
        <w:t xml:space="preserve">Tobler, W. </w:t>
      </w:r>
      <w:r w:rsidRPr="004D0F3D">
        <w:rPr>
          <w:rFonts w:ascii="Arial" w:hAnsi="Arial" w:cs="Arial"/>
          <w:i/>
          <w:iCs/>
        </w:rPr>
        <w:t>et al.</w:t>
      </w:r>
      <w:r w:rsidRPr="004D0F3D">
        <w:rPr>
          <w:rFonts w:ascii="Arial" w:hAnsi="Arial" w:cs="Arial"/>
        </w:rPr>
        <w:t xml:space="preserve"> (1997) ‘World population in a grid of spherical quadrilaterals’, </w:t>
      </w:r>
      <w:r w:rsidRPr="004D0F3D">
        <w:rPr>
          <w:rFonts w:ascii="Arial" w:hAnsi="Arial" w:cs="Arial"/>
          <w:i/>
          <w:iCs/>
        </w:rPr>
        <w:t>International Journal of Population Geography</w:t>
      </w:r>
      <w:r w:rsidRPr="004D0F3D">
        <w:rPr>
          <w:rFonts w:ascii="Arial" w:hAnsi="Arial" w:cs="Arial"/>
        </w:rPr>
        <w:t>, 3(3), pp. 203–225. Available at: https://doi.org/10.1002/(SICI)1099-1220(199709)3:3&lt;203::AID-IJPG68&gt;3.0.CO;2-C.</w:t>
      </w:r>
    </w:p>
    <w:p w14:paraId="56B7FA4E" w14:textId="77777777" w:rsidR="004D0F3D" w:rsidRPr="004D0F3D" w:rsidRDefault="004D0F3D" w:rsidP="004D0F3D">
      <w:pPr>
        <w:pStyle w:val="Bibliography"/>
        <w:rPr>
          <w:rFonts w:ascii="Arial" w:hAnsi="Arial" w:cs="Arial"/>
        </w:rPr>
      </w:pPr>
      <w:r w:rsidRPr="004D0F3D">
        <w:rPr>
          <w:rFonts w:ascii="Arial" w:hAnsi="Arial" w:cs="Arial"/>
        </w:rPr>
        <w:t xml:space="preserve">Tobler, W.R. (1970) ‘A Computer Movie Simulating Urban Growth in the Detroit Region’, </w:t>
      </w:r>
      <w:r w:rsidRPr="004D0F3D">
        <w:rPr>
          <w:rFonts w:ascii="Arial" w:hAnsi="Arial" w:cs="Arial"/>
          <w:i/>
          <w:iCs/>
        </w:rPr>
        <w:t>Economic Geography</w:t>
      </w:r>
      <w:r w:rsidRPr="004D0F3D">
        <w:rPr>
          <w:rFonts w:ascii="Arial" w:hAnsi="Arial" w:cs="Arial"/>
        </w:rPr>
        <w:t>, 46, pp. 234–240. Available at: https://doi.org/10.2307/143141.</w:t>
      </w:r>
    </w:p>
    <w:p w14:paraId="6B0A769F" w14:textId="77777777" w:rsidR="004D0F3D" w:rsidRPr="004D0F3D" w:rsidRDefault="004D0F3D" w:rsidP="004D0F3D">
      <w:pPr>
        <w:pStyle w:val="Bibliography"/>
        <w:rPr>
          <w:rFonts w:ascii="Arial" w:hAnsi="Arial" w:cs="Arial"/>
        </w:rPr>
      </w:pPr>
      <w:r w:rsidRPr="004D0F3D">
        <w:rPr>
          <w:rFonts w:ascii="Arial" w:hAnsi="Arial" w:cs="Arial"/>
        </w:rPr>
        <w:t xml:space="preserve">Tobler, W.R. (1979) ‘Smooth Pycnophylactic Interpolation for Geographical Regions’, </w:t>
      </w:r>
      <w:r w:rsidRPr="004D0F3D">
        <w:rPr>
          <w:rFonts w:ascii="Arial" w:hAnsi="Arial" w:cs="Arial"/>
          <w:i/>
          <w:iCs/>
        </w:rPr>
        <w:t>Journal of the American Statistical Association</w:t>
      </w:r>
      <w:r w:rsidRPr="004D0F3D">
        <w:rPr>
          <w:rFonts w:ascii="Arial" w:hAnsi="Arial" w:cs="Arial"/>
        </w:rPr>
        <w:t>, 74(367), pp. 519–530. Available at: https://doi.org/10.2307/2286968.</w:t>
      </w:r>
    </w:p>
    <w:p w14:paraId="0B75AE5F" w14:textId="77777777" w:rsidR="004D0F3D" w:rsidRPr="004D0F3D" w:rsidRDefault="004D0F3D" w:rsidP="004D0F3D">
      <w:pPr>
        <w:pStyle w:val="Bibliography"/>
        <w:rPr>
          <w:rFonts w:ascii="Arial" w:hAnsi="Arial" w:cs="Arial"/>
        </w:rPr>
      </w:pPr>
      <w:r w:rsidRPr="004D0F3D">
        <w:rPr>
          <w:rFonts w:ascii="Arial" w:hAnsi="Arial" w:cs="Arial"/>
        </w:rPr>
        <w:t xml:space="preserve">Tuholske, C. </w:t>
      </w:r>
      <w:r w:rsidRPr="004D0F3D">
        <w:rPr>
          <w:rFonts w:ascii="Arial" w:hAnsi="Arial" w:cs="Arial"/>
          <w:i/>
          <w:iCs/>
        </w:rPr>
        <w:t>et al.</w:t>
      </w:r>
      <w:r w:rsidRPr="004D0F3D">
        <w:rPr>
          <w:rFonts w:ascii="Arial" w:hAnsi="Arial" w:cs="Arial"/>
        </w:rPr>
        <w:t xml:space="preserve"> (2021) ‘Implications for Tracking SDG Indicator Metrics with Gridded Population Data’, </w:t>
      </w:r>
      <w:r w:rsidRPr="004D0F3D">
        <w:rPr>
          <w:rFonts w:ascii="Arial" w:hAnsi="Arial" w:cs="Arial"/>
          <w:i/>
          <w:iCs/>
        </w:rPr>
        <w:t>Sustainability</w:t>
      </w:r>
      <w:r w:rsidRPr="004D0F3D">
        <w:rPr>
          <w:rFonts w:ascii="Arial" w:hAnsi="Arial" w:cs="Arial"/>
        </w:rPr>
        <w:t>, 13(13), p. 7329. Available at: https://doi.org/10.3390/su13137329.</w:t>
      </w:r>
    </w:p>
    <w:p w14:paraId="3CAF28AF" w14:textId="77777777" w:rsidR="004D0F3D" w:rsidRPr="004D0F3D" w:rsidRDefault="004D0F3D" w:rsidP="004D0F3D">
      <w:pPr>
        <w:pStyle w:val="Bibliography"/>
        <w:rPr>
          <w:rFonts w:ascii="Arial" w:hAnsi="Arial" w:cs="Arial"/>
        </w:rPr>
      </w:pPr>
      <w:r w:rsidRPr="004D0F3D">
        <w:rPr>
          <w:rFonts w:ascii="Arial" w:hAnsi="Arial" w:cs="Arial"/>
        </w:rPr>
        <w:t xml:space="preserve">United Nations (2022) </w:t>
      </w:r>
      <w:r w:rsidRPr="004D0F3D">
        <w:rPr>
          <w:rFonts w:ascii="Arial" w:hAnsi="Arial" w:cs="Arial"/>
          <w:i/>
          <w:iCs/>
        </w:rPr>
        <w:t>The Sustainable Development Goals Report 2022</w:t>
      </w:r>
      <w:r w:rsidRPr="004D0F3D">
        <w:rPr>
          <w:rFonts w:ascii="Arial" w:hAnsi="Arial" w:cs="Arial"/>
        </w:rPr>
        <w:t>. New York, NY: United Nations. Available at: https://unstats.un.org/sdgs/report/2022/.</w:t>
      </w:r>
    </w:p>
    <w:p w14:paraId="26B8A7EE" w14:textId="77777777" w:rsidR="004D0F3D" w:rsidRPr="004D0F3D" w:rsidRDefault="004D0F3D" w:rsidP="004D0F3D">
      <w:pPr>
        <w:pStyle w:val="Bibliography"/>
        <w:rPr>
          <w:rFonts w:ascii="Arial" w:hAnsi="Arial" w:cs="Arial"/>
        </w:rPr>
      </w:pPr>
      <w:r w:rsidRPr="004D0F3D">
        <w:rPr>
          <w:rFonts w:ascii="Arial" w:hAnsi="Arial" w:cs="Arial"/>
        </w:rPr>
        <w:t xml:space="preserve">United Nations in India (2022) </w:t>
      </w:r>
      <w:r w:rsidRPr="004D0F3D">
        <w:rPr>
          <w:rFonts w:ascii="Arial" w:hAnsi="Arial" w:cs="Arial"/>
          <w:i/>
          <w:iCs/>
        </w:rPr>
        <w:t>UN India Annual Report 2021</w:t>
      </w:r>
      <w:r w:rsidRPr="004D0F3D">
        <w:rPr>
          <w:rFonts w:ascii="Arial" w:hAnsi="Arial" w:cs="Arial"/>
        </w:rPr>
        <w:t>. New Delhi, India. Available at: https://india.un.org/en/195240-un-india-annual-report-2021 (Accessed: 30 May 2023).</w:t>
      </w:r>
    </w:p>
    <w:p w14:paraId="150F0D96" w14:textId="77777777" w:rsidR="004D0F3D" w:rsidRPr="004D0F3D" w:rsidRDefault="004D0F3D" w:rsidP="004D0F3D">
      <w:pPr>
        <w:pStyle w:val="Bibliography"/>
        <w:rPr>
          <w:rFonts w:ascii="Arial" w:hAnsi="Arial" w:cs="Arial"/>
        </w:rPr>
      </w:pPr>
      <w:r w:rsidRPr="004D0F3D">
        <w:rPr>
          <w:rFonts w:ascii="Arial" w:hAnsi="Arial" w:cs="Arial"/>
        </w:rPr>
        <w:t xml:space="preserve">Vanthof, V.R. and Kelly, R.E.J. (2020) ‘Earth Observation at Finer Scales is Critical to Farming Communities Facing Increased Water Shortages Over the Next Decade’, in </w:t>
      </w:r>
      <w:r w:rsidRPr="004D0F3D">
        <w:rPr>
          <w:rFonts w:ascii="Arial" w:hAnsi="Arial" w:cs="Arial"/>
          <w:i/>
          <w:iCs/>
        </w:rPr>
        <w:t>IGARSS 2020 - 2020 IEEE International Geoscience and Remote Sensing Symposium</w:t>
      </w:r>
      <w:r w:rsidRPr="004D0F3D">
        <w:rPr>
          <w:rFonts w:ascii="Arial" w:hAnsi="Arial" w:cs="Arial"/>
        </w:rPr>
        <w:t xml:space="preserve">. </w:t>
      </w:r>
      <w:r w:rsidRPr="004D0F3D">
        <w:rPr>
          <w:rFonts w:ascii="Arial" w:hAnsi="Arial" w:cs="Arial"/>
          <w:i/>
          <w:iCs/>
        </w:rPr>
        <w:t>IGARSS 2020 - 2020 IEEE International Geoscience and Remote Sensing Symposium</w:t>
      </w:r>
      <w:r w:rsidRPr="004D0F3D">
        <w:rPr>
          <w:rFonts w:ascii="Arial" w:hAnsi="Arial" w:cs="Arial"/>
        </w:rPr>
        <w:t>, pp. 3716–3718. Available at: https://doi.org/10.1109/IGARSS39084.2020.9324327.</w:t>
      </w:r>
    </w:p>
    <w:p w14:paraId="7D88E8D6" w14:textId="77777777" w:rsidR="004D0F3D" w:rsidRPr="004D0F3D" w:rsidRDefault="004D0F3D" w:rsidP="004D0F3D">
      <w:pPr>
        <w:pStyle w:val="Bibliography"/>
        <w:rPr>
          <w:rFonts w:ascii="Arial" w:hAnsi="Arial" w:cs="Arial"/>
        </w:rPr>
      </w:pPr>
      <w:r w:rsidRPr="004D0F3D">
        <w:rPr>
          <w:rFonts w:ascii="Arial" w:hAnsi="Arial" w:cs="Arial"/>
        </w:rPr>
        <w:t xml:space="preserve">Viel, J.-F. and Tran, A. (2009) ‘Estimating Denominators: Satellite-Based Population Estimates at a Fine Spatial Resolution in a European Urban Area’, </w:t>
      </w:r>
      <w:r w:rsidRPr="004D0F3D">
        <w:rPr>
          <w:rFonts w:ascii="Arial" w:hAnsi="Arial" w:cs="Arial"/>
          <w:i/>
          <w:iCs/>
        </w:rPr>
        <w:t>Epidemiology</w:t>
      </w:r>
      <w:r w:rsidRPr="004D0F3D">
        <w:rPr>
          <w:rFonts w:ascii="Arial" w:hAnsi="Arial" w:cs="Arial"/>
        </w:rPr>
        <w:t>, 20(2), pp. 214–222.</w:t>
      </w:r>
    </w:p>
    <w:p w14:paraId="08596689" w14:textId="77777777" w:rsidR="004D0F3D" w:rsidRPr="004D0F3D" w:rsidRDefault="004D0F3D" w:rsidP="004D0F3D">
      <w:pPr>
        <w:pStyle w:val="Bibliography"/>
        <w:rPr>
          <w:rFonts w:ascii="Arial" w:hAnsi="Arial" w:cs="Arial"/>
        </w:rPr>
      </w:pPr>
      <w:r w:rsidRPr="004D0F3D">
        <w:rPr>
          <w:rFonts w:ascii="Arial" w:hAnsi="Arial" w:cs="Arial"/>
        </w:rPr>
        <w:t xml:space="preserve">Wardrop, N.A. </w:t>
      </w:r>
      <w:r w:rsidRPr="004D0F3D">
        <w:rPr>
          <w:rFonts w:ascii="Arial" w:hAnsi="Arial" w:cs="Arial"/>
          <w:i/>
          <w:iCs/>
        </w:rPr>
        <w:t>et al.</w:t>
      </w:r>
      <w:r w:rsidRPr="004D0F3D">
        <w:rPr>
          <w:rFonts w:ascii="Arial" w:hAnsi="Arial" w:cs="Arial"/>
        </w:rPr>
        <w:t xml:space="preserve"> (2018) ‘Spatially disaggregated population estimates in the absence of national population and housing census data’, </w:t>
      </w:r>
      <w:r w:rsidRPr="004D0F3D">
        <w:rPr>
          <w:rFonts w:ascii="Arial" w:hAnsi="Arial" w:cs="Arial"/>
          <w:i/>
          <w:iCs/>
        </w:rPr>
        <w:t>Proceedings of the National Academy of Sciences</w:t>
      </w:r>
      <w:r w:rsidRPr="004D0F3D">
        <w:rPr>
          <w:rFonts w:ascii="Arial" w:hAnsi="Arial" w:cs="Arial"/>
        </w:rPr>
        <w:t>, 115(14), pp. 3529–3537. Available at: https://doi.org/10.1073/pnas.1715305115.</w:t>
      </w:r>
    </w:p>
    <w:p w14:paraId="68BF54EF" w14:textId="77777777" w:rsidR="004D0F3D" w:rsidRPr="004D0F3D" w:rsidRDefault="004D0F3D" w:rsidP="004D0F3D">
      <w:pPr>
        <w:pStyle w:val="Bibliography"/>
        <w:rPr>
          <w:rFonts w:ascii="Arial" w:hAnsi="Arial" w:cs="Arial"/>
        </w:rPr>
      </w:pPr>
      <w:r w:rsidRPr="004D0F3D">
        <w:rPr>
          <w:rFonts w:ascii="Arial" w:hAnsi="Arial" w:cs="Arial"/>
        </w:rPr>
        <w:t xml:space="preserve">World Bank (2023) </w:t>
      </w:r>
      <w:r w:rsidRPr="004D0F3D">
        <w:rPr>
          <w:rFonts w:ascii="Arial" w:hAnsi="Arial" w:cs="Arial"/>
          <w:i/>
          <w:iCs/>
        </w:rPr>
        <w:t>Agriculture and Food</w:t>
      </w:r>
      <w:r w:rsidRPr="004D0F3D">
        <w:rPr>
          <w:rFonts w:ascii="Arial" w:hAnsi="Arial" w:cs="Arial"/>
        </w:rPr>
        <w:t xml:space="preserve">, </w:t>
      </w:r>
      <w:r w:rsidRPr="004D0F3D">
        <w:rPr>
          <w:rFonts w:ascii="Arial" w:hAnsi="Arial" w:cs="Arial"/>
          <w:i/>
          <w:iCs/>
        </w:rPr>
        <w:t>World Bank</w:t>
      </w:r>
      <w:r w:rsidRPr="004D0F3D">
        <w:rPr>
          <w:rFonts w:ascii="Arial" w:hAnsi="Arial" w:cs="Arial"/>
        </w:rPr>
        <w:t>. Available at: https://www.worldbank.org/en/topic/agriculture/overview (Accessed: 22 May 2023).</w:t>
      </w:r>
    </w:p>
    <w:p w14:paraId="0F2A3363" w14:textId="77777777" w:rsidR="004D0F3D" w:rsidRPr="004D0F3D" w:rsidRDefault="004D0F3D" w:rsidP="004D0F3D">
      <w:pPr>
        <w:pStyle w:val="Bibliography"/>
        <w:rPr>
          <w:rFonts w:ascii="Arial" w:hAnsi="Arial" w:cs="Arial"/>
        </w:rPr>
      </w:pPr>
      <w:r w:rsidRPr="004D0F3D">
        <w:rPr>
          <w:rFonts w:ascii="Arial" w:hAnsi="Arial" w:cs="Arial"/>
        </w:rPr>
        <w:t xml:space="preserve">You, L. and Wood, S. (2006) ‘An entropy approach to spatial disaggregation of agricultural production’, </w:t>
      </w:r>
      <w:r w:rsidRPr="004D0F3D">
        <w:rPr>
          <w:rFonts w:ascii="Arial" w:hAnsi="Arial" w:cs="Arial"/>
          <w:i/>
          <w:iCs/>
        </w:rPr>
        <w:t>Agricultural Systems</w:t>
      </w:r>
      <w:r w:rsidRPr="004D0F3D">
        <w:rPr>
          <w:rFonts w:ascii="Arial" w:hAnsi="Arial" w:cs="Arial"/>
        </w:rPr>
        <w:t>, 90(1), pp. 329–347. Available at: https://doi.org/10.1016/j.agsy.2006.01.008.</w:t>
      </w:r>
    </w:p>
    <w:p w14:paraId="61021948" w14:textId="77777777" w:rsidR="004D0F3D" w:rsidRPr="004D0F3D" w:rsidRDefault="004D0F3D" w:rsidP="004D0F3D">
      <w:pPr>
        <w:pStyle w:val="Bibliography"/>
        <w:rPr>
          <w:rFonts w:ascii="Arial" w:hAnsi="Arial" w:cs="Arial"/>
        </w:rPr>
      </w:pPr>
      <w:r w:rsidRPr="004D0F3D">
        <w:rPr>
          <w:rFonts w:ascii="Arial" w:hAnsi="Arial" w:cs="Arial"/>
        </w:rPr>
        <w:t xml:space="preserve">Zarkovich, S.S., Bosnich, S. and Anichich, Z. (1976) ‘Agricultural Population’, </w:t>
      </w:r>
      <w:r w:rsidRPr="004D0F3D">
        <w:rPr>
          <w:rFonts w:ascii="Arial" w:hAnsi="Arial" w:cs="Arial"/>
          <w:i/>
          <w:iCs/>
        </w:rPr>
        <w:t>International Statistical Review / Revue Internationale de Statistique</w:t>
      </w:r>
      <w:r w:rsidRPr="004D0F3D">
        <w:rPr>
          <w:rFonts w:ascii="Arial" w:hAnsi="Arial" w:cs="Arial"/>
        </w:rPr>
        <w:t>, 44(2), pp. 283–288. Available at: https://doi.org/10.2307/1403288.</w:t>
      </w:r>
    </w:p>
    <w:p w14:paraId="43B79DD1" w14:textId="365FCDBC" w:rsidR="009225AB" w:rsidRPr="009225AB" w:rsidRDefault="009225AB" w:rsidP="009225AB">
      <w:pPr>
        <w:jc w:val="left"/>
      </w:pPr>
      <w:r>
        <w:fldChar w:fldCharType="end"/>
      </w:r>
    </w:p>
    <w:p w14:paraId="1C9498DE" w14:textId="77777777" w:rsidR="003321F4" w:rsidRPr="003321F4" w:rsidRDefault="003321F4" w:rsidP="003321F4"/>
    <w:sectPr w:rsidR="003321F4" w:rsidRPr="003321F4" w:rsidSect="003A063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Joe P" w:date="2023-08-18T20:46:00Z" w:initials="JP">
    <w:p w14:paraId="3747EF22" w14:textId="77777777" w:rsidR="008E5833" w:rsidRDefault="008E5833" w:rsidP="00E4072F">
      <w:pPr>
        <w:pStyle w:val="CommentText"/>
        <w:jc w:val="left"/>
      </w:pPr>
      <w:r>
        <w:rPr>
          <w:rStyle w:val="CommentReference"/>
        </w:rPr>
        <w:annotationRef/>
      </w:r>
      <w:r>
        <w:t>Currently, Spatial disag. is still covered in Methodology; so should not be addressed in this intro.</w:t>
      </w:r>
    </w:p>
  </w:comment>
  <w:comment w:id="23" w:author="Joe P" w:date="2023-08-18T14:48:00Z" w:initials="JP">
    <w:p w14:paraId="55C2B60A" w14:textId="1AF3B752" w:rsidR="003B0981" w:rsidRDefault="003B0981" w:rsidP="009729C6">
      <w:pPr>
        <w:pStyle w:val="CommentText"/>
        <w:jc w:val="left"/>
      </w:pPr>
      <w:r>
        <w:rPr>
          <w:rStyle w:val="CommentReference"/>
        </w:rPr>
        <w:annotationRef/>
      </w:r>
      <w:r>
        <w:t>Need to decide best location/whether to keep</w:t>
      </w:r>
    </w:p>
  </w:comment>
  <w:comment w:id="27" w:author="Joe P" w:date="2023-08-03T12:07:00Z" w:initials="JP">
    <w:p w14:paraId="32C08E6C" w14:textId="28CC69A6" w:rsidR="0030188D" w:rsidRDefault="0030188D">
      <w:pPr>
        <w:pStyle w:val="CommentText"/>
        <w:jc w:val="left"/>
      </w:pPr>
      <w:r>
        <w:rPr>
          <w:rStyle w:val="CommentReference"/>
        </w:rPr>
        <w:annotationRef/>
      </w:r>
      <w:r>
        <w:t>Move section, or rename subtitle to fit into flow of methodology?</w:t>
      </w:r>
    </w:p>
  </w:comment>
  <w:comment w:id="38" w:author="Joe P" w:date="2023-08-11T11:56:00Z" w:initials="JP">
    <w:p w14:paraId="3874F5EE" w14:textId="77777777" w:rsidR="002F02EE" w:rsidRDefault="002F02EE">
      <w:pPr>
        <w:pStyle w:val="CommentText"/>
        <w:jc w:val="left"/>
      </w:pPr>
      <w:r>
        <w:rPr>
          <w:rStyle w:val="CommentReference"/>
        </w:rPr>
        <w:annotationRef/>
      </w:r>
      <w:r>
        <w:t>*NEED TO DOWNLOAD AND RERUN ANALYSIS WITH 2010 GHSL LAYERS (currently 2030?)</w:t>
      </w:r>
    </w:p>
  </w:comment>
  <w:comment w:id="40" w:author="Joe P" w:date="2023-08-16T23:32:00Z" w:initials="JP">
    <w:p w14:paraId="65B32605" w14:textId="77777777" w:rsidR="007A63CC" w:rsidRDefault="007A63CC" w:rsidP="00FE5584">
      <w:pPr>
        <w:pStyle w:val="CommentText"/>
        <w:jc w:val="left"/>
      </w:pPr>
      <w:r>
        <w:rPr>
          <w:rStyle w:val="CommentReference"/>
        </w:rPr>
        <w:annotationRef/>
      </w:r>
      <w:r>
        <w:t>Potentially more useful to replace with a table summarising the 4 input data sources (not just a table for GHSL).</w:t>
      </w:r>
      <w:r>
        <w:br/>
        <w:t xml:space="preserve">OR a table for each input? </w:t>
      </w:r>
    </w:p>
  </w:comment>
  <w:comment w:id="42" w:author="Joe P" w:date="2023-08-15T11:55:00Z" w:initials="JP">
    <w:p w14:paraId="03D3FC83" w14:textId="31248642" w:rsidR="00EA3229" w:rsidRDefault="00EA3229" w:rsidP="00E9011D">
      <w:pPr>
        <w:pStyle w:val="CommentText"/>
        <w:jc w:val="left"/>
      </w:pPr>
      <w:r>
        <w:rPr>
          <w:rStyle w:val="CommentReference"/>
        </w:rPr>
        <w:annotationRef/>
      </w:r>
      <w:r>
        <w:t>Review: how to refer to Objectives (2, II, ii, etc.). Check to make consistent across whole document.</w:t>
      </w:r>
    </w:p>
  </w:comment>
  <w:comment w:id="43" w:author="Joe P" w:date="2023-08-15T11:54:00Z" w:initials="JP">
    <w:p w14:paraId="6C25FE45" w14:textId="1B7F4B1B" w:rsidR="00122A5F" w:rsidRDefault="00122A5F" w:rsidP="00D00501">
      <w:pPr>
        <w:pStyle w:val="CommentText"/>
        <w:jc w:val="left"/>
      </w:pPr>
      <w:r>
        <w:rPr>
          <w:rStyle w:val="CommentReference"/>
        </w:rPr>
        <w:annotationRef/>
      </w:r>
      <w:r>
        <w:t>Review; need to decide how explicitly SL project is discussed in thesis overall</w:t>
      </w:r>
    </w:p>
  </w:comment>
  <w:comment w:id="44" w:author="Joe P" w:date="2023-08-14T23:08:00Z" w:initials="JP">
    <w:p w14:paraId="44891E67" w14:textId="19043600" w:rsidR="003A30E0" w:rsidRDefault="003A30E0" w:rsidP="003A30E0">
      <w:pPr>
        <w:pStyle w:val="CommentText"/>
        <w:jc w:val="left"/>
      </w:pPr>
      <w:r>
        <w:rPr>
          <w:rStyle w:val="CommentReference"/>
        </w:rPr>
        <w:annotationRef/>
      </w:r>
      <w:r>
        <w:t>Replace with cross-ref, once figure position finalised</w:t>
      </w:r>
    </w:p>
  </w:comment>
  <w:comment w:id="49" w:author="Joe P" w:date="2023-08-17T15:12:00Z" w:initials="JP">
    <w:p w14:paraId="305E5074" w14:textId="77777777" w:rsidR="00290CA4" w:rsidRDefault="00290CA4" w:rsidP="007816D5">
      <w:pPr>
        <w:pStyle w:val="CommentText"/>
        <w:jc w:val="left"/>
      </w:pPr>
      <w:r>
        <w:rPr>
          <w:rStyle w:val="CommentReference"/>
        </w:rPr>
        <w:annotationRef/>
      </w:r>
      <w:r>
        <w:t xml:space="preserve">May need to remove this; currently not set in code.  </w:t>
      </w:r>
    </w:p>
  </w:comment>
  <w:comment w:id="55" w:author="Joe P" w:date="2023-08-09T21:35:00Z" w:initials="JP">
    <w:p w14:paraId="59DA4C1B" w14:textId="4603B69F" w:rsidR="00F2786E" w:rsidRDefault="00F2786E">
      <w:pPr>
        <w:pStyle w:val="CommentText"/>
        <w:jc w:val="left"/>
      </w:pPr>
      <w:r>
        <w:rPr>
          <w:rStyle w:val="CommentReference"/>
        </w:rPr>
        <w:annotationRef/>
      </w:r>
      <w:r>
        <w:t>Confirm this</w:t>
      </w:r>
    </w:p>
  </w:comment>
  <w:comment w:id="56" w:author="Joe P" w:date="2023-08-16T18:48:00Z" w:initials="JP">
    <w:p w14:paraId="3BAFE329" w14:textId="77777777" w:rsidR="00D72A40" w:rsidRDefault="00D72A40" w:rsidP="00DD2202">
      <w:pPr>
        <w:pStyle w:val="CommentText"/>
        <w:jc w:val="left"/>
      </w:pPr>
      <w:r>
        <w:rPr>
          <w:rStyle w:val="CommentReference"/>
        </w:rPr>
        <w:annotationRef/>
      </w:r>
      <w:r>
        <w:t>Also; add sentence on 5 iteration limit? TBC</w:t>
      </w:r>
    </w:p>
  </w:comment>
  <w:comment w:id="58" w:author="Joe P" w:date="2023-08-15T17:42:00Z" w:initials="JP">
    <w:p w14:paraId="1AD8CC8D" w14:textId="59802003" w:rsidR="00872094" w:rsidRDefault="00872094" w:rsidP="00B66B2F">
      <w:pPr>
        <w:pStyle w:val="CommentText"/>
        <w:jc w:val="left"/>
      </w:pPr>
      <w:r>
        <w:rPr>
          <w:rStyle w:val="CommentReference"/>
        </w:rPr>
        <w:annotationRef/>
      </w:r>
      <w:r>
        <w:t>E.g. "Assess the level of uncertainty in ADP estimates, and factors influencing"</w:t>
      </w:r>
    </w:p>
  </w:comment>
  <w:comment w:id="60" w:author="Joe P" w:date="2023-08-16T23:04:00Z" w:initials="JP">
    <w:p w14:paraId="77E9DC55" w14:textId="77777777" w:rsidR="00E440A0" w:rsidRDefault="00E440A0" w:rsidP="001576B1">
      <w:pPr>
        <w:pStyle w:val="CommentText"/>
        <w:jc w:val="left"/>
      </w:pPr>
      <w:r>
        <w:rPr>
          <w:rStyle w:val="CommentReference"/>
        </w:rPr>
        <w:annotationRef/>
      </w:r>
      <w:r>
        <w:t>Is this more appropriate for Discussion?</w:t>
      </w:r>
    </w:p>
  </w:comment>
  <w:comment w:id="62" w:author="Joe P" w:date="2023-08-18T09:59:00Z" w:initials="JP">
    <w:p w14:paraId="1C22170B" w14:textId="77777777" w:rsidR="0064180F" w:rsidRDefault="0064180F" w:rsidP="004E6650">
      <w:pPr>
        <w:pStyle w:val="CommentText"/>
        <w:jc w:val="left"/>
      </w:pPr>
      <w:r>
        <w:rPr>
          <w:rStyle w:val="CommentReference"/>
        </w:rPr>
        <w:annotationRef/>
      </w:r>
      <w:r>
        <w:t xml:space="preserve">Better here or in Discussion? </w:t>
      </w:r>
    </w:p>
  </w:comment>
  <w:comment w:id="63" w:author="Joe P" w:date="2023-08-18T20:37:00Z" w:initials="JP">
    <w:p w14:paraId="092BF023" w14:textId="77777777" w:rsidR="000913DF" w:rsidRDefault="000913DF" w:rsidP="003C19DF">
      <w:pPr>
        <w:pStyle w:val="CommentText"/>
        <w:jc w:val="left"/>
      </w:pPr>
      <w:r>
        <w:rPr>
          <w:rStyle w:val="CommentReference"/>
        </w:rPr>
        <w:annotationRef/>
      </w:r>
      <w:r>
        <w:t>Consider removing; what does this add that can't be addressed in a single sentence 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47EF22" w15:done="0"/>
  <w15:commentEx w15:paraId="55C2B60A" w15:done="0"/>
  <w15:commentEx w15:paraId="32C08E6C" w15:done="0"/>
  <w15:commentEx w15:paraId="3874F5EE" w15:done="0"/>
  <w15:commentEx w15:paraId="65B32605" w15:done="0"/>
  <w15:commentEx w15:paraId="03D3FC83" w15:done="0"/>
  <w15:commentEx w15:paraId="6C25FE45" w15:done="0"/>
  <w15:commentEx w15:paraId="44891E67" w15:done="0"/>
  <w15:commentEx w15:paraId="305E5074" w15:done="0"/>
  <w15:commentEx w15:paraId="59DA4C1B" w15:done="0"/>
  <w15:commentEx w15:paraId="3BAFE329" w15:paraIdParent="59DA4C1B" w15:done="0"/>
  <w15:commentEx w15:paraId="1AD8CC8D" w15:done="0"/>
  <w15:commentEx w15:paraId="77E9DC55" w15:done="0"/>
  <w15:commentEx w15:paraId="1C22170B" w15:done="0"/>
  <w15:commentEx w15:paraId="092BF0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A573F" w16cex:dateUtc="2023-08-18T19:46:00Z"/>
  <w16cex:commentExtensible w16cex:durableId="288A0338" w16cex:dateUtc="2023-08-18T13:48:00Z"/>
  <w16cex:commentExtensible w16cex:durableId="287616FC" w16cex:dateUtc="2023-08-03T11:07:00Z"/>
  <w16cex:commentExtensible w16cex:durableId="2880A056" w16cex:dateUtc="2023-08-11T10:56:00Z"/>
  <w16cex:commentExtensible w16cex:durableId="2887DB0A" w16cex:dateUtc="2023-08-16T22:32:00Z"/>
  <w16cex:commentExtensible w16cex:durableId="2885E647" w16cex:dateUtc="2023-08-15T10:55:00Z"/>
  <w16cex:commentExtensible w16cex:durableId="2885E5FE" w16cex:dateUtc="2023-08-15T10:54:00Z"/>
  <w16cex:commentExtensible w16cex:durableId="2885326F" w16cex:dateUtc="2023-08-14T22:08:00Z"/>
  <w16cex:commentExtensible w16cex:durableId="2888B76E" w16cex:dateUtc="2023-08-17T14:12:00Z"/>
  <w16cex:commentExtensible w16cex:durableId="287E853D" w16cex:dateUtc="2023-08-09T20:35:00Z"/>
  <w16cex:commentExtensible w16cex:durableId="2887987C" w16cex:dateUtc="2023-08-16T17:48:00Z"/>
  <w16cex:commentExtensible w16cex:durableId="28863797" w16cex:dateUtc="2023-08-15T16:42:00Z"/>
  <w16cex:commentExtensible w16cex:durableId="2887D484" w16cex:dateUtc="2023-08-16T22:04:00Z"/>
  <w16cex:commentExtensible w16cex:durableId="2889BF94" w16cex:dateUtc="2023-08-18T08:59:00Z"/>
  <w16cex:commentExtensible w16cex:durableId="288A551F" w16cex:dateUtc="2023-08-18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47EF22" w16cid:durableId="288A573F"/>
  <w16cid:commentId w16cid:paraId="55C2B60A" w16cid:durableId="288A0338"/>
  <w16cid:commentId w16cid:paraId="32C08E6C" w16cid:durableId="287616FC"/>
  <w16cid:commentId w16cid:paraId="3874F5EE" w16cid:durableId="2880A056"/>
  <w16cid:commentId w16cid:paraId="65B32605" w16cid:durableId="2887DB0A"/>
  <w16cid:commentId w16cid:paraId="03D3FC83" w16cid:durableId="2885E647"/>
  <w16cid:commentId w16cid:paraId="6C25FE45" w16cid:durableId="2885E5FE"/>
  <w16cid:commentId w16cid:paraId="44891E67" w16cid:durableId="2885326F"/>
  <w16cid:commentId w16cid:paraId="305E5074" w16cid:durableId="2888B76E"/>
  <w16cid:commentId w16cid:paraId="59DA4C1B" w16cid:durableId="287E853D"/>
  <w16cid:commentId w16cid:paraId="3BAFE329" w16cid:durableId="2887987C"/>
  <w16cid:commentId w16cid:paraId="1AD8CC8D" w16cid:durableId="28863797"/>
  <w16cid:commentId w16cid:paraId="77E9DC55" w16cid:durableId="2887D484"/>
  <w16cid:commentId w16cid:paraId="1C22170B" w16cid:durableId="2889BF94"/>
  <w16cid:commentId w16cid:paraId="092BF023" w16cid:durableId="288A55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C5593" w14:textId="77777777" w:rsidR="00BF2C28" w:rsidRDefault="00BF2C28" w:rsidP="002C7406">
      <w:pPr>
        <w:spacing w:after="0" w:line="240" w:lineRule="auto"/>
      </w:pPr>
      <w:r>
        <w:separator/>
      </w:r>
    </w:p>
  </w:endnote>
  <w:endnote w:type="continuationSeparator" w:id="0">
    <w:p w14:paraId="05C80C6D" w14:textId="77777777" w:rsidR="00BF2C28" w:rsidRDefault="00BF2C28" w:rsidP="002C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E860E" w14:textId="13FF8F9F" w:rsidR="002C7406" w:rsidRDefault="002C7406">
    <w:pPr>
      <w:pStyle w:val="Footer"/>
      <w:jc w:val="center"/>
    </w:pPr>
  </w:p>
  <w:p w14:paraId="5968CF62" w14:textId="77777777" w:rsidR="002C7406" w:rsidRDefault="002C7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503409"/>
      <w:docPartObj>
        <w:docPartGallery w:val="Page Numbers (Bottom of Page)"/>
        <w:docPartUnique/>
      </w:docPartObj>
    </w:sdtPr>
    <w:sdtEndPr>
      <w:rPr>
        <w:noProof/>
      </w:rPr>
    </w:sdtEndPr>
    <w:sdtContent>
      <w:p w14:paraId="1BFDCCF9" w14:textId="77777777" w:rsidR="00266643" w:rsidRDefault="002666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AD2F5D" w14:textId="77777777" w:rsidR="00266643" w:rsidRDefault="00266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77B6F" w14:textId="77777777" w:rsidR="00BF2C28" w:rsidRDefault="00BF2C28" w:rsidP="002C7406">
      <w:pPr>
        <w:spacing w:after="0" w:line="240" w:lineRule="auto"/>
      </w:pPr>
      <w:r>
        <w:separator/>
      </w:r>
    </w:p>
  </w:footnote>
  <w:footnote w:type="continuationSeparator" w:id="0">
    <w:p w14:paraId="0C030361" w14:textId="77777777" w:rsidR="00BF2C28" w:rsidRDefault="00BF2C28" w:rsidP="002C7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45FC7" w14:textId="4552658F" w:rsidR="002C7406" w:rsidRDefault="002C7406">
    <w:pPr>
      <w:pStyle w:val="Header"/>
      <w:jc w:val="center"/>
    </w:pPr>
  </w:p>
  <w:p w14:paraId="2B7240E5" w14:textId="77777777" w:rsidR="002C7406" w:rsidRDefault="002C7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720A2" w14:textId="619140D9" w:rsidR="00641D0F" w:rsidRDefault="00641D0F">
    <w:pPr>
      <w:pStyle w:val="Header"/>
      <w:jc w:val="center"/>
    </w:pPr>
  </w:p>
  <w:p w14:paraId="0ADBAF63" w14:textId="77777777" w:rsidR="00641D0F" w:rsidRDefault="00641D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75DD"/>
    <w:multiLevelType w:val="multilevel"/>
    <w:tmpl w:val="A6A8E464"/>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627CD8"/>
    <w:multiLevelType w:val="hybridMultilevel"/>
    <w:tmpl w:val="0FA6B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B2417"/>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D4741C"/>
    <w:multiLevelType w:val="hybridMultilevel"/>
    <w:tmpl w:val="35684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BA2E5C"/>
    <w:multiLevelType w:val="hybridMultilevel"/>
    <w:tmpl w:val="19D8CD9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8D5C01"/>
    <w:multiLevelType w:val="hybridMultilevel"/>
    <w:tmpl w:val="22E27BF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7D4EB4"/>
    <w:multiLevelType w:val="multilevel"/>
    <w:tmpl w:val="69F68DC8"/>
    <w:lvl w:ilvl="0">
      <w:start w:val="1"/>
      <w:numFmt w:val="decimal"/>
      <w:lvlText w:val="%1."/>
      <w:lvlJc w:val="left"/>
      <w:pPr>
        <w:ind w:left="720" w:hanging="360"/>
      </w:pPr>
      <w:rPr>
        <w:rFonts w:hint="default"/>
      </w:rPr>
    </w:lvl>
    <w:lvl w:ilvl="1">
      <w:start w:val="4"/>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FC859D7"/>
    <w:multiLevelType w:val="hybridMultilevel"/>
    <w:tmpl w:val="B6265F8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DB0554"/>
    <w:multiLevelType w:val="hybridMultilevel"/>
    <w:tmpl w:val="86D29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4F4703"/>
    <w:multiLevelType w:val="hybridMultilevel"/>
    <w:tmpl w:val="2360A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4F54B9"/>
    <w:multiLevelType w:val="multilevel"/>
    <w:tmpl w:val="A6C094AA"/>
    <w:lvl w:ilvl="0">
      <w:start w:val="1"/>
      <w:numFmt w:val="decimal"/>
      <w:lvlText w:val="%1."/>
      <w:lvlJc w:val="left"/>
      <w:pPr>
        <w:tabs>
          <w:tab w:val="num" w:pos="720"/>
        </w:tabs>
        <w:ind w:left="720" w:hanging="360"/>
      </w:pPr>
      <w:rPr>
        <w:rFonts w:hint="default"/>
      </w:rPr>
    </w:lvl>
    <w:lvl w:ilvl="1">
      <w:start w:val="1"/>
      <w:numFmt w:val="decimal"/>
      <w:lvlText w:val="%1.%2"/>
      <w:lvlJc w:val="righ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39966B77"/>
    <w:multiLevelType w:val="hybridMultilevel"/>
    <w:tmpl w:val="8AEABDF2"/>
    <w:lvl w:ilvl="0" w:tplc="E4A67A7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1052B56"/>
    <w:multiLevelType w:val="multilevel"/>
    <w:tmpl w:val="804C596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1505FC5"/>
    <w:multiLevelType w:val="hybridMultilevel"/>
    <w:tmpl w:val="D5F4A5CA"/>
    <w:lvl w:ilvl="0" w:tplc="1E96C0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7062A1"/>
    <w:multiLevelType w:val="hybridMultilevel"/>
    <w:tmpl w:val="9C3E60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C934D3"/>
    <w:multiLevelType w:val="hybridMultilevel"/>
    <w:tmpl w:val="D9227604"/>
    <w:lvl w:ilvl="0" w:tplc="F3FA7B48">
      <w:numFmt w:val="bullet"/>
      <w:lvlText w:val="-"/>
      <w:lvlJc w:val="left"/>
      <w:pPr>
        <w:ind w:left="360" w:hanging="360"/>
      </w:pPr>
      <w:rPr>
        <w:rFonts w:ascii="Arial" w:eastAsiaTheme="minorEastAsia"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B03752D"/>
    <w:multiLevelType w:val="hybridMultilevel"/>
    <w:tmpl w:val="4D0424E0"/>
    <w:lvl w:ilvl="0" w:tplc="AF7248DC">
      <w:start w:val="1"/>
      <w:numFmt w:val="decimal"/>
      <w:lvlText w:val="2.%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CC97716"/>
    <w:multiLevelType w:val="multilevel"/>
    <w:tmpl w:val="90548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7152F0"/>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240388D"/>
    <w:multiLevelType w:val="hybridMultilevel"/>
    <w:tmpl w:val="4A02C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A90757"/>
    <w:multiLevelType w:val="hybridMultilevel"/>
    <w:tmpl w:val="5D1A2346"/>
    <w:lvl w:ilvl="0" w:tplc="08090001">
      <w:start w:val="1"/>
      <w:numFmt w:val="bullet"/>
      <w:lvlText w:val=""/>
      <w:lvlJc w:val="left"/>
      <w:pPr>
        <w:ind w:left="720" w:hanging="360"/>
      </w:pPr>
      <w:rPr>
        <w:rFonts w:ascii="Symbol" w:hAnsi="Symbol" w:hint="default"/>
      </w:rPr>
    </w:lvl>
    <w:lvl w:ilvl="1" w:tplc="08090011">
      <w:start w:val="1"/>
      <w:numFmt w:val="decimal"/>
      <w:lvlText w:val="%2)"/>
      <w:lvlJc w:val="left"/>
      <w:pPr>
        <w:ind w:left="144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A03A55"/>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96412CA"/>
    <w:multiLevelType w:val="hybridMultilevel"/>
    <w:tmpl w:val="F1620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FC0893"/>
    <w:multiLevelType w:val="hybridMultilevel"/>
    <w:tmpl w:val="478E755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E982E27"/>
    <w:multiLevelType w:val="hybridMultilevel"/>
    <w:tmpl w:val="A41AF8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C64EA7"/>
    <w:multiLevelType w:val="hybridMultilevel"/>
    <w:tmpl w:val="32D43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152520E"/>
    <w:multiLevelType w:val="hybridMultilevel"/>
    <w:tmpl w:val="A55E7CBC"/>
    <w:lvl w:ilvl="0" w:tplc="7E7CC3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47116EC"/>
    <w:multiLevelType w:val="hybridMultilevel"/>
    <w:tmpl w:val="CECE59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6E361BE"/>
    <w:multiLevelType w:val="hybridMultilevel"/>
    <w:tmpl w:val="49466BB8"/>
    <w:lvl w:ilvl="0" w:tplc="30EC2B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062324C"/>
    <w:multiLevelType w:val="hybridMultilevel"/>
    <w:tmpl w:val="A7922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62E1BD5"/>
    <w:multiLevelType w:val="hybridMultilevel"/>
    <w:tmpl w:val="D8605F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710045"/>
    <w:multiLevelType w:val="hybridMultilevel"/>
    <w:tmpl w:val="D0B2BB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2801879">
    <w:abstractNumId w:val="9"/>
  </w:num>
  <w:num w:numId="2" w16cid:durableId="721709414">
    <w:abstractNumId w:val="14"/>
  </w:num>
  <w:num w:numId="3" w16cid:durableId="1819571016">
    <w:abstractNumId w:val="31"/>
  </w:num>
  <w:num w:numId="4" w16cid:durableId="495920517">
    <w:abstractNumId w:val="1"/>
  </w:num>
  <w:num w:numId="5" w16cid:durableId="1691027586">
    <w:abstractNumId w:val="19"/>
  </w:num>
  <w:num w:numId="6" w16cid:durableId="1115101120">
    <w:abstractNumId w:val="27"/>
  </w:num>
  <w:num w:numId="7" w16cid:durableId="2059545312">
    <w:abstractNumId w:val="25"/>
  </w:num>
  <w:num w:numId="8" w16cid:durableId="1826318471">
    <w:abstractNumId w:val="29"/>
  </w:num>
  <w:num w:numId="9" w16cid:durableId="1691641178">
    <w:abstractNumId w:val="15"/>
  </w:num>
  <w:num w:numId="10" w16cid:durableId="850797258">
    <w:abstractNumId w:val="22"/>
  </w:num>
  <w:num w:numId="11" w16cid:durableId="113066109">
    <w:abstractNumId w:val="8"/>
  </w:num>
  <w:num w:numId="12" w16cid:durableId="679699158">
    <w:abstractNumId w:val="10"/>
  </w:num>
  <w:num w:numId="13" w16cid:durableId="615914477">
    <w:abstractNumId w:val="13"/>
  </w:num>
  <w:num w:numId="14" w16cid:durableId="1733697690">
    <w:abstractNumId w:val="23"/>
  </w:num>
  <w:num w:numId="15" w16cid:durableId="476263124">
    <w:abstractNumId w:val="7"/>
  </w:num>
  <w:num w:numId="16" w16cid:durableId="1186559874">
    <w:abstractNumId w:val="28"/>
  </w:num>
  <w:num w:numId="17" w16cid:durableId="1325206026">
    <w:abstractNumId w:val="24"/>
  </w:num>
  <w:num w:numId="18" w16cid:durableId="635450792">
    <w:abstractNumId w:val="17"/>
  </w:num>
  <w:num w:numId="19" w16cid:durableId="1837455850">
    <w:abstractNumId w:val="6"/>
  </w:num>
  <w:num w:numId="20" w16cid:durableId="1148863075">
    <w:abstractNumId w:val="5"/>
  </w:num>
  <w:num w:numId="21" w16cid:durableId="1419600767">
    <w:abstractNumId w:val="16"/>
  </w:num>
  <w:num w:numId="22" w16cid:durableId="753161315">
    <w:abstractNumId w:val="2"/>
  </w:num>
  <w:num w:numId="23" w16cid:durableId="400904905">
    <w:abstractNumId w:val="4"/>
  </w:num>
  <w:num w:numId="24" w16cid:durableId="1778672693">
    <w:abstractNumId w:val="0"/>
  </w:num>
  <w:num w:numId="25" w16cid:durableId="445781858">
    <w:abstractNumId w:val="18"/>
  </w:num>
  <w:num w:numId="26" w16cid:durableId="117309844">
    <w:abstractNumId w:val="21"/>
  </w:num>
  <w:num w:numId="27" w16cid:durableId="1079475783">
    <w:abstractNumId w:val="12"/>
  </w:num>
  <w:num w:numId="28" w16cid:durableId="1906640260">
    <w:abstractNumId w:val="26"/>
  </w:num>
  <w:num w:numId="29" w16cid:durableId="1385103590">
    <w:abstractNumId w:val="3"/>
  </w:num>
  <w:num w:numId="30" w16cid:durableId="1085881026">
    <w:abstractNumId w:val="20"/>
  </w:num>
  <w:num w:numId="31" w16cid:durableId="1532692813">
    <w:abstractNumId w:val="11"/>
  </w:num>
  <w:num w:numId="32" w16cid:durableId="242760203">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P">
    <w15:presenceInfo w15:providerId="Windows Live" w15:userId="cad59077e4daaa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27676"/>
    <w:rsid w:val="0000599F"/>
    <w:rsid w:val="00010813"/>
    <w:rsid w:val="00014845"/>
    <w:rsid w:val="00022AD8"/>
    <w:rsid w:val="000248DB"/>
    <w:rsid w:val="00024AFE"/>
    <w:rsid w:val="0002555D"/>
    <w:rsid w:val="000345B5"/>
    <w:rsid w:val="00042EF4"/>
    <w:rsid w:val="000524E5"/>
    <w:rsid w:val="00056203"/>
    <w:rsid w:val="00060B28"/>
    <w:rsid w:val="000636D3"/>
    <w:rsid w:val="000661A5"/>
    <w:rsid w:val="000759DD"/>
    <w:rsid w:val="000768D0"/>
    <w:rsid w:val="0008067B"/>
    <w:rsid w:val="000913DF"/>
    <w:rsid w:val="00091673"/>
    <w:rsid w:val="0009223A"/>
    <w:rsid w:val="000933C8"/>
    <w:rsid w:val="00095403"/>
    <w:rsid w:val="000973FE"/>
    <w:rsid w:val="00097DDE"/>
    <w:rsid w:val="000A0A8B"/>
    <w:rsid w:val="000B1827"/>
    <w:rsid w:val="000B2E87"/>
    <w:rsid w:val="000B3319"/>
    <w:rsid w:val="000B4996"/>
    <w:rsid w:val="000B56E4"/>
    <w:rsid w:val="000B7FDB"/>
    <w:rsid w:val="000C06BD"/>
    <w:rsid w:val="000C417A"/>
    <w:rsid w:val="000C7286"/>
    <w:rsid w:val="000D00BB"/>
    <w:rsid w:val="000D339B"/>
    <w:rsid w:val="000D45FB"/>
    <w:rsid w:val="000E5B1B"/>
    <w:rsid w:val="000F1B10"/>
    <w:rsid w:val="000F5982"/>
    <w:rsid w:val="000F5C13"/>
    <w:rsid w:val="000F7E9E"/>
    <w:rsid w:val="00102B31"/>
    <w:rsid w:val="00102E51"/>
    <w:rsid w:val="0011423B"/>
    <w:rsid w:val="001172BD"/>
    <w:rsid w:val="00117DF6"/>
    <w:rsid w:val="00120F86"/>
    <w:rsid w:val="00122A5F"/>
    <w:rsid w:val="00122C75"/>
    <w:rsid w:val="00123C47"/>
    <w:rsid w:val="0014085C"/>
    <w:rsid w:val="001515B2"/>
    <w:rsid w:val="00152FC0"/>
    <w:rsid w:val="0016327D"/>
    <w:rsid w:val="00173E70"/>
    <w:rsid w:val="00173FFA"/>
    <w:rsid w:val="001750F5"/>
    <w:rsid w:val="00176772"/>
    <w:rsid w:val="001827B8"/>
    <w:rsid w:val="00195C3D"/>
    <w:rsid w:val="001A0469"/>
    <w:rsid w:val="001A22DD"/>
    <w:rsid w:val="001B718B"/>
    <w:rsid w:val="001C329D"/>
    <w:rsid w:val="001E0324"/>
    <w:rsid w:val="001E2469"/>
    <w:rsid w:val="001E3495"/>
    <w:rsid w:val="001E4F99"/>
    <w:rsid w:val="001E55A0"/>
    <w:rsid w:val="001E672F"/>
    <w:rsid w:val="001F2F0A"/>
    <w:rsid w:val="001F6405"/>
    <w:rsid w:val="001F7597"/>
    <w:rsid w:val="00201AF9"/>
    <w:rsid w:val="002049FD"/>
    <w:rsid w:val="002110F4"/>
    <w:rsid w:val="00213F6D"/>
    <w:rsid w:val="00216E72"/>
    <w:rsid w:val="002171B4"/>
    <w:rsid w:val="002205B3"/>
    <w:rsid w:val="00226673"/>
    <w:rsid w:val="0023158B"/>
    <w:rsid w:val="00232DE6"/>
    <w:rsid w:val="00234DF4"/>
    <w:rsid w:val="002350FF"/>
    <w:rsid w:val="00237B50"/>
    <w:rsid w:val="002419AD"/>
    <w:rsid w:val="00243C51"/>
    <w:rsid w:val="0025053B"/>
    <w:rsid w:val="00253183"/>
    <w:rsid w:val="002549B1"/>
    <w:rsid w:val="00266643"/>
    <w:rsid w:val="002723C4"/>
    <w:rsid w:val="00275FD9"/>
    <w:rsid w:val="00280F25"/>
    <w:rsid w:val="002823B1"/>
    <w:rsid w:val="00283DDD"/>
    <w:rsid w:val="00290CA4"/>
    <w:rsid w:val="00293BB1"/>
    <w:rsid w:val="00294503"/>
    <w:rsid w:val="00294E51"/>
    <w:rsid w:val="00296D7E"/>
    <w:rsid w:val="002A307B"/>
    <w:rsid w:val="002A43A9"/>
    <w:rsid w:val="002A45F0"/>
    <w:rsid w:val="002B000E"/>
    <w:rsid w:val="002B3A74"/>
    <w:rsid w:val="002B48C9"/>
    <w:rsid w:val="002C4BF8"/>
    <w:rsid w:val="002C65C0"/>
    <w:rsid w:val="002C722C"/>
    <w:rsid w:val="002C7406"/>
    <w:rsid w:val="002C7B3B"/>
    <w:rsid w:val="002D25A0"/>
    <w:rsid w:val="002E2901"/>
    <w:rsid w:val="002E6437"/>
    <w:rsid w:val="002E6AB9"/>
    <w:rsid w:val="002F02EE"/>
    <w:rsid w:val="002F569F"/>
    <w:rsid w:val="002F6AD9"/>
    <w:rsid w:val="0030188D"/>
    <w:rsid w:val="00304FFB"/>
    <w:rsid w:val="003175DE"/>
    <w:rsid w:val="00321130"/>
    <w:rsid w:val="00325379"/>
    <w:rsid w:val="0033141E"/>
    <w:rsid w:val="003321F4"/>
    <w:rsid w:val="00333814"/>
    <w:rsid w:val="00333EE1"/>
    <w:rsid w:val="00334D61"/>
    <w:rsid w:val="00337EAE"/>
    <w:rsid w:val="0034166C"/>
    <w:rsid w:val="00341784"/>
    <w:rsid w:val="00342554"/>
    <w:rsid w:val="00342A74"/>
    <w:rsid w:val="00354332"/>
    <w:rsid w:val="00355537"/>
    <w:rsid w:val="00355689"/>
    <w:rsid w:val="003562DB"/>
    <w:rsid w:val="0035648D"/>
    <w:rsid w:val="003640F5"/>
    <w:rsid w:val="00365BD0"/>
    <w:rsid w:val="00366958"/>
    <w:rsid w:val="00367406"/>
    <w:rsid w:val="00370A44"/>
    <w:rsid w:val="0037614E"/>
    <w:rsid w:val="0037642D"/>
    <w:rsid w:val="00376FC0"/>
    <w:rsid w:val="00380D6D"/>
    <w:rsid w:val="0038350C"/>
    <w:rsid w:val="00396B52"/>
    <w:rsid w:val="003A063E"/>
    <w:rsid w:val="003A197A"/>
    <w:rsid w:val="003A2969"/>
    <w:rsid w:val="003A30E0"/>
    <w:rsid w:val="003A4F3A"/>
    <w:rsid w:val="003B0981"/>
    <w:rsid w:val="003B4347"/>
    <w:rsid w:val="003C1CCC"/>
    <w:rsid w:val="003C23FE"/>
    <w:rsid w:val="003C6429"/>
    <w:rsid w:val="003D1273"/>
    <w:rsid w:val="003D2CB2"/>
    <w:rsid w:val="003E159A"/>
    <w:rsid w:val="003E1610"/>
    <w:rsid w:val="003E2185"/>
    <w:rsid w:val="003E4307"/>
    <w:rsid w:val="003F1712"/>
    <w:rsid w:val="0041269A"/>
    <w:rsid w:val="004132AB"/>
    <w:rsid w:val="00414279"/>
    <w:rsid w:val="004155E0"/>
    <w:rsid w:val="00415B52"/>
    <w:rsid w:val="00416CFA"/>
    <w:rsid w:val="00417853"/>
    <w:rsid w:val="00424424"/>
    <w:rsid w:val="004253DE"/>
    <w:rsid w:val="00436E9B"/>
    <w:rsid w:val="0044524C"/>
    <w:rsid w:val="0045305C"/>
    <w:rsid w:val="004578B7"/>
    <w:rsid w:val="004619B3"/>
    <w:rsid w:val="00461A73"/>
    <w:rsid w:val="0046511F"/>
    <w:rsid w:val="004701E2"/>
    <w:rsid w:val="004741BD"/>
    <w:rsid w:val="00474658"/>
    <w:rsid w:val="0047502D"/>
    <w:rsid w:val="0047607B"/>
    <w:rsid w:val="00484068"/>
    <w:rsid w:val="004925BB"/>
    <w:rsid w:val="00495C82"/>
    <w:rsid w:val="004A0F3C"/>
    <w:rsid w:val="004B4980"/>
    <w:rsid w:val="004B4EED"/>
    <w:rsid w:val="004C1846"/>
    <w:rsid w:val="004C36C8"/>
    <w:rsid w:val="004C5FB5"/>
    <w:rsid w:val="004C61AE"/>
    <w:rsid w:val="004D0F3D"/>
    <w:rsid w:val="004D1CC8"/>
    <w:rsid w:val="004D254F"/>
    <w:rsid w:val="004E5AA4"/>
    <w:rsid w:val="004E7253"/>
    <w:rsid w:val="004F0DB9"/>
    <w:rsid w:val="004F7ABB"/>
    <w:rsid w:val="00502685"/>
    <w:rsid w:val="005109F6"/>
    <w:rsid w:val="00516505"/>
    <w:rsid w:val="00520285"/>
    <w:rsid w:val="00526A44"/>
    <w:rsid w:val="0054056C"/>
    <w:rsid w:val="00540B2E"/>
    <w:rsid w:val="005625B7"/>
    <w:rsid w:val="00566CF0"/>
    <w:rsid w:val="00574BB0"/>
    <w:rsid w:val="00575B7B"/>
    <w:rsid w:val="005842D0"/>
    <w:rsid w:val="00585913"/>
    <w:rsid w:val="0058787B"/>
    <w:rsid w:val="005904A8"/>
    <w:rsid w:val="00591FCA"/>
    <w:rsid w:val="00593361"/>
    <w:rsid w:val="005A2CCD"/>
    <w:rsid w:val="005A537D"/>
    <w:rsid w:val="005C3AD8"/>
    <w:rsid w:val="005D7F3E"/>
    <w:rsid w:val="005E13E5"/>
    <w:rsid w:val="005E1D78"/>
    <w:rsid w:val="005F6076"/>
    <w:rsid w:val="0060329C"/>
    <w:rsid w:val="006204CC"/>
    <w:rsid w:val="006233BE"/>
    <w:rsid w:val="00630AE6"/>
    <w:rsid w:val="00632A46"/>
    <w:rsid w:val="0064180F"/>
    <w:rsid w:val="00641D0F"/>
    <w:rsid w:val="0064250D"/>
    <w:rsid w:val="0064375C"/>
    <w:rsid w:val="00660156"/>
    <w:rsid w:val="006639D8"/>
    <w:rsid w:val="00666244"/>
    <w:rsid w:val="0066661B"/>
    <w:rsid w:val="00667D87"/>
    <w:rsid w:val="00674B42"/>
    <w:rsid w:val="00676FA6"/>
    <w:rsid w:val="0067793C"/>
    <w:rsid w:val="00693132"/>
    <w:rsid w:val="00693386"/>
    <w:rsid w:val="006A12BE"/>
    <w:rsid w:val="006B1D41"/>
    <w:rsid w:val="006B76BC"/>
    <w:rsid w:val="006B7FA5"/>
    <w:rsid w:val="006C6C41"/>
    <w:rsid w:val="006D2271"/>
    <w:rsid w:val="006D3DA4"/>
    <w:rsid w:val="006D442B"/>
    <w:rsid w:val="006D7F67"/>
    <w:rsid w:val="006E1600"/>
    <w:rsid w:val="006F3561"/>
    <w:rsid w:val="006F4947"/>
    <w:rsid w:val="006F49BD"/>
    <w:rsid w:val="006F7935"/>
    <w:rsid w:val="006F7D62"/>
    <w:rsid w:val="00700562"/>
    <w:rsid w:val="00707C27"/>
    <w:rsid w:val="00717CFD"/>
    <w:rsid w:val="00720FEC"/>
    <w:rsid w:val="00722F2E"/>
    <w:rsid w:val="007242E4"/>
    <w:rsid w:val="00736193"/>
    <w:rsid w:val="007610DF"/>
    <w:rsid w:val="00766949"/>
    <w:rsid w:val="00774585"/>
    <w:rsid w:val="00774F9D"/>
    <w:rsid w:val="007858A3"/>
    <w:rsid w:val="00785ACB"/>
    <w:rsid w:val="00786773"/>
    <w:rsid w:val="00787124"/>
    <w:rsid w:val="007A2697"/>
    <w:rsid w:val="007A3897"/>
    <w:rsid w:val="007A3944"/>
    <w:rsid w:val="007A4ED6"/>
    <w:rsid w:val="007A577D"/>
    <w:rsid w:val="007A63CC"/>
    <w:rsid w:val="007A762F"/>
    <w:rsid w:val="007C19F9"/>
    <w:rsid w:val="007C27E8"/>
    <w:rsid w:val="007F2554"/>
    <w:rsid w:val="007F5D89"/>
    <w:rsid w:val="007F790C"/>
    <w:rsid w:val="007F79C8"/>
    <w:rsid w:val="007F7A29"/>
    <w:rsid w:val="00803FB7"/>
    <w:rsid w:val="008071D3"/>
    <w:rsid w:val="0081472A"/>
    <w:rsid w:val="00816249"/>
    <w:rsid w:val="0081630C"/>
    <w:rsid w:val="008276D4"/>
    <w:rsid w:val="008360A6"/>
    <w:rsid w:val="00847AA7"/>
    <w:rsid w:val="00847C1E"/>
    <w:rsid w:val="00860B6A"/>
    <w:rsid w:val="008655CA"/>
    <w:rsid w:val="008656A8"/>
    <w:rsid w:val="00866076"/>
    <w:rsid w:val="008666E6"/>
    <w:rsid w:val="00866C21"/>
    <w:rsid w:val="00867D8B"/>
    <w:rsid w:val="00872094"/>
    <w:rsid w:val="008724CE"/>
    <w:rsid w:val="0087402B"/>
    <w:rsid w:val="00880D06"/>
    <w:rsid w:val="00883002"/>
    <w:rsid w:val="008905B5"/>
    <w:rsid w:val="00891BC0"/>
    <w:rsid w:val="008A39DC"/>
    <w:rsid w:val="008A5EA5"/>
    <w:rsid w:val="008A7C14"/>
    <w:rsid w:val="008A7EAF"/>
    <w:rsid w:val="008B0E39"/>
    <w:rsid w:val="008B2B4B"/>
    <w:rsid w:val="008B4F7D"/>
    <w:rsid w:val="008B572F"/>
    <w:rsid w:val="008B7336"/>
    <w:rsid w:val="008C2237"/>
    <w:rsid w:val="008C7464"/>
    <w:rsid w:val="008D28C2"/>
    <w:rsid w:val="008D6D77"/>
    <w:rsid w:val="008E5833"/>
    <w:rsid w:val="008E70E1"/>
    <w:rsid w:val="008F0680"/>
    <w:rsid w:val="008F2921"/>
    <w:rsid w:val="008F39E8"/>
    <w:rsid w:val="008F5D72"/>
    <w:rsid w:val="00901D29"/>
    <w:rsid w:val="0090568D"/>
    <w:rsid w:val="00907F72"/>
    <w:rsid w:val="009107B5"/>
    <w:rsid w:val="00914A21"/>
    <w:rsid w:val="00921144"/>
    <w:rsid w:val="00921F8C"/>
    <w:rsid w:val="009225AB"/>
    <w:rsid w:val="00925047"/>
    <w:rsid w:val="009325C2"/>
    <w:rsid w:val="00942541"/>
    <w:rsid w:val="00951042"/>
    <w:rsid w:val="00954694"/>
    <w:rsid w:val="009578B7"/>
    <w:rsid w:val="00967305"/>
    <w:rsid w:val="00976C00"/>
    <w:rsid w:val="00977597"/>
    <w:rsid w:val="00980C7E"/>
    <w:rsid w:val="009820B5"/>
    <w:rsid w:val="00982EB0"/>
    <w:rsid w:val="00984659"/>
    <w:rsid w:val="00987A35"/>
    <w:rsid w:val="00987BA1"/>
    <w:rsid w:val="00993041"/>
    <w:rsid w:val="009945A8"/>
    <w:rsid w:val="009A0BFC"/>
    <w:rsid w:val="009A5F8D"/>
    <w:rsid w:val="009A6070"/>
    <w:rsid w:val="009B152F"/>
    <w:rsid w:val="009B4E54"/>
    <w:rsid w:val="009C1B12"/>
    <w:rsid w:val="009C2206"/>
    <w:rsid w:val="009C4229"/>
    <w:rsid w:val="009E3265"/>
    <w:rsid w:val="009E342F"/>
    <w:rsid w:val="00A02BB9"/>
    <w:rsid w:val="00A044AB"/>
    <w:rsid w:val="00A207B9"/>
    <w:rsid w:val="00A275C1"/>
    <w:rsid w:val="00A349C5"/>
    <w:rsid w:val="00A405EF"/>
    <w:rsid w:val="00A40C21"/>
    <w:rsid w:val="00A42B3C"/>
    <w:rsid w:val="00A5769F"/>
    <w:rsid w:val="00A61EFB"/>
    <w:rsid w:val="00A67888"/>
    <w:rsid w:val="00A8036A"/>
    <w:rsid w:val="00A83330"/>
    <w:rsid w:val="00A83FF7"/>
    <w:rsid w:val="00A93865"/>
    <w:rsid w:val="00AA07DB"/>
    <w:rsid w:val="00AC180E"/>
    <w:rsid w:val="00AC25CC"/>
    <w:rsid w:val="00AC4F97"/>
    <w:rsid w:val="00AD3911"/>
    <w:rsid w:val="00AD4A57"/>
    <w:rsid w:val="00AD4F2B"/>
    <w:rsid w:val="00AD5AAD"/>
    <w:rsid w:val="00AE6BA8"/>
    <w:rsid w:val="00AF0716"/>
    <w:rsid w:val="00AF4F41"/>
    <w:rsid w:val="00B0551B"/>
    <w:rsid w:val="00B06AC7"/>
    <w:rsid w:val="00B121B4"/>
    <w:rsid w:val="00B128B9"/>
    <w:rsid w:val="00B22899"/>
    <w:rsid w:val="00B24EAF"/>
    <w:rsid w:val="00B25715"/>
    <w:rsid w:val="00B31842"/>
    <w:rsid w:val="00B32147"/>
    <w:rsid w:val="00B33350"/>
    <w:rsid w:val="00B36FFC"/>
    <w:rsid w:val="00B433D4"/>
    <w:rsid w:val="00B4628E"/>
    <w:rsid w:val="00B50C4A"/>
    <w:rsid w:val="00B52465"/>
    <w:rsid w:val="00B72068"/>
    <w:rsid w:val="00B75936"/>
    <w:rsid w:val="00B86715"/>
    <w:rsid w:val="00B9045B"/>
    <w:rsid w:val="00B95F99"/>
    <w:rsid w:val="00BA00EB"/>
    <w:rsid w:val="00BA2186"/>
    <w:rsid w:val="00BA6420"/>
    <w:rsid w:val="00BB065F"/>
    <w:rsid w:val="00BB6620"/>
    <w:rsid w:val="00BC10A5"/>
    <w:rsid w:val="00BC5C2A"/>
    <w:rsid w:val="00BD533C"/>
    <w:rsid w:val="00BD7621"/>
    <w:rsid w:val="00BD7A4B"/>
    <w:rsid w:val="00BE0376"/>
    <w:rsid w:val="00BE1EFE"/>
    <w:rsid w:val="00BE59BB"/>
    <w:rsid w:val="00BF0799"/>
    <w:rsid w:val="00BF2C28"/>
    <w:rsid w:val="00BF45CD"/>
    <w:rsid w:val="00C047E8"/>
    <w:rsid w:val="00C05204"/>
    <w:rsid w:val="00C0698D"/>
    <w:rsid w:val="00C10490"/>
    <w:rsid w:val="00C10EE7"/>
    <w:rsid w:val="00C15929"/>
    <w:rsid w:val="00C15F4C"/>
    <w:rsid w:val="00C26205"/>
    <w:rsid w:val="00C27676"/>
    <w:rsid w:val="00C27CEB"/>
    <w:rsid w:val="00C37EAC"/>
    <w:rsid w:val="00C404DD"/>
    <w:rsid w:val="00C410A3"/>
    <w:rsid w:val="00C42655"/>
    <w:rsid w:val="00C43689"/>
    <w:rsid w:val="00C43B02"/>
    <w:rsid w:val="00C445D6"/>
    <w:rsid w:val="00C45762"/>
    <w:rsid w:val="00C47771"/>
    <w:rsid w:val="00C53627"/>
    <w:rsid w:val="00C61E47"/>
    <w:rsid w:val="00C65C60"/>
    <w:rsid w:val="00C66EA8"/>
    <w:rsid w:val="00C67A65"/>
    <w:rsid w:val="00C72E05"/>
    <w:rsid w:val="00C765E8"/>
    <w:rsid w:val="00C86DF1"/>
    <w:rsid w:val="00C94532"/>
    <w:rsid w:val="00C95CE4"/>
    <w:rsid w:val="00C96B61"/>
    <w:rsid w:val="00CA4505"/>
    <w:rsid w:val="00CB2479"/>
    <w:rsid w:val="00CB6441"/>
    <w:rsid w:val="00CC5876"/>
    <w:rsid w:val="00CD0128"/>
    <w:rsid w:val="00CD2B96"/>
    <w:rsid w:val="00CD3383"/>
    <w:rsid w:val="00CD3F46"/>
    <w:rsid w:val="00CD404E"/>
    <w:rsid w:val="00CD79A5"/>
    <w:rsid w:val="00CE543F"/>
    <w:rsid w:val="00CF1278"/>
    <w:rsid w:val="00CF132D"/>
    <w:rsid w:val="00CF1A5B"/>
    <w:rsid w:val="00CF31FB"/>
    <w:rsid w:val="00D05247"/>
    <w:rsid w:val="00D11CD4"/>
    <w:rsid w:val="00D125F7"/>
    <w:rsid w:val="00D17C87"/>
    <w:rsid w:val="00D36FF4"/>
    <w:rsid w:val="00D37989"/>
    <w:rsid w:val="00D40AC4"/>
    <w:rsid w:val="00D41FC4"/>
    <w:rsid w:val="00D43827"/>
    <w:rsid w:val="00D53B5B"/>
    <w:rsid w:val="00D57A7F"/>
    <w:rsid w:val="00D610B4"/>
    <w:rsid w:val="00D629E7"/>
    <w:rsid w:val="00D72A40"/>
    <w:rsid w:val="00D731B5"/>
    <w:rsid w:val="00D7598D"/>
    <w:rsid w:val="00D77EB0"/>
    <w:rsid w:val="00D8119A"/>
    <w:rsid w:val="00D84BCD"/>
    <w:rsid w:val="00D92C6B"/>
    <w:rsid w:val="00D93779"/>
    <w:rsid w:val="00D96ED1"/>
    <w:rsid w:val="00DA16C1"/>
    <w:rsid w:val="00DA3E3A"/>
    <w:rsid w:val="00DA444D"/>
    <w:rsid w:val="00DA5C28"/>
    <w:rsid w:val="00DA7397"/>
    <w:rsid w:val="00DC09F8"/>
    <w:rsid w:val="00DC1AF5"/>
    <w:rsid w:val="00DC5F99"/>
    <w:rsid w:val="00DD0DB2"/>
    <w:rsid w:val="00DD2F1D"/>
    <w:rsid w:val="00DD61FB"/>
    <w:rsid w:val="00DD66AB"/>
    <w:rsid w:val="00DE4B74"/>
    <w:rsid w:val="00DF3FF5"/>
    <w:rsid w:val="00DF6730"/>
    <w:rsid w:val="00E0515B"/>
    <w:rsid w:val="00E100F3"/>
    <w:rsid w:val="00E119AB"/>
    <w:rsid w:val="00E11DCB"/>
    <w:rsid w:val="00E20C2A"/>
    <w:rsid w:val="00E30663"/>
    <w:rsid w:val="00E32821"/>
    <w:rsid w:val="00E328E0"/>
    <w:rsid w:val="00E342E3"/>
    <w:rsid w:val="00E4192F"/>
    <w:rsid w:val="00E440A0"/>
    <w:rsid w:val="00E50962"/>
    <w:rsid w:val="00E542AF"/>
    <w:rsid w:val="00E55026"/>
    <w:rsid w:val="00E5621E"/>
    <w:rsid w:val="00E56C6F"/>
    <w:rsid w:val="00E61238"/>
    <w:rsid w:val="00E621CF"/>
    <w:rsid w:val="00E67CE5"/>
    <w:rsid w:val="00E67DBD"/>
    <w:rsid w:val="00E706EB"/>
    <w:rsid w:val="00E73F17"/>
    <w:rsid w:val="00E76E3B"/>
    <w:rsid w:val="00E77587"/>
    <w:rsid w:val="00E80509"/>
    <w:rsid w:val="00E83D62"/>
    <w:rsid w:val="00E96426"/>
    <w:rsid w:val="00E96BE8"/>
    <w:rsid w:val="00EA3229"/>
    <w:rsid w:val="00EA53B2"/>
    <w:rsid w:val="00EA782F"/>
    <w:rsid w:val="00ED12C3"/>
    <w:rsid w:val="00ED3E74"/>
    <w:rsid w:val="00EE162F"/>
    <w:rsid w:val="00EE35E6"/>
    <w:rsid w:val="00EE5E52"/>
    <w:rsid w:val="00EF27C8"/>
    <w:rsid w:val="00EF2DB8"/>
    <w:rsid w:val="00F137BA"/>
    <w:rsid w:val="00F15C1D"/>
    <w:rsid w:val="00F26731"/>
    <w:rsid w:val="00F26B03"/>
    <w:rsid w:val="00F26FB0"/>
    <w:rsid w:val="00F2786E"/>
    <w:rsid w:val="00F3280D"/>
    <w:rsid w:val="00F449F8"/>
    <w:rsid w:val="00F44DA4"/>
    <w:rsid w:val="00F52E5B"/>
    <w:rsid w:val="00F544E9"/>
    <w:rsid w:val="00F55285"/>
    <w:rsid w:val="00F57868"/>
    <w:rsid w:val="00F6487B"/>
    <w:rsid w:val="00F756F0"/>
    <w:rsid w:val="00F81A9D"/>
    <w:rsid w:val="00F854BB"/>
    <w:rsid w:val="00F92E1F"/>
    <w:rsid w:val="00FA0BBE"/>
    <w:rsid w:val="00FA17E0"/>
    <w:rsid w:val="00FA2D93"/>
    <w:rsid w:val="00FA5693"/>
    <w:rsid w:val="00FB3596"/>
    <w:rsid w:val="00FB6FAA"/>
    <w:rsid w:val="00FC1FFC"/>
    <w:rsid w:val="00FD3D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E41C261"/>
  <w15:docId w15:val="{F37E4F1A-4D32-4420-9E7A-06247AA1A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A57"/>
    <w:pPr>
      <w:spacing w:line="360" w:lineRule="auto"/>
    </w:pPr>
  </w:style>
  <w:style w:type="paragraph" w:styleId="Heading1">
    <w:name w:val="heading 1"/>
    <w:basedOn w:val="Normal"/>
    <w:next w:val="Normal"/>
    <w:link w:val="Heading1Char"/>
    <w:uiPriority w:val="9"/>
    <w:qFormat/>
    <w:rsid w:val="00C2767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2767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AD4F2B"/>
    <w:pPr>
      <w:keepNext/>
      <w:keepLines/>
      <w:spacing w:before="180" w:after="60"/>
      <w:outlineLvl w:val="2"/>
    </w:pPr>
    <w:rPr>
      <w:rFonts w:asciiTheme="majorHAnsi" w:eastAsiaTheme="majorEastAsia" w:hAnsiTheme="majorHAnsi" w:cstheme="majorBidi"/>
      <w:b/>
      <w:spacing w:val="4"/>
      <w:szCs w:val="24"/>
    </w:rPr>
  </w:style>
  <w:style w:type="paragraph" w:styleId="Heading4">
    <w:name w:val="heading 4"/>
    <w:basedOn w:val="Normal"/>
    <w:next w:val="Normal"/>
    <w:link w:val="Heading4Char"/>
    <w:uiPriority w:val="9"/>
    <w:unhideWhenUsed/>
    <w:qFormat/>
    <w:rsid w:val="00E621CF"/>
    <w:pPr>
      <w:keepNext/>
      <w:keepLines/>
      <w:spacing w:before="120" w:after="0"/>
      <w:outlineLvl w:val="3"/>
    </w:pPr>
    <w:rPr>
      <w:rFonts w:asciiTheme="majorHAnsi" w:eastAsiaTheme="majorEastAsia" w:hAnsiTheme="majorHAnsi" w:cstheme="majorBidi"/>
      <w:b/>
      <w:iCs/>
      <w:szCs w:val="24"/>
    </w:rPr>
  </w:style>
  <w:style w:type="paragraph" w:styleId="Heading5">
    <w:name w:val="heading 5"/>
    <w:basedOn w:val="Normal"/>
    <w:next w:val="Normal"/>
    <w:link w:val="Heading5Char"/>
    <w:uiPriority w:val="9"/>
    <w:unhideWhenUsed/>
    <w:qFormat/>
    <w:rsid w:val="00E621CF"/>
    <w:pPr>
      <w:keepNext/>
      <w:keepLines/>
      <w:spacing w:before="120" w:after="0"/>
      <w:outlineLvl w:val="4"/>
    </w:pPr>
    <w:rPr>
      <w:rFonts w:asciiTheme="majorHAnsi" w:eastAsiaTheme="majorEastAsia" w:hAnsiTheme="majorHAnsi" w:cstheme="majorBidi"/>
      <w:bCs/>
      <w:i/>
    </w:rPr>
  </w:style>
  <w:style w:type="paragraph" w:styleId="Heading6">
    <w:name w:val="heading 6"/>
    <w:basedOn w:val="Normal"/>
    <w:next w:val="Normal"/>
    <w:link w:val="Heading6Char"/>
    <w:uiPriority w:val="9"/>
    <w:semiHidden/>
    <w:unhideWhenUsed/>
    <w:qFormat/>
    <w:rsid w:val="00C2767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2767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2767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27676"/>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67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2767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AD4F2B"/>
    <w:rPr>
      <w:rFonts w:asciiTheme="majorHAnsi" w:eastAsiaTheme="majorEastAsia" w:hAnsiTheme="majorHAnsi" w:cstheme="majorBidi"/>
      <w:b/>
      <w:spacing w:val="4"/>
      <w:szCs w:val="24"/>
    </w:rPr>
  </w:style>
  <w:style w:type="character" w:customStyle="1" w:styleId="Heading4Char">
    <w:name w:val="Heading 4 Char"/>
    <w:basedOn w:val="DefaultParagraphFont"/>
    <w:link w:val="Heading4"/>
    <w:uiPriority w:val="9"/>
    <w:rsid w:val="00E621CF"/>
    <w:rPr>
      <w:rFonts w:asciiTheme="majorHAnsi" w:eastAsiaTheme="majorEastAsia" w:hAnsiTheme="majorHAnsi" w:cstheme="majorBidi"/>
      <w:b/>
      <w:iCs/>
      <w:szCs w:val="24"/>
    </w:rPr>
  </w:style>
  <w:style w:type="character" w:customStyle="1" w:styleId="Heading5Char">
    <w:name w:val="Heading 5 Char"/>
    <w:basedOn w:val="DefaultParagraphFont"/>
    <w:link w:val="Heading5"/>
    <w:uiPriority w:val="9"/>
    <w:rsid w:val="00E621CF"/>
    <w:rPr>
      <w:rFonts w:asciiTheme="majorHAnsi" w:eastAsiaTheme="majorEastAsia" w:hAnsiTheme="majorHAnsi" w:cstheme="majorBidi"/>
      <w:bCs/>
      <w:i/>
    </w:rPr>
  </w:style>
  <w:style w:type="character" w:customStyle="1" w:styleId="Heading6Char">
    <w:name w:val="Heading 6 Char"/>
    <w:basedOn w:val="DefaultParagraphFont"/>
    <w:link w:val="Heading6"/>
    <w:uiPriority w:val="9"/>
    <w:semiHidden/>
    <w:rsid w:val="00C2767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27676"/>
    <w:rPr>
      <w:i/>
      <w:iCs/>
    </w:rPr>
  </w:style>
  <w:style w:type="character" w:customStyle="1" w:styleId="Heading8Char">
    <w:name w:val="Heading 8 Char"/>
    <w:basedOn w:val="DefaultParagraphFont"/>
    <w:link w:val="Heading8"/>
    <w:uiPriority w:val="9"/>
    <w:semiHidden/>
    <w:rsid w:val="00C27676"/>
    <w:rPr>
      <w:b/>
      <w:bCs/>
    </w:rPr>
  </w:style>
  <w:style w:type="character" w:customStyle="1" w:styleId="Heading9Char">
    <w:name w:val="Heading 9 Char"/>
    <w:basedOn w:val="DefaultParagraphFont"/>
    <w:link w:val="Heading9"/>
    <w:uiPriority w:val="9"/>
    <w:semiHidden/>
    <w:rsid w:val="00C27676"/>
    <w:rPr>
      <w:i/>
      <w:iCs/>
    </w:rPr>
  </w:style>
  <w:style w:type="paragraph" w:styleId="Caption">
    <w:name w:val="caption"/>
    <w:basedOn w:val="Normal"/>
    <w:next w:val="Normal"/>
    <w:uiPriority w:val="35"/>
    <w:unhideWhenUsed/>
    <w:qFormat/>
    <w:rsid w:val="00414279"/>
    <w:pPr>
      <w:spacing w:after="240"/>
    </w:pPr>
    <w:rPr>
      <w:b/>
      <w:bCs/>
      <w:sz w:val="18"/>
      <w:szCs w:val="18"/>
    </w:rPr>
  </w:style>
  <w:style w:type="paragraph" w:styleId="Title">
    <w:name w:val="Title"/>
    <w:basedOn w:val="Normal"/>
    <w:next w:val="Normal"/>
    <w:link w:val="TitleChar"/>
    <w:uiPriority w:val="10"/>
    <w:qFormat/>
    <w:rsid w:val="00C2767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2767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66643"/>
    <w:pPr>
      <w:numPr>
        <w:ilvl w:val="1"/>
      </w:numPr>
      <w:spacing w:before="120"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266643"/>
    <w:rPr>
      <w:rFonts w:asciiTheme="majorHAnsi" w:eastAsiaTheme="majorEastAsia" w:hAnsiTheme="majorHAnsi" w:cstheme="majorBidi"/>
      <w:szCs w:val="24"/>
    </w:rPr>
  </w:style>
  <w:style w:type="character" w:styleId="Strong">
    <w:name w:val="Strong"/>
    <w:basedOn w:val="DefaultParagraphFont"/>
    <w:uiPriority w:val="22"/>
    <w:qFormat/>
    <w:rsid w:val="00C27676"/>
    <w:rPr>
      <w:b/>
      <w:bCs/>
      <w:color w:val="auto"/>
    </w:rPr>
  </w:style>
  <w:style w:type="character" w:styleId="Emphasis">
    <w:name w:val="Emphasis"/>
    <w:basedOn w:val="DefaultParagraphFont"/>
    <w:uiPriority w:val="20"/>
    <w:qFormat/>
    <w:rsid w:val="00C27676"/>
    <w:rPr>
      <w:i/>
      <w:iCs/>
      <w:color w:val="auto"/>
    </w:rPr>
  </w:style>
  <w:style w:type="paragraph" w:styleId="NoSpacing">
    <w:name w:val="No Spacing"/>
    <w:uiPriority w:val="1"/>
    <w:qFormat/>
    <w:rsid w:val="00C27676"/>
    <w:pPr>
      <w:spacing w:after="0" w:line="240" w:lineRule="auto"/>
    </w:pPr>
  </w:style>
  <w:style w:type="paragraph" w:styleId="Quote">
    <w:name w:val="Quote"/>
    <w:basedOn w:val="Normal"/>
    <w:next w:val="Normal"/>
    <w:link w:val="QuoteChar"/>
    <w:uiPriority w:val="29"/>
    <w:qFormat/>
    <w:rsid w:val="00C27676"/>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C2767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2767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2767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27676"/>
    <w:rPr>
      <w:i/>
      <w:iCs/>
      <w:color w:val="auto"/>
    </w:rPr>
  </w:style>
  <w:style w:type="character" w:styleId="IntenseEmphasis">
    <w:name w:val="Intense Emphasis"/>
    <w:basedOn w:val="DefaultParagraphFont"/>
    <w:uiPriority w:val="21"/>
    <w:qFormat/>
    <w:rsid w:val="00C27676"/>
    <w:rPr>
      <w:b/>
      <w:bCs/>
      <w:i/>
      <w:iCs/>
      <w:color w:val="auto"/>
    </w:rPr>
  </w:style>
  <w:style w:type="character" w:styleId="SubtleReference">
    <w:name w:val="Subtle Reference"/>
    <w:basedOn w:val="DefaultParagraphFont"/>
    <w:uiPriority w:val="31"/>
    <w:qFormat/>
    <w:rsid w:val="00C27676"/>
    <w:rPr>
      <w:smallCaps/>
      <w:color w:val="auto"/>
      <w:u w:val="single" w:color="7F7F7F" w:themeColor="text1" w:themeTint="80"/>
    </w:rPr>
  </w:style>
  <w:style w:type="character" w:styleId="IntenseReference">
    <w:name w:val="Intense Reference"/>
    <w:basedOn w:val="DefaultParagraphFont"/>
    <w:uiPriority w:val="32"/>
    <w:qFormat/>
    <w:rsid w:val="00C27676"/>
    <w:rPr>
      <w:b/>
      <w:bCs/>
      <w:smallCaps/>
      <w:color w:val="auto"/>
      <w:u w:val="single"/>
    </w:rPr>
  </w:style>
  <w:style w:type="character" w:styleId="BookTitle">
    <w:name w:val="Book Title"/>
    <w:basedOn w:val="DefaultParagraphFont"/>
    <w:uiPriority w:val="33"/>
    <w:qFormat/>
    <w:rsid w:val="00C27676"/>
    <w:rPr>
      <w:b/>
      <w:bCs/>
      <w:smallCaps/>
      <w:color w:val="auto"/>
    </w:rPr>
  </w:style>
  <w:style w:type="paragraph" w:styleId="TOCHeading">
    <w:name w:val="TOC Heading"/>
    <w:basedOn w:val="Heading1"/>
    <w:next w:val="Normal"/>
    <w:uiPriority w:val="39"/>
    <w:unhideWhenUsed/>
    <w:qFormat/>
    <w:rsid w:val="00C27676"/>
    <w:pPr>
      <w:outlineLvl w:val="9"/>
    </w:pPr>
  </w:style>
  <w:style w:type="paragraph" w:styleId="ListParagraph">
    <w:name w:val="List Paragraph"/>
    <w:basedOn w:val="Normal"/>
    <w:uiPriority w:val="34"/>
    <w:qFormat/>
    <w:rsid w:val="00C27676"/>
    <w:pPr>
      <w:ind w:left="720"/>
      <w:contextualSpacing/>
    </w:pPr>
  </w:style>
  <w:style w:type="table" w:styleId="TableGrid">
    <w:name w:val="Table Grid"/>
    <w:basedOn w:val="TableNormal"/>
    <w:uiPriority w:val="39"/>
    <w:rsid w:val="00066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61A5"/>
    <w:rPr>
      <w:color w:val="0563C1" w:themeColor="hyperlink"/>
      <w:u w:val="single"/>
    </w:rPr>
  </w:style>
  <w:style w:type="character" w:styleId="UnresolvedMention">
    <w:name w:val="Unresolved Mention"/>
    <w:basedOn w:val="DefaultParagraphFont"/>
    <w:uiPriority w:val="99"/>
    <w:semiHidden/>
    <w:unhideWhenUsed/>
    <w:rsid w:val="000661A5"/>
    <w:rPr>
      <w:color w:val="605E5C"/>
      <w:shd w:val="clear" w:color="auto" w:fill="E1DFDD"/>
    </w:rPr>
  </w:style>
  <w:style w:type="character" w:styleId="CommentReference">
    <w:name w:val="annotation reference"/>
    <w:basedOn w:val="DefaultParagraphFont"/>
    <w:uiPriority w:val="99"/>
    <w:semiHidden/>
    <w:unhideWhenUsed/>
    <w:rsid w:val="001750F5"/>
    <w:rPr>
      <w:sz w:val="16"/>
      <w:szCs w:val="16"/>
    </w:rPr>
  </w:style>
  <w:style w:type="paragraph" w:styleId="CommentText">
    <w:name w:val="annotation text"/>
    <w:basedOn w:val="Normal"/>
    <w:link w:val="CommentTextChar"/>
    <w:uiPriority w:val="99"/>
    <w:unhideWhenUsed/>
    <w:rsid w:val="001750F5"/>
    <w:pPr>
      <w:spacing w:line="240" w:lineRule="auto"/>
    </w:pPr>
    <w:rPr>
      <w:sz w:val="20"/>
      <w:szCs w:val="20"/>
    </w:rPr>
  </w:style>
  <w:style w:type="character" w:customStyle="1" w:styleId="CommentTextChar">
    <w:name w:val="Comment Text Char"/>
    <w:basedOn w:val="DefaultParagraphFont"/>
    <w:link w:val="CommentText"/>
    <w:uiPriority w:val="99"/>
    <w:rsid w:val="001750F5"/>
    <w:rPr>
      <w:sz w:val="20"/>
      <w:szCs w:val="20"/>
    </w:rPr>
  </w:style>
  <w:style w:type="paragraph" w:styleId="CommentSubject">
    <w:name w:val="annotation subject"/>
    <w:basedOn w:val="CommentText"/>
    <w:next w:val="CommentText"/>
    <w:link w:val="CommentSubjectChar"/>
    <w:uiPriority w:val="99"/>
    <w:semiHidden/>
    <w:unhideWhenUsed/>
    <w:rsid w:val="001750F5"/>
    <w:rPr>
      <w:b/>
      <w:bCs/>
    </w:rPr>
  </w:style>
  <w:style w:type="character" w:customStyle="1" w:styleId="CommentSubjectChar">
    <w:name w:val="Comment Subject Char"/>
    <w:basedOn w:val="CommentTextChar"/>
    <w:link w:val="CommentSubject"/>
    <w:uiPriority w:val="99"/>
    <w:semiHidden/>
    <w:rsid w:val="001750F5"/>
    <w:rPr>
      <w:b/>
      <w:bCs/>
      <w:sz w:val="20"/>
      <w:szCs w:val="20"/>
    </w:rPr>
  </w:style>
  <w:style w:type="character" w:styleId="FollowedHyperlink">
    <w:name w:val="FollowedHyperlink"/>
    <w:basedOn w:val="DefaultParagraphFont"/>
    <w:uiPriority w:val="99"/>
    <w:semiHidden/>
    <w:unhideWhenUsed/>
    <w:rsid w:val="00B22899"/>
    <w:rPr>
      <w:color w:val="954F72" w:themeColor="followedHyperlink"/>
      <w:u w:val="single"/>
    </w:rPr>
  </w:style>
  <w:style w:type="paragraph" w:styleId="NormalWeb">
    <w:name w:val="Normal (Web)"/>
    <w:basedOn w:val="Normal"/>
    <w:uiPriority w:val="99"/>
    <w:semiHidden/>
    <w:unhideWhenUsed/>
    <w:rsid w:val="00CE543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Bibliography">
    <w:name w:val="Bibliography"/>
    <w:basedOn w:val="Normal"/>
    <w:next w:val="Normal"/>
    <w:uiPriority w:val="37"/>
    <w:unhideWhenUsed/>
    <w:rsid w:val="002E6437"/>
    <w:pPr>
      <w:spacing w:after="240" w:line="240" w:lineRule="auto"/>
    </w:pPr>
  </w:style>
  <w:style w:type="paragraph" w:customStyle="1" w:styleId="TableText">
    <w:name w:val="Table Text"/>
    <w:basedOn w:val="Normal"/>
    <w:link w:val="TableTextChar"/>
    <w:autoRedefine/>
    <w:qFormat/>
    <w:rsid w:val="000913DF"/>
    <w:pPr>
      <w:spacing w:before="60" w:after="60" w:line="240" w:lineRule="auto"/>
      <w:jc w:val="center"/>
    </w:pPr>
    <w:rPr>
      <w:rFonts w:cstheme="minorHAnsi"/>
      <w:bCs/>
      <w:sz w:val="18"/>
      <w:szCs w:val="20"/>
    </w:rPr>
  </w:style>
  <w:style w:type="character" w:customStyle="1" w:styleId="TableTextChar">
    <w:name w:val="Table Text Char"/>
    <w:basedOn w:val="DefaultParagraphFont"/>
    <w:link w:val="TableText"/>
    <w:rsid w:val="000913DF"/>
    <w:rPr>
      <w:rFonts w:cstheme="minorHAnsi"/>
      <w:bCs/>
      <w:sz w:val="18"/>
      <w:szCs w:val="20"/>
    </w:rPr>
  </w:style>
  <w:style w:type="character" w:styleId="PlaceholderText">
    <w:name w:val="Placeholder Text"/>
    <w:basedOn w:val="DefaultParagraphFont"/>
    <w:uiPriority w:val="99"/>
    <w:semiHidden/>
    <w:rsid w:val="005625B7"/>
    <w:rPr>
      <w:color w:val="808080"/>
    </w:rPr>
  </w:style>
  <w:style w:type="paragraph" w:customStyle="1" w:styleId="TableNotes">
    <w:name w:val="Table Notes"/>
    <w:basedOn w:val="TableText"/>
    <w:next w:val="Normal"/>
    <w:link w:val="TableNotesChar"/>
    <w:qFormat/>
    <w:rsid w:val="009C1B12"/>
    <w:pPr>
      <w:spacing w:after="240"/>
      <w:contextualSpacing/>
    </w:pPr>
  </w:style>
  <w:style w:type="character" w:customStyle="1" w:styleId="TableNotesChar">
    <w:name w:val="Table Notes Char"/>
    <w:basedOn w:val="TableTextChar"/>
    <w:link w:val="TableNotes"/>
    <w:rsid w:val="009C1B12"/>
    <w:rPr>
      <w:rFonts w:cstheme="minorHAnsi"/>
      <w:bCs/>
      <w:sz w:val="18"/>
      <w:szCs w:val="20"/>
    </w:rPr>
  </w:style>
  <w:style w:type="paragraph" w:styleId="Revision">
    <w:name w:val="Revision"/>
    <w:hidden/>
    <w:uiPriority w:val="99"/>
    <w:semiHidden/>
    <w:rsid w:val="00B75936"/>
    <w:pPr>
      <w:spacing w:after="0" w:line="240" w:lineRule="auto"/>
      <w:jc w:val="left"/>
    </w:pPr>
  </w:style>
  <w:style w:type="paragraph" w:styleId="TOC1">
    <w:name w:val="toc 1"/>
    <w:basedOn w:val="Normal"/>
    <w:next w:val="Normal"/>
    <w:autoRedefine/>
    <w:uiPriority w:val="39"/>
    <w:unhideWhenUsed/>
    <w:rsid w:val="00D84BCD"/>
    <w:pPr>
      <w:spacing w:after="100"/>
    </w:pPr>
  </w:style>
  <w:style w:type="paragraph" w:styleId="TOC2">
    <w:name w:val="toc 2"/>
    <w:basedOn w:val="Normal"/>
    <w:next w:val="Normal"/>
    <w:autoRedefine/>
    <w:uiPriority w:val="39"/>
    <w:unhideWhenUsed/>
    <w:rsid w:val="00D84BCD"/>
    <w:pPr>
      <w:spacing w:after="100"/>
      <w:ind w:left="220"/>
    </w:pPr>
  </w:style>
  <w:style w:type="paragraph" w:styleId="TOC3">
    <w:name w:val="toc 3"/>
    <w:basedOn w:val="Normal"/>
    <w:next w:val="Normal"/>
    <w:autoRedefine/>
    <w:uiPriority w:val="39"/>
    <w:unhideWhenUsed/>
    <w:rsid w:val="00D84BCD"/>
    <w:pPr>
      <w:spacing w:after="100"/>
      <w:ind w:left="440"/>
    </w:pPr>
  </w:style>
  <w:style w:type="paragraph" w:customStyle="1" w:styleId="TableHeaders">
    <w:name w:val="Table Headers"/>
    <w:basedOn w:val="TableText"/>
    <w:link w:val="TableHeadersChar"/>
    <w:qFormat/>
    <w:rsid w:val="00E83D62"/>
    <w:rPr>
      <w:b/>
    </w:rPr>
  </w:style>
  <w:style w:type="character" w:customStyle="1" w:styleId="TableHeadersChar">
    <w:name w:val="Table Headers Char"/>
    <w:basedOn w:val="TableTextChar"/>
    <w:link w:val="TableHeaders"/>
    <w:rsid w:val="00E83D62"/>
    <w:rPr>
      <w:rFonts w:cstheme="minorHAnsi"/>
      <w:b/>
      <w:bCs/>
      <w:sz w:val="18"/>
      <w:szCs w:val="20"/>
    </w:rPr>
  </w:style>
  <w:style w:type="paragraph" w:styleId="Header">
    <w:name w:val="header"/>
    <w:basedOn w:val="Normal"/>
    <w:link w:val="HeaderChar"/>
    <w:uiPriority w:val="99"/>
    <w:unhideWhenUsed/>
    <w:rsid w:val="002C74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7406"/>
  </w:style>
  <w:style w:type="paragraph" w:styleId="Footer">
    <w:name w:val="footer"/>
    <w:basedOn w:val="Normal"/>
    <w:link w:val="FooterChar"/>
    <w:uiPriority w:val="99"/>
    <w:unhideWhenUsed/>
    <w:rsid w:val="002C74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74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1849">
      <w:bodyDiv w:val="1"/>
      <w:marLeft w:val="0"/>
      <w:marRight w:val="0"/>
      <w:marTop w:val="0"/>
      <w:marBottom w:val="0"/>
      <w:divBdr>
        <w:top w:val="none" w:sz="0" w:space="0" w:color="auto"/>
        <w:left w:val="none" w:sz="0" w:space="0" w:color="auto"/>
        <w:bottom w:val="none" w:sz="0" w:space="0" w:color="auto"/>
        <w:right w:val="none" w:sz="0" w:space="0" w:color="auto"/>
      </w:divBdr>
    </w:div>
    <w:div w:id="119539543">
      <w:bodyDiv w:val="1"/>
      <w:marLeft w:val="0"/>
      <w:marRight w:val="0"/>
      <w:marTop w:val="0"/>
      <w:marBottom w:val="0"/>
      <w:divBdr>
        <w:top w:val="none" w:sz="0" w:space="0" w:color="auto"/>
        <w:left w:val="none" w:sz="0" w:space="0" w:color="auto"/>
        <w:bottom w:val="none" w:sz="0" w:space="0" w:color="auto"/>
        <w:right w:val="none" w:sz="0" w:space="0" w:color="auto"/>
      </w:divBdr>
    </w:div>
    <w:div w:id="137458828">
      <w:bodyDiv w:val="1"/>
      <w:marLeft w:val="0"/>
      <w:marRight w:val="0"/>
      <w:marTop w:val="0"/>
      <w:marBottom w:val="0"/>
      <w:divBdr>
        <w:top w:val="none" w:sz="0" w:space="0" w:color="auto"/>
        <w:left w:val="none" w:sz="0" w:space="0" w:color="auto"/>
        <w:bottom w:val="none" w:sz="0" w:space="0" w:color="auto"/>
        <w:right w:val="none" w:sz="0" w:space="0" w:color="auto"/>
      </w:divBdr>
    </w:div>
    <w:div w:id="205528826">
      <w:bodyDiv w:val="1"/>
      <w:marLeft w:val="0"/>
      <w:marRight w:val="0"/>
      <w:marTop w:val="0"/>
      <w:marBottom w:val="0"/>
      <w:divBdr>
        <w:top w:val="none" w:sz="0" w:space="0" w:color="auto"/>
        <w:left w:val="none" w:sz="0" w:space="0" w:color="auto"/>
        <w:bottom w:val="none" w:sz="0" w:space="0" w:color="auto"/>
        <w:right w:val="none" w:sz="0" w:space="0" w:color="auto"/>
      </w:divBdr>
    </w:div>
    <w:div w:id="269430876">
      <w:bodyDiv w:val="1"/>
      <w:marLeft w:val="0"/>
      <w:marRight w:val="0"/>
      <w:marTop w:val="0"/>
      <w:marBottom w:val="0"/>
      <w:divBdr>
        <w:top w:val="none" w:sz="0" w:space="0" w:color="auto"/>
        <w:left w:val="none" w:sz="0" w:space="0" w:color="auto"/>
        <w:bottom w:val="none" w:sz="0" w:space="0" w:color="auto"/>
        <w:right w:val="none" w:sz="0" w:space="0" w:color="auto"/>
      </w:divBdr>
    </w:div>
    <w:div w:id="621768263">
      <w:bodyDiv w:val="1"/>
      <w:marLeft w:val="0"/>
      <w:marRight w:val="0"/>
      <w:marTop w:val="0"/>
      <w:marBottom w:val="0"/>
      <w:divBdr>
        <w:top w:val="none" w:sz="0" w:space="0" w:color="auto"/>
        <w:left w:val="none" w:sz="0" w:space="0" w:color="auto"/>
        <w:bottom w:val="none" w:sz="0" w:space="0" w:color="auto"/>
        <w:right w:val="none" w:sz="0" w:space="0" w:color="auto"/>
      </w:divBdr>
    </w:div>
    <w:div w:id="692146455">
      <w:bodyDiv w:val="1"/>
      <w:marLeft w:val="0"/>
      <w:marRight w:val="0"/>
      <w:marTop w:val="0"/>
      <w:marBottom w:val="0"/>
      <w:divBdr>
        <w:top w:val="none" w:sz="0" w:space="0" w:color="auto"/>
        <w:left w:val="none" w:sz="0" w:space="0" w:color="auto"/>
        <w:bottom w:val="none" w:sz="0" w:space="0" w:color="auto"/>
        <w:right w:val="none" w:sz="0" w:space="0" w:color="auto"/>
      </w:divBdr>
    </w:div>
    <w:div w:id="802428761">
      <w:bodyDiv w:val="1"/>
      <w:marLeft w:val="0"/>
      <w:marRight w:val="0"/>
      <w:marTop w:val="0"/>
      <w:marBottom w:val="0"/>
      <w:divBdr>
        <w:top w:val="none" w:sz="0" w:space="0" w:color="auto"/>
        <w:left w:val="none" w:sz="0" w:space="0" w:color="auto"/>
        <w:bottom w:val="none" w:sz="0" w:space="0" w:color="auto"/>
        <w:right w:val="none" w:sz="0" w:space="0" w:color="auto"/>
      </w:divBdr>
    </w:div>
    <w:div w:id="924220402">
      <w:bodyDiv w:val="1"/>
      <w:marLeft w:val="0"/>
      <w:marRight w:val="0"/>
      <w:marTop w:val="0"/>
      <w:marBottom w:val="0"/>
      <w:divBdr>
        <w:top w:val="none" w:sz="0" w:space="0" w:color="auto"/>
        <w:left w:val="none" w:sz="0" w:space="0" w:color="auto"/>
        <w:bottom w:val="none" w:sz="0" w:space="0" w:color="auto"/>
        <w:right w:val="none" w:sz="0" w:space="0" w:color="auto"/>
      </w:divBdr>
    </w:div>
    <w:div w:id="950278961">
      <w:bodyDiv w:val="1"/>
      <w:marLeft w:val="0"/>
      <w:marRight w:val="0"/>
      <w:marTop w:val="0"/>
      <w:marBottom w:val="0"/>
      <w:divBdr>
        <w:top w:val="none" w:sz="0" w:space="0" w:color="auto"/>
        <w:left w:val="none" w:sz="0" w:space="0" w:color="auto"/>
        <w:bottom w:val="none" w:sz="0" w:space="0" w:color="auto"/>
        <w:right w:val="none" w:sz="0" w:space="0" w:color="auto"/>
      </w:divBdr>
    </w:div>
    <w:div w:id="989478854">
      <w:bodyDiv w:val="1"/>
      <w:marLeft w:val="0"/>
      <w:marRight w:val="0"/>
      <w:marTop w:val="0"/>
      <w:marBottom w:val="0"/>
      <w:divBdr>
        <w:top w:val="none" w:sz="0" w:space="0" w:color="auto"/>
        <w:left w:val="none" w:sz="0" w:space="0" w:color="auto"/>
        <w:bottom w:val="none" w:sz="0" w:space="0" w:color="auto"/>
        <w:right w:val="none" w:sz="0" w:space="0" w:color="auto"/>
      </w:divBdr>
    </w:div>
    <w:div w:id="1233462821">
      <w:bodyDiv w:val="1"/>
      <w:marLeft w:val="0"/>
      <w:marRight w:val="0"/>
      <w:marTop w:val="0"/>
      <w:marBottom w:val="0"/>
      <w:divBdr>
        <w:top w:val="none" w:sz="0" w:space="0" w:color="auto"/>
        <w:left w:val="none" w:sz="0" w:space="0" w:color="auto"/>
        <w:bottom w:val="none" w:sz="0" w:space="0" w:color="auto"/>
        <w:right w:val="none" w:sz="0" w:space="0" w:color="auto"/>
      </w:divBdr>
    </w:div>
    <w:div w:id="1284733519">
      <w:bodyDiv w:val="1"/>
      <w:marLeft w:val="0"/>
      <w:marRight w:val="0"/>
      <w:marTop w:val="0"/>
      <w:marBottom w:val="0"/>
      <w:divBdr>
        <w:top w:val="none" w:sz="0" w:space="0" w:color="auto"/>
        <w:left w:val="none" w:sz="0" w:space="0" w:color="auto"/>
        <w:bottom w:val="none" w:sz="0" w:space="0" w:color="auto"/>
        <w:right w:val="none" w:sz="0" w:space="0" w:color="auto"/>
      </w:divBdr>
    </w:div>
    <w:div w:id="1344093217">
      <w:bodyDiv w:val="1"/>
      <w:marLeft w:val="0"/>
      <w:marRight w:val="0"/>
      <w:marTop w:val="0"/>
      <w:marBottom w:val="0"/>
      <w:divBdr>
        <w:top w:val="none" w:sz="0" w:space="0" w:color="auto"/>
        <w:left w:val="none" w:sz="0" w:space="0" w:color="auto"/>
        <w:bottom w:val="none" w:sz="0" w:space="0" w:color="auto"/>
        <w:right w:val="none" w:sz="0" w:space="0" w:color="auto"/>
      </w:divBdr>
      <w:divsChild>
        <w:div w:id="11104810">
          <w:marLeft w:val="480"/>
          <w:marRight w:val="0"/>
          <w:marTop w:val="0"/>
          <w:marBottom w:val="0"/>
          <w:divBdr>
            <w:top w:val="none" w:sz="0" w:space="0" w:color="auto"/>
            <w:left w:val="none" w:sz="0" w:space="0" w:color="auto"/>
            <w:bottom w:val="none" w:sz="0" w:space="0" w:color="auto"/>
            <w:right w:val="none" w:sz="0" w:space="0" w:color="auto"/>
          </w:divBdr>
          <w:divsChild>
            <w:div w:id="12954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4958">
      <w:bodyDiv w:val="1"/>
      <w:marLeft w:val="0"/>
      <w:marRight w:val="0"/>
      <w:marTop w:val="0"/>
      <w:marBottom w:val="0"/>
      <w:divBdr>
        <w:top w:val="none" w:sz="0" w:space="0" w:color="auto"/>
        <w:left w:val="none" w:sz="0" w:space="0" w:color="auto"/>
        <w:bottom w:val="none" w:sz="0" w:space="0" w:color="auto"/>
        <w:right w:val="none" w:sz="0" w:space="0" w:color="auto"/>
      </w:divBdr>
    </w:div>
    <w:div w:id="1841188840">
      <w:bodyDiv w:val="1"/>
      <w:marLeft w:val="0"/>
      <w:marRight w:val="0"/>
      <w:marTop w:val="0"/>
      <w:marBottom w:val="0"/>
      <w:divBdr>
        <w:top w:val="none" w:sz="0" w:space="0" w:color="auto"/>
        <w:left w:val="none" w:sz="0" w:space="0" w:color="auto"/>
        <w:bottom w:val="none" w:sz="0" w:space="0" w:color="auto"/>
        <w:right w:val="none" w:sz="0" w:space="0" w:color="auto"/>
      </w:divBdr>
    </w:div>
    <w:div w:id="2027049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epost/india_adp" TargetMode="External"/><Relationship Id="rId13" Type="http://schemas.microsoft.com/office/2011/relationships/commentsExtended" Target="commentsExtended.xml"/><Relationship Id="rId18" Type="http://schemas.openxmlformats.org/officeDocument/2006/relationships/hyperlink" Target="https://ghsl.jrc.ec.europa.eu/ghs_smod2023.php"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github.com/joepost/india_adp"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0A7FF-DE3B-429F-BF31-896750CAA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10976</TotalTime>
  <Pages>27</Pages>
  <Words>22165</Words>
  <Characters>126345</Characters>
  <Application>Microsoft Office Word</Application>
  <DocSecurity>0</DocSecurity>
  <Lines>1052</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P</dc:creator>
  <cp:keywords/>
  <dc:description/>
  <cp:lastModifiedBy>Joe P</cp:lastModifiedBy>
  <cp:revision>73</cp:revision>
  <cp:lastPrinted>2023-05-05T15:20:00Z</cp:lastPrinted>
  <dcterms:created xsi:type="dcterms:W3CDTF">2023-05-24T12:47:00Z</dcterms:created>
  <dcterms:modified xsi:type="dcterms:W3CDTF">2023-08-18T22:02:00Z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id="FgNGWLn2"/&gt;&lt;style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