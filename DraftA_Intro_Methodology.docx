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27F2" w14:textId="55D0078E" w:rsidR="00C27676" w:rsidRDefault="00C27676" w:rsidP="005E13E5">
      <w:pPr>
        <w:pStyle w:val="Heading1"/>
      </w:pPr>
      <w:bookmarkStart w:id="0" w:name="_Toc143033241"/>
      <w:r>
        <w:t>CASA</w:t>
      </w:r>
      <w:r w:rsidR="006A12BE">
        <w:t xml:space="preserve"> dissertation: </w:t>
      </w:r>
      <w:r w:rsidR="00FA5693">
        <w:t>OVERVIEW Planning Document</w:t>
      </w:r>
      <w:bookmarkEnd w:id="0"/>
    </w:p>
    <w:p w14:paraId="6A6D76CB" w14:textId="55BBDA13" w:rsidR="002A307B" w:rsidRDefault="00C27676" w:rsidP="000E5B1B">
      <w:pPr>
        <w:rPr>
          <w:color w:val="FF0000"/>
        </w:rPr>
      </w:pPr>
      <w:r>
        <w:t>Student Number: 22186878</w:t>
      </w:r>
    </w:p>
    <w:p w14:paraId="6F9708C4" w14:textId="05299D39" w:rsidR="003D1273" w:rsidRPr="003D1273" w:rsidRDefault="003D1273" w:rsidP="005E13E5">
      <w:pPr>
        <w:rPr>
          <w:b/>
          <w:bCs/>
        </w:rPr>
      </w:pPr>
      <w:r w:rsidRPr="003D1273">
        <w:rPr>
          <w:b/>
          <w:bCs/>
        </w:rPr>
        <w:t>Guidelines from CASA Dissertation Handbook</w:t>
      </w:r>
    </w:p>
    <w:p w14:paraId="0036230A" w14:textId="72965134" w:rsidR="003D1273" w:rsidRDefault="003D1273" w:rsidP="005E13E5">
      <w:pPr>
        <w:rPr>
          <w:i/>
          <w:iCs/>
          <w:sz w:val="20"/>
          <w:szCs w:val="20"/>
        </w:rPr>
      </w:pPr>
      <w:r w:rsidRPr="003D1273">
        <w:rPr>
          <w:i/>
          <w:iCs/>
          <w:sz w:val="20"/>
          <w:szCs w:val="20"/>
        </w:rPr>
        <w:t xml:space="preserve">The literature review should evaluate existing research, demonstrate contrasting and/or similar views whilst highlighting research gaps. </w:t>
      </w:r>
      <w:r w:rsidRPr="003D1273">
        <w:rPr>
          <w:i/>
          <w:iCs/>
          <w:sz w:val="20"/>
          <w:szCs w:val="20"/>
          <w:highlight w:val="yellow"/>
        </w:rPr>
        <w:t>Synthesise previous work / policy documents and provide a narrative through it whilst trying to show where the research gap is / where your question fits in</w:t>
      </w:r>
      <w:r w:rsidRPr="003D1273">
        <w:rPr>
          <w:i/>
          <w:iCs/>
          <w:sz w:val="20"/>
          <w:szCs w:val="20"/>
        </w:rPr>
        <w:t xml:space="preserve">. </w:t>
      </w:r>
      <w:r>
        <w:rPr>
          <w:i/>
          <w:iCs/>
          <w:sz w:val="20"/>
          <w:szCs w:val="20"/>
        </w:rPr>
        <w:t>D</w:t>
      </w:r>
      <w:r w:rsidRPr="003D1273">
        <w:rPr>
          <w:i/>
          <w:iCs/>
          <w:sz w:val="20"/>
          <w:szCs w:val="20"/>
        </w:rPr>
        <w:t>on’t just list what authors have done in the past (e.g., Smith 2009 did x but Jones 2008 did y then Frank 2010 did x)</w:t>
      </w:r>
      <w:r>
        <w:rPr>
          <w:i/>
          <w:iCs/>
          <w:sz w:val="20"/>
          <w:szCs w:val="20"/>
        </w:rPr>
        <w:t xml:space="preserve">. </w:t>
      </w:r>
      <w:r w:rsidRPr="003D1273">
        <w:rPr>
          <w:i/>
          <w:iCs/>
          <w:sz w:val="20"/>
          <w:szCs w:val="20"/>
        </w:rPr>
        <w:t xml:space="preserve">Try to end the literature review with a concluding paragraph that concisely summarises everything within it and states what your work is going to contribute or address. </w:t>
      </w:r>
    </w:p>
    <w:p w14:paraId="29E706C0" w14:textId="28813760" w:rsidR="003D1273" w:rsidRPr="003D1273" w:rsidRDefault="003D1273" w:rsidP="005E13E5">
      <w:pPr>
        <w:rPr>
          <w:i/>
          <w:iCs/>
          <w:sz w:val="20"/>
          <w:szCs w:val="20"/>
        </w:rPr>
      </w:pPr>
      <w:r w:rsidRPr="003D1273">
        <w:rPr>
          <w:i/>
          <w:iCs/>
          <w:sz w:val="20"/>
          <w:szCs w:val="20"/>
        </w:rPr>
        <w:t>Think of this section as providing a story about what everyone else has done (whilst also showing issues / research gaps) and then what you are going to do.</w:t>
      </w:r>
    </w:p>
    <w:sdt>
      <w:sdtPr>
        <w:id w:val="-209652471"/>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p w14:paraId="1ED097BE" w14:textId="7BE18B60" w:rsidR="00D84BCD" w:rsidRDefault="00D84BCD">
          <w:pPr>
            <w:pStyle w:val="TOCHeading"/>
          </w:pPr>
          <w:r>
            <w:t>Table of Contents</w:t>
          </w:r>
        </w:p>
        <w:p w14:paraId="53A39D6C" w14:textId="357A96F6" w:rsidR="00D84BCD" w:rsidRDefault="00D84BCD">
          <w:pPr>
            <w:pStyle w:val="TOC1"/>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43033241" w:history="1">
            <w:r w:rsidRPr="00443712">
              <w:rPr>
                <w:rStyle w:val="Hyperlink"/>
                <w:noProof/>
              </w:rPr>
              <w:t>CASA dissertation: OVERVIEW Planning Document</w:t>
            </w:r>
            <w:r>
              <w:rPr>
                <w:noProof/>
                <w:webHidden/>
              </w:rPr>
              <w:tab/>
            </w:r>
            <w:r>
              <w:rPr>
                <w:noProof/>
                <w:webHidden/>
              </w:rPr>
              <w:fldChar w:fldCharType="begin"/>
            </w:r>
            <w:r>
              <w:rPr>
                <w:noProof/>
                <w:webHidden/>
              </w:rPr>
              <w:instrText xml:space="preserve"> PAGEREF _Toc143033241 \h </w:instrText>
            </w:r>
            <w:r>
              <w:rPr>
                <w:noProof/>
                <w:webHidden/>
              </w:rPr>
            </w:r>
            <w:r>
              <w:rPr>
                <w:noProof/>
                <w:webHidden/>
              </w:rPr>
              <w:fldChar w:fldCharType="separate"/>
            </w:r>
            <w:r>
              <w:rPr>
                <w:noProof/>
                <w:webHidden/>
              </w:rPr>
              <w:t>1</w:t>
            </w:r>
            <w:r>
              <w:rPr>
                <w:noProof/>
                <w:webHidden/>
              </w:rPr>
              <w:fldChar w:fldCharType="end"/>
            </w:r>
          </w:hyperlink>
        </w:p>
        <w:p w14:paraId="46DB287A" w14:textId="7E85DE60" w:rsidR="00D84BCD" w:rsidRDefault="00D84BCD">
          <w:pPr>
            <w:pStyle w:val="TOC1"/>
            <w:tabs>
              <w:tab w:val="right" w:leader="dot" w:pos="9016"/>
            </w:tabs>
            <w:rPr>
              <w:noProof/>
              <w:kern w:val="2"/>
              <w:lang w:eastAsia="en-GB"/>
              <w14:ligatures w14:val="standardContextual"/>
            </w:rPr>
          </w:pPr>
          <w:hyperlink w:anchor="_Toc143033242" w:history="1">
            <w:r w:rsidRPr="00443712">
              <w:rPr>
                <w:rStyle w:val="Hyperlink"/>
                <w:noProof/>
              </w:rPr>
              <w:t>Spatial estimation of agricultural dependence</w:t>
            </w:r>
            <w:r>
              <w:rPr>
                <w:noProof/>
                <w:webHidden/>
              </w:rPr>
              <w:tab/>
            </w:r>
            <w:r>
              <w:rPr>
                <w:noProof/>
                <w:webHidden/>
              </w:rPr>
              <w:fldChar w:fldCharType="begin"/>
            </w:r>
            <w:r>
              <w:rPr>
                <w:noProof/>
                <w:webHidden/>
              </w:rPr>
              <w:instrText xml:space="preserve"> PAGEREF _Toc143033242 \h </w:instrText>
            </w:r>
            <w:r>
              <w:rPr>
                <w:noProof/>
                <w:webHidden/>
              </w:rPr>
            </w:r>
            <w:r>
              <w:rPr>
                <w:noProof/>
                <w:webHidden/>
              </w:rPr>
              <w:fldChar w:fldCharType="separate"/>
            </w:r>
            <w:r>
              <w:rPr>
                <w:noProof/>
                <w:webHidden/>
              </w:rPr>
              <w:t>3</w:t>
            </w:r>
            <w:r>
              <w:rPr>
                <w:noProof/>
                <w:webHidden/>
              </w:rPr>
              <w:fldChar w:fldCharType="end"/>
            </w:r>
          </w:hyperlink>
        </w:p>
        <w:p w14:paraId="60ACADE7" w14:textId="113545ED" w:rsidR="00D84BCD" w:rsidRDefault="00D84BCD">
          <w:pPr>
            <w:pStyle w:val="TOC2"/>
            <w:tabs>
              <w:tab w:val="left" w:pos="660"/>
              <w:tab w:val="right" w:leader="dot" w:pos="9016"/>
            </w:tabs>
            <w:rPr>
              <w:noProof/>
              <w:kern w:val="2"/>
              <w:lang w:eastAsia="en-GB"/>
              <w14:ligatures w14:val="standardContextual"/>
            </w:rPr>
          </w:pPr>
          <w:hyperlink w:anchor="_Toc143033243" w:history="1">
            <w:r w:rsidRPr="00443712">
              <w:rPr>
                <w:rStyle w:val="Hyperlink"/>
                <w:noProof/>
              </w:rPr>
              <w:t>1.</w:t>
            </w:r>
            <w:r>
              <w:rPr>
                <w:noProof/>
                <w:kern w:val="2"/>
                <w:lang w:eastAsia="en-GB"/>
                <w14:ligatures w14:val="standardContextual"/>
              </w:rPr>
              <w:tab/>
            </w:r>
            <w:r w:rsidRPr="00443712">
              <w:rPr>
                <w:rStyle w:val="Hyperlink"/>
                <w:noProof/>
              </w:rPr>
              <w:t>Introduction</w:t>
            </w:r>
            <w:r>
              <w:rPr>
                <w:noProof/>
                <w:webHidden/>
              </w:rPr>
              <w:tab/>
            </w:r>
            <w:r>
              <w:rPr>
                <w:noProof/>
                <w:webHidden/>
              </w:rPr>
              <w:fldChar w:fldCharType="begin"/>
            </w:r>
            <w:r>
              <w:rPr>
                <w:noProof/>
                <w:webHidden/>
              </w:rPr>
              <w:instrText xml:space="preserve"> PAGEREF _Toc143033243 \h </w:instrText>
            </w:r>
            <w:r>
              <w:rPr>
                <w:noProof/>
                <w:webHidden/>
              </w:rPr>
            </w:r>
            <w:r>
              <w:rPr>
                <w:noProof/>
                <w:webHidden/>
              </w:rPr>
              <w:fldChar w:fldCharType="separate"/>
            </w:r>
            <w:r>
              <w:rPr>
                <w:noProof/>
                <w:webHidden/>
              </w:rPr>
              <w:t>3</w:t>
            </w:r>
            <w:r>
              <w:rPr>
                <w:noProof/>
                <w:webHidden/>
              </w:rPr>
              <w:fldChar w:fldCharType="end"/>
            </w:r>
          </w:hyperlink>
        </w:p>
        <w:p w14:paraId="5B987219" w14:textId="11860021" w:rsidR="00D84BCD" w:rsidRDefault="00D84BCD">
          <w:pPr>
            <w:pStyle w:val="TOC3"/>
            <w:tabs>
              <w:tab w:val="left" w:pos="1100"/>
              <w:tab w:val="right" w:leader="dot" w:pos="9016"/>
            </w:tabs>
            <w:rPr>
              <w:noProof/>
              <w:kern w:val="2"/>
              <w:lang w:eastAsia="en-GB"/>
              <w14:ligatures w14:val="standardContextual"/>
            </w:rPr>
          </w:pPr>
          <w:hyperlink w:anchor="_Toc143033244" w:history="1">
            <w:r w:rsidRPr="00443712">
              <w:rPr>
                <w:rStyle w:val="Hyperlink"/>
                <w:noProof/>
              </w:rPr>
              <w:t>1.1</w:t>
            </w:r>
            <w:r>
              <w:rPr>
                <w:noProof/>
                <w:kern w:val="2"/>
                <w:lang w:eastAsia="en-GB"/>
                <w14:ligatures w14:val="standardContextual"/>
              </w:rPr>
              <w:tab/>
            </w:r>
            <w:r w:rsidRPr="00443712">
              <w:rPr>
                <w:rStyle w:val="Hyperlink"/>
                <w:noProof/>
              </w:rPr>
              <w:t>Research Question</w:t>
            </w:r>
            <w:r>
              <w:rPr>
                <w:noProof/>
                <w:webHidden/>
              </w:rPr>
              <w:tab/>
            </w:r>
            <w:r>
              <w:rPr>
                <w:noProof/>
                <w:webHidden/>
              </w:rPr>
              <w:fldChar w:fldCharType="begin"/>
            </w:r>
            <w:r>
              <w:rPr>
                <w:noProof/>
                <w:webHidden/>
              </w:rPr>
              <w:instrText xml:space="preserve"> PAGEREF _Toc143033244 \h </w:instrText>
            </w:r>
            <w:r>
              <w:rPr>
                <w:noProof/>
                <w:webHidden/>
              </w:rPr>
            </w:r>
            <w:r>
              <w:rPr>
                <w:noProof/>
                <w:webHidden/>
              </w:rPr>
              <w:fldChar w:fldCharType="separate"/>
            </w:r>
            <w:r>
              <w:rPr>
                <w:noProof/>
                <w:webHidden/>
              </w:rPr>
              <w:t>3</w:t>
            </w:r>
            <w:r>
              <w:rPr>
                <w:noProof/>
                <w:webHidden/>
              </w:rPr>
              <w:fldChar w:fldCharType="end"/>
            </w:r>
          </w:hyperlink>
        </w:p>
        <w:p w14:paraId="025E1A9A" w14:textId="1D40F530" w:rsidR="00D84BCD" w:rsidRDefault="00D84BCD">
          <w:pPr>
            <w:pStyle w:val="TOC3"/>
            <w:tabs>
              <w:tab w:val="left" w:pos="1100"/>
              <w:tab w:val="right" w:leader="dot" w:pos="9016"/>
            </w:tabs>
            <w:rPr>
              <w:noProof/>
              <w:kern w:val="2"/>
              <w:lang w:eastAsia="en-GB"/>
              <w14:ligatures w14:val="standardContextual"/>
            </w:rPr>
          </w:pPr>
          <w:hyperlink w:anchor="_Toc143033245" w:history="1">
            <w:r w:rsidRPr="00443712">
              <w:rPr>
                <w:rStyle w:val="Hyperlink"/>
                <w:noProof/>
              </w:rPr>
              <w:t>1.2</w:t>
            </w:r>
            <w:r>
              <w:rPr>
                <w:noProof/>
                <w:kern w:val="2"/>
                <w:lang w:eastAsia="en-GB"/>
                <w14:ligatures w14:val="standardContextual"/>
              </w:rPr>
              <w:tab/>
            </w:r>
            <w:r w:rsidRPr="00443712">
              <w:rPr>
                <w:rStyle w:val="Hyperlink"/>
                <w:noProof/>
              </w:rPr>
              <w:t>Agricultural Dependent Population</w:t>
            </w:r>
            <w:r>
              <w:rPr>
                <w:noProof/>
                <w:webHidden/>
              </w:rPr>
              <w:tab/>
            </w:r>
            <w:r>
              <w:rPr>
                <w:noProof/>
                <w:webHidden/>
              </w:rPr>
              <w:fldChar w:fldCharType="begin"/>
            </w:r>
            <w:r>
              <w:rPr>
                <w:noProof/>
                <w:webHidden/>
              </w:rPr>
              <w:instrText xml:space="preserve"> PAGEREF _Toc143033245 \h </w:instrText>
            </w:r>
            <w:r>
              <w:rPr>
                <w:noProof/>
                <w:webHidden/>
              </w:rPr>
            </w:r>
            <w:r>
              <w:rPr>
                <w:noProof/>
                <w:webHidden/>
              </w:rPr>
              <w:fldChar w:fldCharType="separate"/>
            </w:r>
            <w:r>
              <w:rPr>
                <w:noProof/>
                <w:webHidden/>
              </w:rPr>
              <w:t>4</w:t>
            </w:r>
            <w:r>
              <w:rPr>
                <w:noProof/>
                <w:webHidden/>
              </w:rPr>
              <w:fldChar w:fldCharType="end"/>
            </w:r>
          </w:hyperlink>
        </w:p>
        <w:p w14:paraId="6F2F4089" w14:textId="161CE4F3" w:rsidR="00D84BCD" w:rsidRDefault="00D84BCD">
          <w:pPr>
            <w:pStyle w:val="TOC3"/>
            <w:tabs>
              <w:tab w:val="left" w:pos="1100"/>
              <w:tab w:val="right" w:leader="dot" w:pos="9016"/>
            </w:tabs>
            <w:rPr>
              <w:noProof/>
              <w:kern w:val="2"/>
              <w:lang w:eastAsia="en-GB"/>
              <w14:ligatures w14:val="standardContextual"/>
            </w:rPr>
          </w:pPr>
          <w:hyperlink w:anchor="_Toc143033246" w:history="1">
            <w:r w:rsidRPr="00443712">
              <w:rPr>
                <w:rStyle w:val="Hyperlink"/>
                <w:noProof/>
              </w:rPr>
              <w:t>1.3</w:t>
            </w:r>
            <w:r>
              <w:rPr>
                <w:noProof/>
                <w:kern w:val="2"/>
                <w:lang w:eastAsia="en-GB"/>
                <w14:ligatures w14:val="standardContextual"/>
              </w:rPr>
              <w:tab/>
            </w:r>
            <w:r w:rsidRPr="00443712">
              <w:rPr>
                <w:rStyle w:val="Hyperlink"/>
                <w:noProof/>
              </w:rPr>
              <w:t>Indian context</w:t>
            </w:r>
            <w:r>
              <w:rPr>
                <w:noProof/>
                <w:webHidden/>
              </w:rPr>
              <w:tab/>
            </w:r>
            <w:r>
              <w:rPr>
                <w:noProof/>
                <w:webHidden/>
              </w:rPr>
              <w:fldChar w:fldCharType="begin"/>
            </w:r>
            <w:r>
              <w:rPr>
                <w:noProof/>
                <w:webHidden/>
              </w:rPr>
              <w:instrText xml:space="preserve"> PAGEREF _Toc143033246 \h </w:instrText>
            </w:r>
            <w:r>
              <w:rPr>
                <w:noProof/>
                <w:webHidden/>
              </w:rPr>
            </w:r>
            <w:r>
              <w:rPr>
                <w:noProof/>
                <w:webHidden/>
              </w:rPr>
              <w:fldChar w:fldCharType="separate"/>
            </w:r>
            <w:r>
              <w:rPr>
                <w:noProof/>
                <w:webHidden/>
              </w:rPr>
              <w:t>5</w:t>
            </w:r>
            <w:r>
              <w:rPr>
                <w:noProof/>
                <w:webHidden/>
              </w:rPr>
              <w:fldChar w:fldCharType="end"/>
            </w:r>
          </w:hyperlink>
        </w:p>
        <w:p w14:paraId="02CBC9A0" w14:textId="5118F401" w:rsidR="00D84BCD" w:rsidRDefault="00D84BCD">
          <w:pPr>
            <w:pStyle w:val="TOC2"/>
            <w:tabs>
              <w:tab w:val="left" w:pos="660"/>
              <w:tab w:val="right" w:leader="dot" w:pos="9016"/>
            </w:tabs>
            <w:rPr>
              <w:noProof/>
              <w:kern w:val="2"/>
              <w:lang w:eastAsia="en-GB"/>
              <w14:ligatures w14:val="standardContextual"/>
            </w:rPr>
          </w:pPr>
          <w:hyperlink w:anchor="_Toc143033247" w:history="1">
            <w:r w:rsidRPr="00443712">
              <w:rPr>
                <w:rStyle w:val="Hyperlink"/>
                <w:noProof/>
              </w:rPr>
              <w:t>2.</w:t>
            </w:r>
            <w:r>
              <w:rPr>
                <w:noProof/>
                <w:kern w:val="2"/>
                <w:lang w:eastAsia="en-GB"/>
                <w14:ligatures w14:val="standardContextual"/>
              </w:rPr>
              <w:tab/>
            </w:r>
            <w:r w:rsidRPr="00443712">
              <w:rPr>
                <w:rStyle w:val="Hyperlink"/>
                <w:noProof/>
              </w:rPr>
              <w:t>Methodology</w:t>
            </w:r>
            <w:r>
              <w:rPr>
                <w:noProof/>
                <w:webHidden/>
              </w:rPr>
              <w:tab/>
            </w:r>
            <w:r>
              <w:rPr>
                <w:noProof/>
                <w:webHidden/>
              </w:rPr>
              <w:fldChar w:fldCharType="begin"/>
            </w:r>
            <w:r>
              <w:rPr>
                <w:noProof/>
                <w:webHidden/>
              </w:rPr>
              <w:instrText xml:space="preserve"> PAGEREF _Toc143033247 \h </w:instrText>
            </w:r>
            <w:r>
              <w:rPr>
                <w:noProof/>
                <w:webHidden/>
              </w:rPr>
            </w:r>
            <w:r>
              <w:rPr>
                <w:noProof/>
                <w:webHidden/>
              </w:rPr>
              <w:fldChar w:fldCharType="separate"/>
            </w:r>
            <w:r>
              <w:rPr>
                <w:noProof/>
                <w:webHidden/>
              </w:rPr>
              <w:t>7</w:t>
            </w:r>
            <w:r>
              <w:rPr>
                <w:noProof/>
                <w:webHidden/>
              </w:rPr>
              <w:fldChar w:fldCharType="end"/>
            </w:r>
          </w:hyperlink>
        </w:p>
        <w:p w14:paraId="5F02C149" w14:textId="24B840A0" w:rsidR="00D84BCD" w:rsidRDefault="00D84BCD">
          <w:pPr>
            <w:pStyle w:val="TOC3"/>
            <w:tabs>
              <w:tab w:val="left" w:pos="1100"/>
              <w:tab w:val="right" w:leader="dot" w:pos="9016"/>
            </w:tabs>
            <w:rPr>
              <w:noProof/>
              <w:kern w:val="2"/>
              <w:lang w:eastAsia="en-GB"/>
              <w14:ligatures w14:val="standardContextual"/>
            </w:rPr>
          </w:pPr>
          <w:hyperlink w:anchor="_Toc143033248" w:history="1">
            <w:r w:rsidRPr="00443712">
              <w:rPr>
                <w:rStyle w:val="Hyperlink"/>
                <w:i/>
                <w:iCs/>
                <w:noProof/>
              </w:rPr>
              <w:t>2.1</w:t>
            </w:r>
            <w:r>
              <w:rPr>
                <w:noProof/>
                <w:kern w:val="2"/>
                <w:lang w:eastAsia="en-GB"/>
                <w14:ligatures w14:val="standardContextual"/>
              </w:rPr>
              <w:tab/>
            </w:r>
            <w:r w:rsidRPr="00443712">
              <w:rPr>
                <w:rStyle w:val="Hyperlink"/>
                <w:noProof/>
              </w:rPr>
              <w:t>Spatial Disaggregation</w:t>
            </w:r>
            <w:r>
              <w:rPr>
                <w:noProof/>
                <w:webHidden/>
              </w:rPr>
              <w:tab/>
            </w:r>
            <w:r>
              <w:rPr>
                <w:noProof/>
                <w:webHidden/>
              </w:rPr>
              <w:fldChar w:fldCharType="begin"/>
            </w:r>
            <w:r>
              <w:rPr>
                <w:noProof/>
                <w:webHidden/>
              </w:rPr>
              <w:instrText xml:space="preserve"> PAGEREF _Toc143033248 \h </w:instrText>
            </w:r>
            <w:r>
              <w:rPr>
                <w:noProof/>
                <w:webHidden/>
              </w:rPr>
            </w:r>
            <w:r>
              <w:rPr>
                <w:noProof/>
                <w:webHidden/>
              </w:rPr>
              <w:fldChar w:fldCharType="separate"/>
            </w:r>
            <w:r>
              <w:rPr>
                <w:noProof/>
                <w:webHidden/>
              </w:rPr>
              <w:t>7</w:t>
            </w:r>
            <w:r>
              <w:rPr>
                <w:noProof/>
                <w:webHidden/>
              </w:rPr>
              <w:fldChar w:fldCharType="end"/>
            </w:r>
          </w:hyperlink>
        </w:p>
        <w:p w14:paraId="07BDF646" w14:textId="0952A278" w:rsidR="00D84BCD" w:rsidRDefault="00D84BCD">
          <w:pPr>
            <w:pStyle w:val="TOC3"/>
            <w:tabs>
              <w:tab w:val="left" w:pos="1100"/>
              <w:tab w:val="right" w:leader="dot" w:pos="9016"/>
            </w:tabs>
            <w:rPr>
              <w:noProof/>
              <w:kern w:val="2"/>
              <w:lang w:eastAsia="en-GB"/>
              <w14:ligatures w14:val="standardContextual"/>
            </w:rPr>
          </w:pPr>
          <w:hyperlink w:anchor="_Toc143033249" w:history="1">
            <w:r w:rsidRPr="00443712">
              <w:rPr>
                <w:rStyle w:val="Hyperlink"/>
                <w:noProof/>
              </w:rPr>
              <w:t>2.2</w:t>
            </w:r>
            <w:r>
              <w:rPr>
                <w:noProof/>
                <w:kern w:val="2"/>
                <w:lang w:eastAsia="en-GB"/>
                <w14:ligatures w14:val="standardContextual"/>
              </w:rPr>
              <w:tab/>
            </w:r>
            <w:r w:rsidRPr="00443712">
              <w:rPr>
                <w:rStyle w:val="Hyperlink"/>
                <w:noProof/>
              </w:rPr>
              <w:t>Justification</w:t>
            </w:r>
            <w:r>
              <w:rPr>
                <w:noProof/>
                <w:webHidden/>
              </w:rPr>
              <w:tab/>
            </w:r>
            <w:r>
              <w:rPr>
                <w:noProof/>
                <w:webHidden/>
              </w:rPr>
              <w:fldChar w:fldCharType="begin"/>
            </w:r>
            <w:r>
              <w:rPr>
                <w:noProof/>
                <w:webHidden/>
              </w:rPr>
              <w:instrText xml:space="preserve"> PAGEREF _Toc143033249 \h </w:instrText>
            </w:r>
            <w:r>
              <w:rPr>
                <w:noProof/>
                <w:webHidden/>
              </w:rPr>
            </w:r>
            <w:r>
              <w:rPr>
                <w:noProof/>
                <w:webHidden/>
              </w:rPr>
              <w:fldChar w:fldCharType="separate"/>
            </w:r>
            <w:r>
              <w:rPr>
                <w:noProof/>
                <w:webHidden/>
              </w:rPr>
              <w:t>10</w:t>
            </w:r>
            <w:r>
              <w:rPr>
                <w:noProof/>
                <w:webHidden/>
              </w:rPr>
              <w:fldChar w:fldCharType="end"/>
            </w:r>
          </w:hyperlink>
        </w:p>
        <w:p w14:paraId="1D9DA35D" w14:textId="1CFD7F44" w:rsidR="00D84BCD" w:rsidRDefault="00D84BCD">
          <w:pPr>
            <w:pStyle w:val="TOC3"/>
            <w:tabs>
              <w:tab w:val="left" w:pos="1100"/>
              <w:tab w:val="right" w:leader="dot" w:pos="9016"/>
            </w:tabs>
            <w:rPr>
              <w:noProof/>
              <w:kern w:val="2"/>
              <w:lang w:eastAsia="en-GB"/>
              <w14:ligatures w14:val="standardContextual"/>
            </w:rPr>
          </w:pPr>
          <w:hyperlink w:anchor="_Toc143033250" w:history="1">
            <w:r w:rsidRPr="00443712">
              <w:rPr>
                <w:rStyle w:val="Hyperlink"/>
                <w:noProof/>
              </w:rPr>
              <w:t>2.3</w:t>
            </w:r>
            <w:r>
              <w:rPr>
                <w:noProof/>
                <w:kern w:val="2"/>
                <w:lang w:eastAsia="en-GB"/>
                <w14:ligatures w14:val="standardContextual"/>
              </w:rPr>
              <w:tab/>
            </w:r>
            <w:r w:rsidRPr="00443712">
              <w:rPr>
                <w:rStyle w:val="Hyperlink"/>
                <w:noProof/>
              </w:rPr>
              <w:t>Data Sources</w:t>
            </w:r>
            <w:r>
              <w:rPr>
                <w:noProof/>
                <w:webHidden/>
              </w:rPr>
              <w:tab/>
            </w:r>
            <w:r>
              <w:rPr>
                <w:noProof/>
                <w:webHidden/>
              </w:rPr>
              <w:fldChar w:fldCharType="begin"/>
            </w:r>
            <w:r>
              <w:rPr>
                <w:noProof/>
                <w:webHidden/>
              </w:rPr>
              <w:instrText xml:space="preserve"> PAGEREF _Toc143033250 \h </w:instrText>
            </w:r>
            <w:r>
              <w:rPr>
                <w:noProof/>
                <w:webHidden/>
              </w:rPr>
            </w:r>
            <w:r>
              <w:rPr>
                <w:noProof/>
                <w:webHidden/>
              </w:rPr>
              <w:fldChar w:fldCharType="separate"/>
            </w:r>
            <w:r>
              <w:rPr>
                <w:noProof/>
                <w:webHidden/>
              </w:rPr>
              <w:t>10</w:t>
            </w:r>
            <w:r>
              <w:rPr>
                <w:noProof/>
                <w:webHidden/>
              </w:rPr>
              <w:fldChar w:fldCharType="end"/>
            </w:r>
          </w:hyperlink>
        </w:p>
        <w:p w14:paraId="4390E8A6" w14:textId="1B596F36" w:rsidR="00D84BCD" w:rsidRDefault="00D84BCD">
          <w:pPr>
            <w:pStyle w:val="TOC3"/>
            <w:tabs>
              <w:tab w:val="left" w:pos="1100"/>
              <w:tab w:val="right" w:leader="dot" w:pos="9016"/>
            </w:tabs>
            <w:rPr>
              <w:noProof/>
              <w:kern w:val="2"/>
              <w:lang w:eastAsia="en-GB"/>
              <w14:ligatures w14:val="standardContextual"/>
            </w:rPr>
          </w:pPr>
          <w:hyperlink w:anchor="_Toc143033251" w:history="1">
            <w:r w:rsidRPr="00443712">
              <w:rPr>
                <w:rStyle w:val="Hyperlink"/>
                <w:noProof/>
              </w:rPr>
              <w:t>2.4</w:t>
            </w:r>
            <w:r>
              <w:rPr>
                <w:noProof/>
                <w:kern w:val="2"/>
                <w:lang w:eastAsia="en-GB"/>
                <w14:ligatures w14:val="standardContextual"/>
              </w:rPr>
              <w:tab/>
            </w:r>
            <w:r w:rsidRPr="00443712">
              <w:rPr>
                <w:rStyle w:val="Hyperlink"/>
                <w:noProof/>
              </w:rPr>
              <w:t>Study setting</w:t>
            </w:r>
            <w:r>
              <w:rPr>
                <w:noProof/>
                <w:webHidden/>
              </w:rPr>
              <w:tab/>
            </w:r>
            <w:r>
              <w:rPr>
                <w:noProof/>
                <w:webHidden/>
              </w:rPr>
              <w:fldChar w:fldCharType="begin"/>
            </w:r>
            <w:r>
              <w:rPr>
                <w:noProof/>
                <w:webHidden/>
              </w:rPr>
              <w:instrText xml:space="preserve"> PAGEREF _Toc143033251 \h </w:instrText>
            </w:r>
            <w:r>
              <w:rPr>
                <w:noProof/>
                <w:webHidden/>
              </w:rPr>
            </w:r>
            <w:r>
              <w:rPr>
                <w:noProof/>
                <w:webHidden/>
              </w:rPr>
              <w:fldChar w:fldCharType="separate"/>
            </w:r>
            <w:r>
              <w:rPr>
                <w:noProof/>
                <w:webHidden/>
              </w:rPr>
              <w:t>12</w:t>
            </w:r>
            <w:r>
              <w:rPr>
                <w:noProof/>
                <w:webHidden/>
              </w:rPr>
              <w:fldChar w:fldCharType="end"/>
            </w:r>
          </w:hyperlink>
        </w:p>
        <w:p w14:paraId="2939F52F" w14:textId="4A53DEB1" w:rsidR="00D84BCD" w:rsidRDefault="00D84BCD">
          <w:pPr>
            <w:pStyle w:val="TOC3"/>
            <w:tabs>
              <w:tab w:val="left" w:pos="1100"/>
              <w:tab w:val="right" w:leader="dot" w:pos="9016"/>
            </w:tabs>
            <w:rPr>
              <w:noProof/>
              <w:kern w:val="2"/>
              <w:lang w:eastAsia="en-GB"/>
              <w14:ligatures w14:val="standardContextual"/>
            </w:rPr>
          </w:pPr>
          <w:hyperlink w:anchor="_Toc143033252" w:history="1">
            <w:r w:rsidRPr="00443712">
              <w:rPr>
                <w:rStyle w:val="Hyperlink"/>
                <w:noProof/>
              </w:rPr>
              <w:t>2.5</w:t>
            </w:r>
            <w:r>
              <w:rPr>
                <w:noProof/>
                <w:kern w:val="2"/>
                <w:lang w:eastAsia="en-GB"/>
                <w14:ligatures w14:val="standardContextual"/>
              </w:rPr>
              <w:tab/>
            </w:r>
            <w:r w:rsidRPr="00443712">
              <w:rPr>
                <w:rStyle w:val="Hyperlink"/>
                <w:noProof/>
              </w:rPr>
              <w:t>Computing Agricultural Dependent Population</w:t>
            </w:r>
            <w:r>
              <w:rPr>
                <w:noProof/>
                <w:webHidden/>
              </w:rPr>
              <w:tab/>
            </w:r>
            <w:r>
              <w:rPr>
                <w:noProof/>
                <w:webHidden/>
              </w:rPr>
              <w:fldChar w:fldCharType="begin"/>
            </w:r>
            <w:r>
              <w:rPr>
                <w:noProof/>
                <w:webHidden/>
              </w:rPr>
              <w:instrText xml:space="preserve"> PAGEREF _Toc143033252 \h </w:instrText>
            </w:r>
            <w:r>
              <w:rPr>
                <w:noProof/>
                <w:webHidden/>
              </w:rPr>
            </w:r>
            <w:r>
              <w:rPr>
                <w:noProof/>
                <w:webHidden/>
              </w:rPr>
              <w:fldChar w:fldCharType="separate"/>
            </w:r>
            <w:r>
              <w:rPr>
                <w:noProof/>
                <w:webHidden/>
              </w:rPr>
              <w:t>12</w:t>
            </w:r>
            <w:r>
              <w:rPr>
                <w:noProof/>
                <w:webHidden/>
              </w:rPr>
              <w:fldChar w:fldCharType="end"/>
            </w:r>
          </w:hyperlink>
        </w:p>
        <w:p w14:paraId="2F7FCD7D" w14:textId="0D7EEAF3" w:rsidR="00D84BCD" w:rsidRDefault="00D84BCD">
          <w:pPr>
            <w:pStyle w:val="TOC3"/>
            <w:tabs>
              <w:tab w:val="left" w:pos="1100"/>
              <w:tab w:val="right" w:leader="dot" w:pos="9016"/>
            </w:tabs>
            <w:rPr>
              <w:noProof/>
              <w:kern w:val="2"/>
              <w:lang w:eastAsia="en-GB"/>
              <w14:ligatures w14:val="standardContextual"/>
            </w:rPr>
          </w:pPr>
          <w:hyperlink w:anchor="_Toc143033253" w:history="1">
            <w:r w:rsidRPr="00443712">
              <w:rPr>
                <w:rStyle w:val="Hyperlink"/>
                <w:noProof/>
              </w:rPr>
              <w:t>2.6</w:t>
            </w:r>
            <w:r>
              <w:rPr>
                <w:noProof/>
                <w:kern w:val="2"/>
                <w:lang w:eastAsia="en-GB"/>
                <w14:ligatures w14:val="standardContextual"/>
              </w:rPr>
              <w:tab/>
            </w:r>
            <w:r w:rsidRPr="00443712">
              <w:rPr>
                <w:rStyle w:val="Hyperlink"/>
                <w:noProof/>
              </w:rPr>
              <w:t>Validation of population estimates</w:t>
            </w:r>
            <w:r>
              <w:rPr>
                <w:noProof/>
                <w:webHidden/>
              </w:rPr>
              <w:tab/>
            </w:r>
            <w:r>
              <w:rPr>
                <w:noProof/>
                <w:webHidden/>
              </w:rPr>
              <w:fldChar w:fldCharType="begin"/>
            </w:r>
            <w:r>
              <w:rPr>
                <w:noProof/>
                <w:webHidden/>
              </w:rPr>
              <w:instrText xml:space="preserve"> PAGEREF _Toc143033253 \h </w:instrText>
            </w:r>
            <w:r>
              <w:rPr>
                <w:noProof/>
                <w:webHidden/>
              </w:rPr>
            </w:r>
            <w:r>
              <w:rPr>
                <w:noProof/>
                <w:webHidden/>
              </w:rPr>
              <w:fldChar w:fldCharType="separate"/>
            </w:r>
            <w:r>
              <w:rPr>
                <w:noProof/>
                <w:webHidden/>
              </w:rPr>
              <w:t>13</w:t>
            </w:r>
            <w:r>
              <w:rPr>
                <w:noProof/>
                <w:webHidden/>
              </w:rPr>
              <w:fldChar w:fldCharType="end"/>
            </w:r>
          </w:hyperlink>
        </w:p>
        <w:p w14:paraId="54FAFDD7" w14:textId="0D8A2258" w:rsidR="00D84BCD" w:rsidRDefault="00D84BCD">
          <w:pPr>
            <w:pStyle w:val="TOC2"/>
            <w:tabs>
              <w:tab w:val="left" w:pos="660"/>
              <w:tab w:val="right" w:leader="dot" w:pos="9016"/>
            </w:tabs>
            <w:rPr>
              <w:noProof/>
              <w:kern w:val="2"/>
              <w:lang w:eastAsia="en-GB"/>
              <w14:ligatures w14:val="standardContextual"/>
            </w:rPr>
          </w:pPr>
          <w:hyperlink w:anchor="_Toc143033254" w:history="1">
            <w:r w:rsidRPr="00443712">
              <w:rPr>
                <w:rStyle w:val="Hyperlink"/>
                <w:noProof/>
              </w:rPr>
              <w:t>3.</w:t>
            </w:r>
            <w:r>
              <w:rPr>
                <w:noProof/>
                <w:kern w:val="2"/>
                <w:lang w:eastAsia="en-GB"/>
                <w14:ligatures w14:val="standardContextual"/>
              </w:rPr>
              <w:tab/>
            </w:r>
            <w:r w:rsidRPr="00443712">
              <w:rPr>
                <w:rStyle w:val="Hyperlink"/>
                <w:noProof/>
              </w:rPr>
              <w:t>Results</w:t>
            </w:r>
            <w:r>
              <w:rPr>
                <w:noProof/>
                <w:webHidden/>
              </w:rPr>
              <w:tab/>
            </w:r>
            <w:r>
              <w:rPr>
                <w:noProof/>
                <w:webHidden/>
              </w:rPr>
              <w:fldChar w:fldCharType="begin"/>
            </w:r>
            <w:r>
              <w:rPr>
                <w:noProof/>
                <w:webHidden/>
              </w:rPr>
              <w:instrText xml:space="preserve"> PAGEREF _Toc143033254 \h </w:instrText>
            </w:r>
            <w:r>
              <w:rPr>
                <w:noProof/>
                <w:webHidden/>
              </w:rPr>
            </w:r>
            <w:r>
              <w:rPr>
                <w:noProof/>
                <w:webHidden/>
              </w:rPr>
              <w:fldChar w:fldCharType="separate"/>
            </w:r>
            <w:r>
              <w:rPr>
                <w:noProof/>
                <w:webHidden/>
              </w:rPr>
              <w:t>15</w:t>
            </w:r>
            <w:r>
              <w:rPr>
                <w:noProof/>
                <w:webHidden/>
              </w:rPr>
              <w:fldChar w:fldCharType="end"/>
            </w:r>
          </w:hyperlink>
        </w:p>
        <w:p w14:paraId="3BE8FB3F" w14:textId="75DE3A05" w:rsidR="00D84BCD" w:rsidRDefault="00D84BCD">
          <w:pPr>
            <w:pStyle w:val="TOC3"/>
            <w:tabs>
              <w:tab w:val="left" w:pos="1100"/>
              <w:tab w:val="right" w:leader="dot" w:pos="9016"/>
            </w:tabs>
            <w:rPr>
              <w:noProof/>
              <w:kern w:val="2"/>
              <w:lang w:eastAsia="en-GB"/>
              <w14:ligatures w14:val="standardContextual"/>
            </w:rPr>
          </w:pPr>
          <w:hyperlink w:anchor="_Toc143033255" w:history="1">
            <w:r w:rsidRPr="00443712">
              <w:rPr>
                <w:rStyle w:val="Hyperlink"/>
                <w:noProof/>
              </w:rPr>
              <w:t>3.1</w:t>
            </w:r>
            <w:r>
              <w:rPr>
                <w:noProof/>
                <w:kern w:val="2"/>
                <w:lang w:eastAsia="en-GB"/>
                <w14:ligatures w14:val="standardContextual"/>
              </w:rPr>
              <w:tab/>
            </w:r>
            <w:r w:rsidRPr="00443712">
              <w:rPr>
                <w:rStyle w:val="Hyperlink"/>
                <w:noProof/>
              </w:rPr>
              <w:t>Comparison of methods</w:t>
            </w:r>
            <w:r>
              <w:rPr>
                <w:noProof/>
                <w:webHidden/>
              </w:rPr>
              <w:tab/>
            </w:r>
            <w:r>
              <w:rPr>
                <w:noProof/>
                <w:webHidden/>
              </w:rPr>
              <w:fldChar w:fldCharType="begin"/>
            </w:r>
            <w:r>
              <w:rPr>
                <w:noProof/>
                <w:webHidden/>
              </w:rPr>
              <w:instrText xml:space="preserve"> PAGEREF _Toc143033255 \h </w:instrText>
            </w:r>
            <w:r>
              <w:rPr>
                <w:noProof/>
                <w:webHidden/>
              </w:rPr>
            </w:r>
            <w:r>
              <w:rPr>
                <w:noProof/>
                <w:webHidden/>
              </w:rPr>
              <w:fldChar w:fldCharType="separate"/>
            </w:r>
            <w:r>
              <w:rPr>
                <w:noProof/>
                <w:webHidden/>
              </w:rPr>
              <w:t>15</w:t>
            </w:r>
            <w:r>
              <w:rPr>
                <w:noProof/>
                <w:webHidden/>
              </w:rPr>
              <w:fldChar w:fldCharType="end"/>
            </w:r>
          </w:hyperlink>
        </w:p>
        <w:p w14:paraId="73FB6711" w14:textId="148A3DD5" w:rsidR="00D84BCD" w:rsidRDefault="00D84BCD">
          <w:pPr>
            <w:pStyle w:val="TOC3"/>
            <w:tabs>
              <w:tab w:val="left" w:pos="1100"/>
              <w:tab w:val="right" w:leader="dot" w:pos="9016"/>
            </w:tabs>
            <w:rPr>
              <w:noProof/>
              <w:kern w:val="2"/>
              <w:lang w:eastAsia="en-GB"/>
              <w14:ligatures w14:val="standardContextual"/>
            </w:rPr>
          </w:pPr>
          <w:hyperlink w:anchor="_Toc143033256" w:history="1">
            <w:r w:rsidRPr="00443712">
              <w:rPr>
                <w:rStyle w:val="Hyperlink"/>
                <w:noProof/>
              </w:rPr>
              <w:t>3.2</w:t>
            </w:r>
            <w:r>
              <w:rPr>
                <w:noProof/>
                <w:kern w:val="2"/>
                <w:lang w:eastAsia="en-GB"/>
                <w14:ligatures w14:val="standardContextual"/>
              </w:rPr>
              <w:tab/>
            </w:r>
            <w:r w:rsidRPr="00443712">
              <w:rPr>
                <w:rStyle w:val="Hyperlink"/>
                <w:noProof/>
              </w:rPr>
              <w:t>Buffer iteration</w:t>
            </w:r>
            <w:r>
              <w:rPr>
                <w:noProof/>
                <w:webHidden/>
              </w:rPr>
              <w:tab/>
            </w:r>
            <w:r>
              <w:rPr>
                <w:noProof/>
                <w:webHidden/>
              </w:rPr>
              <w:fldChar w:fldCharType="begin"/>
            </w:r>
            <w:r>
              <w:rPr>
                <w:noProof/>
                <w:webHidden/>
              </w:rPr>
              <w:instrText xml:space="preserve"> PAGEREF _Toc143033256 \h </w:instrText>
            </w:r>
            <w:r>
              <w:rPr>
                <w:noProof/>
                <w:webHidden/>
              </w:rPr>
            </w:r>
            <w:r>
              <w:rPr>
                <w:noProof/>
                <w:webHidden/>
              </w:rPr>
              <w:fldChar w:fldCharType="separate"/>
            </w:r>
            <w:r>
              <w:rPr>
                <w:noProof/>
                <w:webHidden/>
              </w:rPr>
              <w:t>16</w:t>
            </w:r>
            <w:r>
              <w:rPr>
                <w:noProof/>
                <w:webHidden/>
              </w:rPr>
              <w:fldChar w:fldCharType="end"/>
            </w:r>
          </w:hyperlink>
        </w:p>
        <w:p w14:paraId="0EADE673" w14:textId="78E86C94" w:rsidR="00D84BCD" w:rsidRDefault="00D84BCD">
          <w:pPr>
            <w:pStyle w:val="TOC3"/>
            <w:tabs>
              <w:tab w:val="left" w:pos="1100"/>
              <w:tab w:val="right" w:leader="dot" w:pos="9016"/>
            </w:tabs>
            <w:rPr>
              <w:noProof/>
              <w:kern w:val="2"/>
              <w:lang w:eastAsia="en-GB"/>
              <w14:ligatures w14:val="standardContextual"/>
            </w:rPr>
          </w:pPr>
          <w:hyperlink w:anchor="_Toc143033257" w:history="1">
            <w:r w:rsidRPr="00443712">
              <w:rPr>
                <w:rStyle w:val="Hyperlink"/>
                <w:noProof/>
              </w:rPr>
              <w:t>3.3</w:t>
            </w:r>
            <w:r>
              <w:rPr>
                <w:noProof/>
                <w:kern w:val="2"/>
                <w:lang w:eastAsia="en-GB"/>
                <w14:ligatures w14:val="standardContextual"/>
              </w:rPr>
              <w:tab/>
            </w:r>
            <w:r w:rsidRPr="00443712">
              <w:rPr>
                <w:rStyle w:val="Hyperlink"/>
                <w:noProof/>
              </w:rPr>
              <w:t>Scale method to India</w:t>
            </w:r>
            <w:r>
              <w:rPr>
                <w:noProof/>
                <w:webHidden/>
              </w:rPr>
              <w:tab/>
            </w:r>
            <w:r>
              <w:rPr>
                <w:noProof/>
                <w:webHidden/>
              </w:rPr>
              <w:fldChar w:fldCharType="begin"/>
            </w:r>
            <w:r>
              <w:rPr>
                <w:noProof/>
                <w:webHidden/>
              </w:rPr>
              <w:instrText xml:space="preserve"> PAGEREF _Toc143033257 \h </w:instrText>
            </w:r>
            <w:r>
              <w:rPr>
                <w:noProof/>
                <w:webHidden/>
              </w:rPr>
            </w:r>
            <w:r>
              <w:rPr>
                <w:noProof/>
                <w:webHidden/>
              </w:rPr>
              <w:fldChar w:fldCharType="separate"/>
            </w:r>
            <w:r>
              <w:rPr>
                <w:noProof/>
                <w:webHidden/>
              </w:rPr>
              <w:t>16</w:t>
            </w:r>
            <w:r>
              <w:rPr>
                <w:noProof/>
                <w:webHidden/>
              </w:rPr>
              <w:fldChar w:fldCharType="end"/>
            </w:r>
          </w:hyperlink>
        </w:p>
        <w:p w14:paraId="406E7337" w14:textId="421C884C" w:rsidR="00D84BCD" w:rsidRDefault="00D84BCD">
          <w:pPr>
            <w:pStyle w:val="TOC2"/>
            <w:tabs>
              <w:tab w:val="right" w:leader="dot" w:pos="9016"/>
            </w:tabs>
            <w:rPr>
              <w:noProof/>
              <w:kern w:val="2"/>
              <w:lang w:eastAsia="en-GB"/>
              <w14:ligatures w14:val="standardContextual"/>
            </w:rPr>
          </w:pPr>
          <w:hyperlink w:anchor="_Toc143033258" w:history="1">
            <w:r w:rsidRPr="00443712">
              <w:rPr>
                <w:rStyle w:val="Hyperlink"/>
                <w:noProof/>
              </w:rPr>
              <w:t>Appendix</w:t>
            </w:r>
            <w:r>
              <w:rPr>
                <w:noProof/>
                <w:webHidden/>
              </w:rPr>
              <w:tab/>
            </w:r>
            <w:r>
              <w:rPr>
                <w:noProof/>
                <w:webHidden/>
              </w:rPr>
              <w:fldChar w:fldCharType="begin"/>
            </w:r>
            <w:r>
              <w:rPr>
                <w:noProof/>
                <w:webHidden/>
              </w:rPr>
              <w:instrText xml:space="preserve"> PAGEREF _Toc143033258 \h </w:instrText>
            </w:r>
            <w:r>
              <w:rPr>
                <w:noProof/>
                <w:webHidden/>
              </w:rPr>
            </w:r>
            <w:r>
              <w:rPr>
                <w:noProof/>
                <w:webHidden/>
              </w:rPr>
              <w:fldChar w:fldCharType="separate"/>
            </w:r>
            <w:r>
              <w:rPr>
                <w:noProof/>
                <w:webHidden/>
              </w:rPr>
              <w:t>19</w:t>
            </w:r>
            <w:r>
              <w:rPr>
                <w:noProof/>
                <w:webHidden/>
              </w:rPr>
              <w:fldChar w:fldCharType="end"/>
            </w:r>
          </w:hyperlink>
        </w:p>
        <w:p w14:paraId="6846C99D" w14:textId="3C15ACA2" w:rsidR="00D84BCD" w:rsidRDefault="00D84BCD">
          <w:pPr>
            <w:pStyle w:val="TOC2"/>
            <w:tabs>
              <w:tab w:val="right" w:leader="dot" w:pos="9016"/>
            </w:tabs>
            <w:rPr>
              <w:noProof/>
              <w:kern w:val="2"/>
              <w:lang w:eastAsia="en-GB"/>
              <w14:ligatures w14:val="standardContextual"/>
            </w:rPr>
          </w:pPr>
          <w:hyperlink w:anchor="_Toc143033259" w:history="1">
            <w:r w:rsidRPr="00443712">
              <w:rPr>
                <w:rStyle w:val="Hyperlink"/>
                <w:noProof/>
              </w:rPr>
              <w:t>References</w:t>
            </w:r>
            <w:r>
              <w:rPr>
                <w:noProof/>
                <w:webHidden/>
              </w:rPr>
              <w:tab/>
            </w:r>
            <w:r>
              <w:rPr>
                <w:noProof/>
                <w:webHidden/>
              </w:rPr>
              <w:fldChar w:fldCharType="begin"/>
            </w:r>
            <w:r>
              <w:rPr>
                <w:noProof/>
                <w:webHidden/>
              </w:rPr>
              <w:instrText xml:space="preserve"> PAGEREF _Toc143033259 \h </w:instrText>
            </w:r>
            <w:r>
              <w:rPr>
                <w:noProof/>
                <w:webHidden/>
              </w:rPr>
            </w:r>
            <w:r>
              <w:rPr>
                <w:noProof/>
                <w:webHidden/>
              </w:rPr>
              <w:fldChar w:fldCharType="separate"/>
            </w:r>
            <w:r>
              <w:rPr>
                <w:noProof/>
                <w:webHidden/>
              </w:rPr>
              <w:t>20</w:t>
            </w:r>
            <w:r>
              <w:rPr>
                <w:noProof/>
                <w:webHidden/>
              </w:rPr>
              <w:fldChar w:fldCharType="end"/>
            </w:r>
          </w:hyperlink>
        </w:p>
        <w:p w14:paraId="435A119D" w14:textId="7EB1748E" w:rsidR="00D84BCD" w:rsidRDefault="00D84BCD">
          <w:r>
            <w:rPr>
              <w:b/>
              <w:bCs/>
              <w:noProof/>
            </w:rPr>
            <w:fldChar w:fldCharType="end"/>
          </w:r>
        </w:p>
      </w:sdtContent>
    </w:sdt>
    <w:p w14:paraId="62818102" w14:textId="77777777" w:rsidR="00E342E3" w:rsidRDefault="00E342E3">
      <w:pPr>
        <w:spacing w:line="252" w:lineRule="auto"/>
        <w:rPr>
          <w:rFonts w:asciiTheme="majorHAnsi" w:eastAsiaTheme="majorEastAsia" w:hAnsiTheme="majorHAnsi" w:cstheme="majorBidi"/>
          <w:b/>
          <w:bCs/>
          <w:sz w:val="28"/>
          <w:szCs w:val="28"/>
        </w:rPr>
      </w:pPr>
      <w:r>
        <w:br w:type="page"/>
      </w:r>
    </w:p>
    <w:p w14:paraId="430600C8" w14:textId="1E29E16F" w:rsidR="008B2B4B" w:rsidRDefault="00D57A7F" w:rsidP="008B2B4B">
      <w:pPr>
        <w:pStyle w:val="Heading1"/>
      </w:pPr>
      <w:bookmarkStart w:id="1" w:name="_Toc143033242"/>
      <w:r>
        <w:lastRenderedPageBreak/>
        <w:t>Spatial estimation of agricultural dependence</w:t>
      </w:r>
      <w:bookmarkEnd w:id="1"/>
    </w:p>
    <w:p w14:paraId="06159211" w14:textId="4B6BD4E8" w:rsidR="00D57A7F" w:rsidRPr="00D57A7F" w:rsidRDefault="00D57A7F" w:rsidP="00D57A7F">
      <w:pPr>
        <w:pStyle w:val="Subtitle"/>
        <w:jc w:val="left"/>
        <w:rPr>
          <w:i/>
          <w:iCs/>
        </w:rPr>
      </w:pPr>
      <w:r w:rsidRPr="00D57A7F">
        <w:rPr>
          <w:i/>
          <w:iCs/>
        </w:rPr>
        <w:t>Using spatial disaggregation to identify agricultural populations in India.</w:t>
      </w:r>
    </w:p>
    <w:p w14:paraId="26A73B57" w14:textId="53247939" w:rsidR="00DD2F1D" w:rsidRDefault="00C61E47" w:rsidP="00DD2F1D">
      <w:r>
        <w:t xml:space="preserve">Understanding where people live, and the social and economic characteristics of </w:t>
      </w:r>
      <w:r w:rsidR="00275FD9">
        <w:t>those</w:t>
      </w:r>
      <w:r>
        <w:t xml:space="preserve"> populations, is core to providing adequate, efficient, and targeted services and investment. </w:t>
      </w:r>
    </w:p>
    <w:p w14:paraId="50B5CFDB" w14:textId="3041775A" w:rsidR="00575B7B" w:rsidRPr="00575B7B" w:rsidRDefault="00575B7B" w:rsidP="00DD2F1D">
      <w:pPr>
        <w:rPr>
          <w:color w:val="4472C4" w:themeColor="accent1"/>
        </w:rPr>
      </w:pPr>
      <w:r w:rsidRPr="00575B7B">
        <w:rPr>
          <w:color w:val="4472C4" w:themeColor="accent1"/>
        </w:rPr>
        <w:t>Justification</w:t>
      </w:r>
    </w:p>
    <w:p w14:paraId="13F48495" w14:textId="2C8C3B40" w:rsidR="00A61EFB" w:rsidRPr="00A61EFB" w:rsidRDefault="00575B7B" w:rsidP="00D125F7">
      <w:pPr>
        <w:rPr>
          <w:color w:val="4472C4" w:themeColor="accent1"/>
        </w:rPr>
      </w:pPr>
      <w:r>
        <w:t>This study is a novel addition to the field as it extends upon existing methodologies used to estimate total population and applies this to the estimation of the agricultural dependent population. Additionally, t</w:t>
      </w:r>
      <w:r w:rsidR="00D53B5B">
        <w:t>he case study of India is designed to assess feasibility and performance at a large spatial scale, comparative to partner research testing proof-of-concept in districts of Sri Lanka (unpublished).</w:t>
      </w:r>
      <w:r>
        <w:t xml:space="preserve"> Understanding the distribution of agricultural population in a region will provide a more accurate estimate of </w:t>
      </w:r>
      <w:commentRangeStart w:id="2"/>
      <w:r w:rsidR="00D53B5B">
        <w:t xml:space="preserve">local </w:t>
      </w:r>
      <w:r>
        <w:t xml:space="preserve">demand on </w:t>
      </w:r>
      <w:r w:rsidR="00D53B5B">
        <w:t>water resources</w:t>
      </w:r>
      <w:commentRangeEnd w:id="2"/>
      <w:r w:rsidR="00D53B5B">
        <w:rPr>
          <w:rStyle w:val="CommentReference"/>
        </w:rPr>
        <w:commentReference w:id="2"/>
      </w:r>
      <w:r w:rsidR="00D53B5B">
        <w:t>.</w:t>
      </w:r>
      <w:r w:rsidR="00A61EFB" w:rsidRPr="00A61EFB">
        <w:rPr>
          <w:color w:val="4472C4" w:themeColor="accent1"/>
        </w:rPr>
        <w:t xml:space="preserve"> </w:t>
      </w:r>
    </w:p>
    <w:p w14:paraId="6C9EE655" w14:textId="296B341F" w:rsidR="00B75936" w:rsidRDefault="00B75936" w:rsidP="005A537D">
      <w:pPr>
        <w:pStyle w:val="Heading2"/>
        <w:numPr>
          <w:ilvl w:val="0"/>
          <w:numId w:val="19"/>
        </w:numPr>
      </w:pPr>
      <w:bookmarkStart w:id="3" w:name="_Toc143033243"/>
      <w:r>
        <w:t>Introduction</w:t>
      </w:r>
      <w:bookmarkEnd w:id="3"/>
    </w:p>
    <w:p w14:paraId="711EB426" w14:textId="1C7D9064" w:rsidR="00B75936" w:rsidRPr="001172BD" w:rsidRDefault="00B75936" w:rsidP="00DD2F1D">
      <w:pPr>
        <w:rPr>
          <w:i/>
          <w:iCs/>
        </w:rPr>
      </w:pPr>
      <w:r>
        <w:rPr>
          <w:i/>
          <w:iCs/>
        </w:rPr>
        <w:t xml:space="preserve">Add to preamble a paragraph on the purpose of the study – water </w:t>
      </w:r>
      <w:proofErr w:type="gramStart"/>
      <w:r>
        <w:rPr>
          <w:i/>
          <w:iCs/>
        </w:rPr>
        <w:t>tanks, but</w:t>
      </w:r>
      <w:proofErr w:type="gramEnd"/>
      <w:r>
        <w:rPr>
          <w:i/>
          <w:iCs/>
        </w:rPr>
        <w:t xml:space="preserve"> extending to broader applications in food security and response to climate change. </w:t>
      </w:r>
    </w:p>
    <w:p w14:paraId="4A01D7CF" w14:textId="701A4608" w:rsidR="00C27CEB" w:rsidRDefault="00CA4505" w:rsidP="00DC1AF5">
      <w:pPr>
        <w:rPr>
          <w:rFonts w:asciiTheme="majorHAnsi" w:eastAsiaTheme="majorEastAsia" w:hAnsiTheme="majorHAnsi" w:cstheme="majorBidi"/>
          <w:b/>
          <w:spacing w:val="4"/>
          <w:szCs w:val="24"/>
        </w:rPr>
      </w:pPr>
      <w:r>
        <w:t xml:space="preserve">This </w:t>
      </w:r>
      <w:r w:rsidR="00B75936">
        <w:t>introduction</w:t>
      </w:r>
      <w:r>
        <w:t xml:space="preserve"> provides an overview of the concept of agricultural dependent population, the implications of deriving agricultural populations from census or alternative data sources</w:t>
      </w:r>
      <w:r w:rsidR="00982EB0">
        <w:t>, and how this concept is relevant to research and development work in the case study context of India</w:t>
      </w:r>
      <w:r>
        <w:t xml:space="preserve">. The second section introduces spatial disaggregation methodologies, historical development, and applications, particularly regarding gridded population estimates of the world. </w:t>
      </w:r>
      <w:r w:rsidR="00982EB0">
        <w:t xml:space="preserve">Finally, the review highlights how this thesis addresses a gap in the literature and how the work is situated within the broader scholarship around spatial disaggregation estimates. </w:t>
      </w:r>
    </w:p>
    <w:p w14:paraId="025D33B5" w14:textId="689FFDF4" w:rsidR="00DC1AF5" w:rsidRPr="00DC1AF5" w:rsidRDefault="00DC1AF5" w:rsidP="00DC1AF5">
      <w:pPr>
        <w:pStyle w:val="Heading3"/>
        <w:numPr>
          <w:ilvl w:val="1"/>
          <w:numId w:val="27"/>
        </w:numPr>
      </w:pPr>
      <w:bookmarkStart w:id="4" w:name="_Toc143033244"/>
      <w:r>
        <w:t>Research Question</w:t>
      </w:r>
      <w:bookmarkEnd w:id="4"/>
    </w:p>
    <w:p w14:paraId="73CF8394" w14:textId="77777777" w:rsidR="00C27CEB" w:rsidRDefault="00C27CEB" w:rsidP="00C27CEB">
      <w:r>
        <w:t xml:space="preserve">As described in the introduction, the study aims to answer the research question, </w:t>
      </w:r>
    </w:p>
    <w:p w14:paraId="22C52113" w14:textId="020F9C52" w:rsidR="00BC10A5" w:rsidRDefault="00C27CEB" w:rsidP="00042EF4">
      <w:pPr>
        <w:rPr>
          <w:i/>
          <w:iCs/>
        </w:rPr>
      </w:pPr>
      <w:r w:rsidRPr="003E2185">
        <w:rPr>
          <w:i/>
          <w:iCs/>
        </w:rPr>
        <w:t xml:space="preserve">How can the agricultural 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three 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7786F7B5" w:rsidR="00E67DBD" w:rsidRDefault="00B24EAF" w:rsidP="00E67DBD">
      <w:pPr>
        <w:pStyle w:val="ListParagraph"/>
        <w:numPr>
          <w:ilvl w:val="0"/>
          <w:numId w:val="23"/>
        </w:numPr>
      </w:pPr>
      <w:r>
        <w:t xml:space="preserve">Propose and evaluate a new method that combines dasymetric disaggregation and iterative extension (buffers), and </w:t>
      </w:r>
    </w:p>
    <w:p w14:paraId="11B3BE77" w14:textId="0FD9D7AA" w:rsidR="00BC10A5" w:rsidRDefault="00B24EAF" w:rsidP="00E67DBD">
      <w:pPr>
        <w:pStyle w:val="ListParagraph"/>
        <w:numPr>
          <w:ilvl w:val="0"/>
          <w:numId w:val="23"/>
        </w:numPr>
        <w:rPr>
          <w:ins w:id="5" w:author="Joe P" w:date="2023-08-15T17:43:00Z"/>
        </w:rPr>
      </w:pPr>
      <w:r>
        <w:t xml:space="preserve">Scale the method up to estimate the small area agricultural population for all of India. </w:t>
      </w:r>
    </w:p>
    <w:p w14:paraId="7B882E29" w14:textId="0CB2FEE3" w:rsidR="00872094" w:rsidRPr="00BC10A5" w:rsidRDefault="00872094" w:rsidP="00E67DBD">
      <w:pPr>
        <w:pStyle w:val="ListParagraph"/>
        <w:numPr>
          <w:ilvl w:val="0"/>
          <w:numId w:val="23"/>
        </w:numPr>
      </w:pPr>
      <w:ins w:id="6" w:author="Joe P" w:date="2023-08-15T17:43:00Z">
        <w:r>
          <w:lastRenderedPageBreak/>
          <w:t xml:space="preserve">Assess the </w:t>
        </w:r>
      </w:ins>
      <w:ins w:id="7" w:author="Joe P" w:date="2023-08-15T17:44:00Z">
        <w:r>
          <w:t xml:space="preserve">level of uncertainty in ADP estimates, and the factors </w:t>
        </w:r>
      </w:ins>
      <w:ins w:id="8" w:author="Joe P" w:date="2023-08-15T17:45:00Z">
        <w:r>
          <w:t>that influence this</w:t>
        </w:r>
      </w:ins>
      <w:ins w:id="9" w:author="Joe P" w:date="2023-08-15T17:46:00Z">
        <w:r w:rsidR="00DC1AF5">
          <w:t xml:space="preserve"> (TBD)</w:t>
        </w:r>
      </w:ins>
    </w:p>
    <w:p w14:paraId="1243F817" w14:textId="77777777" w:rsidR="00C27CEB" w:rsidRPr="00C61E47" w:rsidRDefault="00C27CEB" w:rsidP="00C61E47"/>
    <w:p w14:paraId="24B9E99C" w14:textId="138F079D" w:rsidR="00DC1AF5" w:rsidRPr="00DC1AF5" w:rsidRDefault="00DC1AF5" w:rsidP="00DC1AF5">
      <w:pPr>
        <w:pStyle w:val="Heading3"/>
        <w:numPr>
          <w:ilvl w:val="1"/>
          <w:numId w:val="27"/>
        </w:numPr>
      </w:pPr>
      <w:bookmarkStart w:id="10" w:name="_Toc143033245"/>
      <w:r>
        <w:t>Agricultural Dependent Population</w:t>
      </w:r>
      <w:bookmarkEnd w:id="10"/>
    </w:p>
    <w:p w14:paraId="30E7A218" w14:textId="5CDE6C48" w:rsidR="00296D7E" w:rsidRDefault="00BA2186" w:rsidP="00424424">
      <w:r>
        <w:t xml:space="preserve">Agriculture represents the single largest employer across the globe, </w:t>
      </w:r>
      <w:r w:rsidR="009820B5">
        <w:t>as the source of income for</w:t>
      </w:r>
      <w:r>
        <w:t xml:space="preserve"> 40 per cent of the world’s population</w:t>
      </w:r>
      <w:r w:rsidR="009820B5">
        <w:t xml:space="preserve"> </w:t>
      </w:r>
      <w:r w:rsidR="009820B5">
        <w:fldChar w:fldCharType="begin"/>
      </w:r>
      <w:r w:rsidR="009820B5">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rsidR="009820B5">
        <w:fldChar w:fldCharType="separate"/>
      </w:r>
      <w:r w:rsidR="009820B5" w:rsidRPr="009820B5">
        <w:rPr>
          <w:rFonts w:ascii="Arial" w:hAnsi="Arial" w:cs="Arial"/>
          <w:szCs w:val="24"/>
        </w:rPr>
        <w:t xml:space="preserve">(Kondylis </w:t>
      </w:r>
      <w:r w:rsidR="009820B5" w:rsidRPr="009820B5">
        <w:rPr>
          <w:rFonts w:ascii="Arial" w:hAnsi="Arial" w:cs="Arial"/>
          <w:i/>
          <w:iCs/>
          <w:szCs w:val="24"/>
        </w:rPr>
        <w:t>et al.</w:t>
      </w:r>
      <w:r w:rsidR="009820B5" w:rsidRPr="009820B5">
        <w:rPr>
          <w:rFonts w:ascii="Arial" w:hAnsi="Arial" w:cs="Arial"/>
          <w:szCs w:val="24"/>
        </w:rPr>
        <w:t>, 2023)</w:t>
      </w:r>
      <w:r w:rsidR="009820B5">
        <w:fldChar w:fldCharType="end"/>
      </w:r>
      <w:r w:rsidR="009820B5">
        <w:t>.</w:t>
      </w:r>
      <w:r w:rsidR="00296D7E">
        <w:t xml:space="preserve"> In India, this share is even larger, with </w:t>
      </w:r>
      <w:r w:rsidR="00E96BE8">
        <w:t>52</w:t>
      </w:r>
      <w:r w:rsidR="00296D7E">
        <w:t xml:space="preserve">% </w:t>
      </w:r>
      <w:r w:rsidR="00E96BE8">
        <w:t xml:space="preserve">of workers </w:t>
      </w:r>
      <w:r w:rsidR="00296D7E">
        <w:t>estimated to be dependent on agriculture for a living</w:t>
      </w:r>
      <w:r w:rsidR="002B000E">
        <w:t xml:space="preserve">, </w:t>
      </w:r>
      <w:r w:rsidR="00E96BE8">
        <w:t xml:space="preserve">rising to 70% in rural households, and </w:t>
      </w:r>
      <w:r w:rsidR="00296D7E">
        <w:t>predominantly in small</w:t>
      </w:r>
      <w:r w:rsidR="00E96BE8">
        <w:t xml:space="preserve"> and subsistence</w:t>
      </w:r>
      <w:r w:rsidR="00296D7E">
        <w:t xml:space="preserve"> farms </w:t>
      </w:r>
      <w:r w:rsidR="00E96BE8">
        <w:fldChar w:fldCharType="begin"/>
      </w:r>
      <w:r w:rsidR="002B000E">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E96BE8">
        <w:fldChar w:fldCharType="separate"/>
      </w:r>
      <w:r w:rsidR="002B000E" w:rsidRPr="002B000E">
        <w:rPr>
          <w:rFonts w:ascii="Arial" w:hAnsi="Arial" w:cs="Arial"/>
        </w:rPr>
        <w:t>(Census of India, 2011; FAO, 2023)</w:t>
      </w:r>
      <w:r w:rsidR="00E96BE8">
        <w:fldChar w:fldCharType="end"/>
      </w:r>
      <w:r w:rsidR="00296D7E">
        <w:t>. Agricultural populations in India typically face high rates of poverty and instability, and are identified by the World Bank as a key target for development funding (</w:t>
      </w:r>
      <w:r w:rsidR="00296D7E" w:rsidRPr="003D1273">
        <w:rPr>
          <w:highlight w:val="yellow"/>
        </w:rPr>
        <w:t>REF</w:t>
      </w:r>
      <w:r w:rsidR="00296D7E">
        <w:t>), especially in the context of increasing vulnerability due to the effects of climate change and increased variability of temperature and rainfall</w:t>
      </w:r>
      <w:r w:rsidR="00E100F3">
        <w:t xml:space="preserve"> </w:t>
      </w:r>
      <w:r w:rsidR="00E100F3">
        <w:fldChar w:fldCharType="begin"/>
      </w:r>
      <w:r w:rsidR="00D92C6B">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rsidR="00E100F3">
        <w:fldChar w:fldCharType="separate"/>
      </w:r>
      <w:r w:rsidR="00D92C6B" w:rsidRPr="00D92C6B">
        <w:rPr>
          <w:rFonts w:ascii="Arial" w:hAnsi="Arial" w:cs="Arial"/>
        </w:rPr>
        <w:t>(Anand, Kakumanu and Amarasinghe, 2019)</w:t>
      </w:r>
      <w:r w:rsidR="00E100F3">
        <w:fldChar w:fldCharType="end"/>
      </w:r>
      <w:r w:rsidR="00296D7E">
        <w:t xml:space="preserve">. </w:t>
      </w:r>
    </w:p>
    <w:p w14:paraId="5EDA2755" w14:textId="00921FEF" w:rsidR="009578B7" w:rsidRPr="00954694" w:rsidRDefault="00173E70" w:rsidP="009578B7">
      <w:r>
        <w:t>To support effective, context-specific development, it is necessary to understand the spatial distribution of this agricultural population.</w:t>
      </w:r>
      <w:r w:rsidR="002B000E">
        <w:t xml:space="preserve"> In contrast to total population, which skews towards urban areas, estimating rural and agricultural populations can provide an indication of demand on specific resources, </w:t>
      </w:r>
      <w:commentRangeStart w:id="11"/>
      <w:r w:rsidR="002B000E">
        <w:t xml:space="preserve">such as water for irrigation. </w:t>
      </w:r>
      <w:r w:rsidR="00901D29">
        <w:t>In India</w:t>
      </w:r>
      <w:r w:rsidR="002B000E">
        <w:t>,</w:t>
      </w:r>
      <w:r w:rsidR="00901D29">
        <w:t xml:space="preserve"> particularly in southern states of </w:t>
      </w:r>
      <w:commentRangeEnd w:id="11"/>
      <w:r w:rsidR="004C36C8">
        <w:rPr>
          <w:rStyle w:val="CommentReference"/>
        </w:rPr>
        <w:commentReference w:id="11"/>
      </w:r>
      <w:r w:rsidR="00901D29">
        <w:t>Andhra Pradesh, Tamil Nadu, and Karnataka,</w:t>
      </w:r>
      <w:r w:rsidR="002B000E">
        <w:t xml:space="preserve"> small scale irrigation has historically been managed through tank systems</w:t>
      </w:r>
      <w:r w:rsidR="002549B1">
        <w:t xml:space="preserve"> – traditional water storage reservoirs designed to harvest and store rainwater and surface runoff</w:t>
      </w:r>
      <w:r w:rsidR="00901D29">
        <w:t xml:space="preserve"> </w:t>
      </w:r>
      <w:r w:rsidR="00901D29">
        <w:fldChar w:fldCharType="begin"/>
      </w:r>
      <w:r w:rsidR="00901D29">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00901D29">
        <w:rPr>
          <w:rFonts w:ascii="Cambria Math" w:hAnsi="Cambria Math" w:cs="Cambria Math"/>
        </w:rPr>
        <w:instrText>∼</w:instrText>
      </w:r>
      <w:r w:rsidR="00901D29">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rsidR="00901D29">
        <w:fldChar w:fldCharType="separate"/>
      </w:r>
      <w:r w:rsidR="00901D29" w:rsidRPr="00901D29">
        <w:rPr>
          <w:rFonts w:ascii="Arial" w:hAnsi="Arial" w:cs="Arial"/>
        </w:rPr>
        <w:t>(Mialhe, Gunnell and Mering, 2008)</w:t>
      </w:r>
      <w:r w:rsidR="00901D29">
        <w:fldChar w:fldCharType="end"/>
      </w:r>
      <w:r w:rsidR="002549B1">
        <w:t>.</w:t>
      </w:r>
      <w:r w:rsidR="009578B7">
        <w:t xml:space="preserve"> In many areas, these tanks have become degraded and are not functioning at their peak</w:t>
      </w:r>
      <w:r w:rsidR="00D92C6B">
        <w:t xml:space="preserve"> </w:t>
      </w:r>
      <w:r w:rsidR="00D92C6B">
        <w:fldChar w:fldCharType="begin"/>
      </w:r>
      <w:r w:rsidR="00D92C6B">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rsidR="00D92C6B">
        <w:fldChar w:fldCharType="separate"/>
      </w:r>
      <w:r w:rsidR="00D92C6B" w:rsidRPr="00D92C6B">
        <w:rPr>
          <w:rFonts w:ascii="Arial" w:hAnsi="Arial" w:cs="Arial"/>
        </w:rPr>
        <w:t>(Anand, Kakumanu and Amarasinghe, 2019)</w:t>
      </w:r>
      <w:r w:rsidR="00D92C6B">
        <w:fldChar w:fldCharType="end"/>
      </w:r>
      <w:r w:rsidR="009578B7">
        <w:t>. Rehabilitation of these degraded tanks is a relatively cheap and effective way to improve water security for agriculture in local communities, and</w:t>
      </w:r>
      <w:r w:rsidR="0044524C">
        <w:t xml:space="preserve"> improved irrigation can benefit </w:t>
      </w:r>
      <w:r w:rsidR="00CF132D">
        <w:t>cropping intensity</w:t>
      </w:r>
      <w:r w:rsidR="0044524C">
        <w:t xml:space="preserve"> and subsequently reduce pressure on forest cover </w:t>
      </w:r>
      <w:r w:rsidR="00CF132D">
        <w:t xml:space="preserve">being converted </w:t>
      </w:r>
      <w:r w:rsidR="0044524C">
        <w:t xml:space="preserve">into cultivated land </w:t>
      </w:r>
      <w:r w:rsidR="0044524C">
        <w:fldChar w:fldCharType="begin"/>
      </w:r>
      <w:r w:rsidR="0044524C">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rsidR="0044524C">
        <w:fldChar w:fldCharType="separate"/>
      </w:r>
      <w:r w:rsidR="0044524C" w:rsidRPr="0044524C">
        <w:rPr>
          <w:rFonts w:ascii="Arial" w:hAnsi="Arial" w:cs="Arial"/>
          <w:szCs w:val="24"/>
        </w:rPr>
        <w:t xml:space="preserve">(Meiyappan </w:t>
      </w:r>
      <w:r w:rsidR="0044524C" w:rsidRPr="0044524C">
        <w:rPr>
          <w:rFonts w:ascii="Arial" w:hAnsi="Arial" w:cs="Arial"/>
          <w:i/>
          <w:iCs/>
          <w:szCs w:val="24"/>
        </w:rPr>
        <w:t>et al.</w:t>
      </w:r>
      <w:r w:rsidR="0044524C" w:rsidRPr="0044524C">
        <w:rPr>
          <w:rFonts w:ascii="Arial" w:hAnsi="Arial" w:cs="Arial"/>
          <w:szCs w:val="24"/>
        </w:rPr>
        <w:t>, 2017)</w:t>
      </w:r>
      <w:r w:rsidR="0044524C">
        <w:fldChar w:fldCharType="end"/>
      </w:r>
      <w:r w:rsidR="0044524C">
        <w:t>.</w:t>
      </w:r>
      <w:r w:rsidR="009578B7">
        <w:t xml:space="preserve"> </w:t>
      </w:r>
      <w:r w:rsidR="0044524C">
        <w:t>Locating</w:t>
      </w:r>
      <w:r w:rsidR="009578B7">
        <w:t xml:space="preserve"> wh</w:t>
      </w:r>
      <w:r w:rsidR="00D92C6B">
        <w:t xml:space="preserve">ich tanks are in areas of high demand (high agricultural population) provides an evidence base to direct development efforts in areas to maximise </w:t>
      </w:r>
      <w:r w:rsidR="005109F6">
        <w:t>impact</w:t>
      </w:r>
      <w:r w:rsidR="00D92C6B">
        <w:t xml:space="preserve">. </w:t>
      </w:r>
    </w:p>
    <w:p w14:paraId="59789204" w14:textId="46563894" w:rsidR="007C27E8" w:rsidRDefault="007C27E8" w:rsidP="00D92C6B">
      <w:r w:rsidRPr="00BA2186">
        <w:rPr>
          <w:i/>
          <w:iCs/>
        </w:rPr>
        <w:t xml:space="preserve"> </w:t>
      </w:r>
      <w:r w:rsidR="006D442B">
        <w:t xml:space="preserve">The concept of an agricultural population and agricultural dependence is referenced somewhat often in the literature, but rarely is the topic addressed directly. Zarkovich </w:t>
      </w:r>
      <w:r w:rsidR="006D442B">
        <w:rPr>
          <w:i/>
          <w:iCs/>
        </w:rPr>
        <w:t>et al.</w:t>
      </w:r>
      <w:r w:rsidR="006D442B">
        <w:t xml:space="preserve"> </w:t>
      </w:r>
      <w:r w:rsidR="006D442B">
        <w:fldChar w:fldCharType="begin"/>
      </w:r>
      <w:r w:rsidR="006D442B">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rsidR="006D442B">
        <w:fldChar w:fldCharType="separate"/>
      </w:r>
      <w:r w:rsidR="006D442B" w:rsidRPr="006D442B">
        <w:rPr>
          <w:rFonts w:ascii="Arial" w:hAnsi="Arial" w:cs="Arial"/>
        </w:rPr>
        <w:t>(1976)</w:t>
      </w:r>
      <w:r w:rsidR="006D442B">
        <w:fldChar w:fldCharType="end"/>
      </w:r>
      <w:r w:rsidR="006D442B">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have highlighted 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xml:space="preserve">, and that female participation in agricultural labour is </w:t>
      </w:r>
      <w:r w:rsidR="00BA00EB">
        <w:lastRenderedPageBreak/>
        <w:t xml:space="preserve">increasing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there is no universal definition of agricultural population or how it should be calculated. </w:t>
      </w:r>
    </w:p>
    <w:p w14:paraId="6DF4E6C7" w14:textId="085010FE" w:rsidR="004C36C8" w:rsidRDefault="004C36C8" w:rsidP="00D92C6B">
      <w:commentRangeStart w:id="12"/>
      <w:r>
        <w:t>In this project, agricultural dependence is primarily understood from the lens of employment in the primary sector</w:t>
      </w:r>
      <w:commentRangeEnd w:id="12"/>
      <w:r w:rsidR="00304FFB">
        <w:rPr>
          <w:rStyle w:val="CommentReference"/>
        </w:rPr>
        <w:commentReference w:id="12"/>
      </w:r>
      <w:r>
        <w:t xml:space="preserve">. As recorded in the 2011 census, any worker who participated in agricultural labour </w:t>
      </w:r>
      <w:r w:rsidR="00304FFB" w:rsidRPr="00060B28">
        <w:rPr>
          <w:highlight w:val="yellow"/>
        </w:rPr>
        <w:t>…</w:t>
      </w:r>
    </w:p>
    <w:p w14:paraId="44B92533" w14:textId="6E42DCD3"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of this study, and for comparison of findings across different settings, by ensuring</w:t>
      </w:r>
      <w:r w:rsidR="004C36C8">
        <w:t xml:space="preserve"> that interpretation of the term does not vary substantially between studies. </w:t>
      </w:r>
    </w:p>
    <w:p w14:paraId="59E116CC" w14:textId="2FEADB8C" w:rsidR="00DC1AF5" w:rsidRPr="00DC1AF5" w:rsidRDefault="00DC1AF5" w:rsidP="00DC1AF5">
      <w:pPr>
        <w:pStyle w:val="Heading3"/>
        <w:numPr>
          <w:ilvl w:val="1"/>
          <w:numId w:val="27"/>
        </w:numPr>
      </w:pPr>
      <w:bookmarkStart w:id="13" w:name="_Toc143033246"/>
      <w:r>
        <w:t>Indian context</w:t>
      </w:r>
      <w:bookmarkEnd w:id="13"/>
    </w:p>
    <w:p w14:paraId="50A5BB51" w14:textId="76AB93E0" w:rsidR="00901D29" w:rsidRPr="003C6429" w:rsidRDefault="0066661B" w:rsidP="00C61E47">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r w:rsidR="00954694">
        <w:t>The nation</w:t>
      </w:r>
      <w:r w:rsidR="00380D6D">
        <w:t xml:space="preserve"> is divided into 28 states and 8 union territories, each of which are further subdivided into districts and smaller administrative divisions</w:t>
      </w:r>
      <w:r w:rsidR="009C4229">
        <w:t xml:space="preserve">, variously termed </w:t>
      </w:r>
      <w:r w:rsidR="009C4229" w:rsidRPr="00954694">
        <w:rPr>
          <w:i/>
          <w:iCs/>
        </w:rPr>
        <w:t>tehsil</w:t>
      </w:r>
      <w:r w:rsidR="009C4229">
        <w:t xml:space="preserve">, </w:t>
      </w:r>
      <w:r w:rsidR="00954694" w:rsidRPr="00954694">
        <w:rPr>
          <w:i/>
          <w:iCs/>
        </w:rPr>
        <w:t>taluka</w:t>
      </w:r>
      <w:r w:rsidR="009C4229">
        <w:t xml:space="preserve">, or </w:t>
      </w:r>
      <w:r w:rsidR="009C4229" w:rsidRPr="00954694">
        <w:rPr>
          <w:i/>
          <w:iCs/>
        </w:rPr>
        <w:t>mandal</w:t>
      </w:r>
      <w:r w:rsidR="009C4229">
        <w:t xml:space="preserve"> </w:t>
      </w:r>
      <w:r w:rsidR="00BB065F">
        <w:fldChar w:fldCharType="begin"/>
      </w:r>
      <w:r w:rsidR="005C3AD8">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BB065F">
        <w:fldChar w:fldCharType="separate"/>
      </w:r>
      <w:r w:rsidR="005C3AD8" w:rsidRPr="005C3AD8">
        <w:rPr>
          <w:rFonts w:ascii="Arial" w:hAnsi="Arial" w:cs="Arial"/>
        </w:rPr>
        <w:t>(Government of India, 2012)</w:t>
      </w:r>
      <w:r w:rsidR="00BB065F">
        <w:fldChar w:fldCharType="end"/>
      </w:r>
      <w:r w:rsidR="00380D6D">
        <w:t xml:space="preserve">. </w:t>
      </w:r>
      <w:r w:rsidR="005C3AD8">
        <w:t>Census data for most socioeconomic indicators</w:t>
      </w:r>
      <w:ins w:id="14" w:author="Joe P" w:date="2023-08-15T10:45:00Z">
        <w:r w:rsidR="00294503">
          <w:t xml:space="preserve">, including </w:t>
        </w:r>
      </w:ins>
      <w:ins w:id="15" w:author="Joe P" w:date="2023-08-15T10:46:00Z">
        <w:r w:rsidR="00294503">
          <w:t>labour statistics required to calculate agricultural dependence,</w:t>
        </w:r>
      </w:ins>
      <w:r w:rsidR="005C3AD8" w:rsidRPr="005C3AD8">
        <w:t xml:space="preserve"> </w:t>
      </w:r>
      <w:r w:rsidR="005C3AD8">
        <w:t>are published at the district level</w:t>
      </w:r>
      <w:r w:rsidR="00901D29">
        <w:t>, the most recent being conducted in 2011.</w:t>
      </w:r>
      <w:r w:rsidR="00921F8C">
        <w:t xml:space="preserve"> Districts vary </w:t>
      </w:r>
      <w:r w:rsidR="00CD2B96">
        <w:t>significantly</w:t>
      </w:r>
      <w:r w:rsidR="00921F8C">
        <w:t xml:space="preserve"> in size, population </w:t>
      </w:r>
      <w:r w:rsidR="00921F8C" w:rsidRPr="003C6429">
        <w:t xml:space="preserve">count, and population density, but on average cover </w:t>
      </w:r>
      <w:r w:rsidR="00632A46" w:rsidRPr="003C6429">
        <w:t>just under 5,000</w:t>
      </w:r>
      <w:r w:rsidR="00CD2B96" w:rsidRPr="003C6429">
        <w:t xml:space="preserve"> km</w:t>
      </w:r>
      <w:r w:rsidR="00CD2B96" w:rsidRPr="003C6429">
        <w:rPr>
          <w:vertAlign w:val="superscript"/>
        </w:rPr>
        <w:t>2</w:t>
      </w:r>
      <w:r w:rsidR="00921F8C" w:rsidRPr="003C6429">
        <w:t xml:space="preserve"> and a population of </w:t>
      </w:r>
      <w:r w:rsidR="00632A46" w:rsidRPr="003C6429">
        <w:t>2 million (</w:t>
      </w:r>
      <w:r w:rsidR="002C4BF8" w:rsidRPr="003C6429">
        <w:fldChar w:fldCharType="begin"/>
      </w:r>
      <w:r w:rsidR="002C4BF8" w:rsidRPr="003C6429">
        <w:instrText xml:space="preserve"> REF _Ref142311872 \h </w:instrText>
      </w:r>
      <w:r w:rsidR="003C6429" w:rsidRPr="003C6429">
        <w:instrText xml:space="preserve"> \* MERGEFORMAT </w:instrText>
      </w:r>
      <w:r w:rsidR="002C4BF8" w:rsidRPr="003C6429">
        <w:fldChar w:fldCharType="separate"/>
      </w:r>
      <w:r w:rsidR="002C4BF8" w:rsidRPr="003C6429">
        <w:t xml:space="preserve">Table </w:t>
      </w:r>
      <w:r w:rsidR="002C4BF8" w:rsidRPr="003C6429">
        <w:rPr>
          <w:noProof/>
        </w:rPr>
        <w:t>1</w:t>
      </w:r>
      <w:r w:rsidR="002C4BF8" w:rsidRPr="003C6429">
        <w:fldChar w:fldCharType="end"/>
      </w:r>
      <w:r w:rsidR="00632A46" w:rsidRPr="003C6429">
        <w:t>)</w:t>
      </w:r>
      <w:r w:rsidR="00921F8C" w:rsidRPr="003C6429">
        <w:t>.</w:t>
      </w:r>
    </w:p>
    <w:p w14:paraId="3D0B6345" w14:textId="5B40146B" w:rsidR="00632A46" w:rsidRPr="003C6429" w:rsidRDefault="00632A46" w:rsidP="00632A46">
      <w:pPr>
        <w:pStyle w:val="Caption"/>
        <w:keepNext/>
      </w:pPr>
      <w:bookmarkStart w:id="16" w:name="_Ref142311872"/>
      <w:r w:rsidRPr="003C6429">
        <w:t xml:space="preserve">Table </w:t>
      </w:r>
      <w:fldSimple w:instr=" SEQ Table \* ARABIC ">
        <w:r w:rsidRPr="003C6429">
          <w:rPr>
            <w:noProof/>
          </w:rPr>
          <w:t>1</w:t>
        </w:r>
      </w:fldSimple>
      <w:bookmarkEnd w:id="16"/>
      <w:r w:rsidRPr="003C6429">
        <w:t xml:space="preserve">: </w:t>
      </w:r>
      <w:commentRangeStart w:id="17"/>
      <w:r w:rsidRPr="003C6429">
        <w:t xml:space="preserve">Characteristics </w:t>
      </w:r>
      <w:commentRangeEnd w:id="17"/>
      <w:r w:rsidR="002C4BF8" w:rsidRPr="003C6429">
        <w:rPr>
          <w:rStyle w:val="CommentReference"/>
          <w:b w:val="0"/>
          <w:bCs w:val="0"/>
        </w:rPr>
        <w:commentReference w:id="17"/>
      </w:r>
      <w:r w:rsidRPr="003C6429">
        <w:t>of 2011 Indian Census Districts</w:t>
      </w:r>
      <w:r w:rsidR="00060B28" w:rsidRPr="003C6429">
        <w:t xml:space="preserve"> (</w:t>
      </w:r>
      <w:r w:rsidRPr="003C6429">
        <w:t>n = 640</w:t>
      </w:r>
      <w:r w:rsidR="00060B28" w:rsidRPr="003C642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063"/>
        <w:gridCol w:w="1534"/>
        <w:gridCol w:w="3536"/>
      </w:tblGrid>
      <w:tr w:rsidR="00632A46" w14:paraId="62AFE94D" w14:textId="77777777" w:rsidTr="00632A46">
        <w:tc>
          <w:tcPr>
            <w:tcW w:w="1141" w:type="pct"/>
            <w:tcBorders>
              <w:top w:val="single" w:sz="8" w:space="0" w:color="auto"/>
              <w:bottom w:val="single" w:sz="8" w:space="0" w:color="auto"/>
            </w:tcBorders>
          </w:tcPr>
          <w:p w14:paraId="78EC1924" w14:textId="5811B578" w:rsidR="00632A46" w:rsidRDefault="00632A46" w:rsidP="00414279">
            <w:pPr>
              <w:pStyle w:val="TableText"/>
            </w:pPr>
            <w:r>
              <w:t>Measure</w:t>
            </w:r>
          </w:p>
        </w:tc>
        <w:tc>
          <w:tcPr>
            <w:tcW w:w="1116" w:type="pct"/>
            <w:tcBorders>
              <w:top w:val="single" w:sz="8" w:space="0" w:color="auto"/>
              <w:bottom w:val="single" w:sz="8" w:space="0" w:color="auto"/>
            </w:tcBorders>
          </w:tcPr>
          <w:p w14:paraId="148D7A6F" w14:textId="0CF1C51B" w:rsidR="00632A46" w:rsidRPr="00FB3596" w:rsidRDefault="00632A46" w:rsidP="00414279">
            <w:pPr>
              <w:pStyle w:val="TableText"/>
            </w:pPr>
            <w:r>
              <w:t>Population</w:t>
            </w:r>
          </w:p>
        </w:tc>
        <w:tc>
          <w:tcPr>
            <w:tcW w:w="830" w:type="pct"/>
            <w:tcBorders>
              <w:top w:val="single" w:sz="8" w:space="0" w:color="auto"/>
              <w:bottom w:val="single" w:sz="8" w:space="0" w:color="auto"/>
            </w:tcBorders>
          </w:tcPr>
          <w:p w14:paraId="129EADA6" w14:textId="76A9F996" w:rsidR="00632A46" w:rsidRPr="00632A46" w:rsidRDefault="00632A46" w:rsidP="00414279">
            <w:pPr>
              <w:pStyle w:val="TableText"/>
            </w:pPr>
            <w:r>
              <w:t>Area (km</w:t>
            </w:r>
            <w:r>
              <w:rPr>
                <w:vertAlign w:val="superscript"/>
              </w:rPr>
              <w:t>2</w:t>
            </w:r>
            <w:r>
              <w:t>)</w:t>
            </w:r>
          </w:p>
        </w:tc>
        <w:tc>
          <w:tcPr>
            <w:tcW w:w="1913" w:type="pct"/>
            <w:tcBorders>
              <w:top w:val="single" w:sz="8" w:space="0" w:color="auto"/>
              <w:bottom w:val="single" w:sz="8" w:space="0" w:color="auto"/>
            </w:tcBorders>
          </w:tcPr>
          <w:p w14:paraId="6C786B0E" w14:textId="065B72A9" w:rsidR="00632A46" w:rsidRPr="00FB3596" w:rsidRDefault="00632A46" w:rsidP="00414279">
            <w:pPr>
              <w:pStyle w:val="TableText"/>
            </w:pPr>
            <w:r>
              <w:t>Population Density (km</w:t>
            </w:r>
            <w:r>
              <w:rPr>
                <w:vertAlign w:val="superscript"/>
              </w:rPr>
              <w:t>2</w:t>
            </w:r>
            <w:r>
              <w:t>)</w:t>
            </w:r>
          </w:p>
        </w:tc>
      </w:tr>
      <w:tr w:rsidR="00632A46" w14:paraId="77A3BB97" w14:textId="77777777" w:rsidTr="00632A46">
        <w:tc>
          <w:tcPr>
            <w:tcW w:w="1141" w:type="pct"/>
            <w:tcBorders>
              <w:top w:val="single" w:sz="8" w:space="0" w:color="auto"/>
            </w:tcBorders>
          </w:tcPr>
          <w:p w14:paraId="11961A7F" w14:textId="6B8E9A9A" w:rsidR="00632A46" w:rsidRPr="00632A46" w:rsidRDefault="00632A46" w:rsidP="00414279">
            <w:pPr>
              <w:pStyle w:val="TableText"/>
            </w:pPr>
            <w:r w:rsidRPr="00632A46">
              <w:t>Mean</w:t>
            </w:r>
          </w:p>
        </w:tc>
        <w:tc>
          <w:tcPr>
            <w:tcW w:w="1116" w:type="pct"/>
            <w:tcBorders>
              <w:top w:val="single" w:sz="8" w:space="0" w:color="auto"/>
            </w:tcBorders>
            <w:vAlign w:val="bottom"/>
          </w:tcPr>
          <w:p w14:paraId="468346B7" w14:textId="382C1EF3" w:rsidR="00632A46" w:rsidRPr="00632A46" w:rsidRDefault="00632A46" w:rsidP="00414279">
            <w:pPr>
              <w:pStyle w:val="TableText"/>
            </w:pPr>
            <w:r w:rsidRPr="00632A46">
              <w:t>1,891,961</w:t>
            </w:r>
          </w:p>
        </w:tc>
        <w:tc>
          <w:tcPr>
            <w:tcW w:w="830" w:type="pct"/>
            <w:tcBorders>
              <w:top w:val="single" w:sz="8" w:space="0" w:color="auto"/>
            </w:tcBorders>
            <w:vAlign w:val="bottom"/>
          </w:tcPr>
          <w:p w14:paraId="353CA662" w14:textId="0FAC2E9E" w:rsidR="00632A46" w:rsidRPr="00632A46" w:rsidRDefault="00632A46" w:rsidP="00414279">
            <w:pPr>
              <w:pStyle w:val="TableText"/>
            </w:pPr>
            <w:r w:rsidRPr="00632A46">
              <w:t>4,948</w:t>
            </w:r>
          </w:p>
        </w:tc>
        <w:tc>
          <w:tcPr>
            <w:tcW w:w="1913" w:type="pct"/>
            <w:tcBorders>
              <w:top w:val="single" w:sz="8" w:space="0" w:color="auto"/>
            </w:tcBorders>
            <w:vAlign w:val="bottom"/>
          </w:tcPr>
          <w:p w14:paraId="72C7D783" w14:textId="5B850ACF" w:rsidR="00632A46" w:rsidRPr="00632A46" w:rsidRDefault="00632A46" w:rsidP="00414279">
            <w:pPr>
              <w:pStyle w:val="TableText"/>
            </w:pPr>
            <w:r w:rsidRPr="00632A46">
              <w:t>936</w:t>
            </w:r>
          </w:p>
        </w:tc>
      </w:tr>
      <w:tr w:rsidR="00632A46" w14:paraId="3F19CA15" w14:textId="77777777" w:rsidTr="00632A46">
        <w:tc>
          <w:tcPr>
            <w:tcW w:w="1141" w:type="pct"/>
          </w:tcPr>
          <w:p w14:paraId="5F608B8F" w14:textId="24D20764" w:rsidR="00632A46" w:rsidRPr="00632A46" w:rsidRDefault="00632A46" w:rsidP="00414279">
            <w:pPr>
              <w:pStyle w:val="TableText"/>
            </w:pPr>
            <w:r w:rsidRPr="00632A46">
              <w:t>Minimum</w:t>
            </w:r>
          </w:p>
        </w:tc>
        <w:tc>
          <w:tcPr>
            <w:tcW w:w="1116" w:type="pct"/>
            <w:vAlign w:val="bottom"/>
          </w:tcPr>
          <w:p w14:paraId="15D6E8F5" w14:textId="19FC95DF" w:rsidR="00632A46" w:rsidRPr="00632A46" w:rsidRDefault="00632A46" w:rsidP="00414279">
            <w:pPr>
              <w:pStyle w:val="TableText"/>
            </w:pPr>
            <w:r w:rsidRPr="00632A46">
              <w:t>8,004</w:t>
            </w:r>
          </w:p>
        </w:tc>
        <w:tc>
          <w:tcPr>
            <w:tcW w:w="830" w:type="pct"/>
            <w:vAlign w:val="bottom"/>
          </w:tcPr>
          <w:p w14:paraId="70B3CA14" w14:textId="0A0E4A5B" w:rsidR="00632A46" w:rsidRPr="00632A46" w:rsidRDefault="00632A46" w:rsidP="00414279">
            <w:pPr>
              <w:pStyle w:val="TableText"/>
            </w:pPr>
            <w:r w:rsidRPr="00632A46">
              <w:t>9</w:t>
            </w:r>
          </w:p>
        </w:tc>
        <w:tc>
          <w:tcPr>
            <w:tcW w:w="1913" w:type="pct"/>
            <w:vAlign w:val="bottom"/>
          </w:tcPr>
          <w:p w14:paraId="3C5C619E" w14:textId="61473D54" w:rsidR="00632A46" w:rsidRPr="00632A46" w:rsidRDefault="00632A46" w:rsidP="00414279">
            <w:pPr>
              <w:pStyle w:val="TableText"/>
            </w:pPr>
            <w:r w:rsidRPr="00632A46">
              <w:t>1</w:t>
            </w:r>
          </w:p>
        </w:tc>
      </w:tr>
      <w:tr w:rsidR="00632A46" w14:paraId="21F1D02F" w14:textId="77777777" w:rsidTr="00632A46">
        <w:tc>
          <w:tcPr>
            <w:tcW w:w="1141" w:type="pct"/>
          </w:tcPr>
          <w:p w14:paraId="5B6A5FBE" w14:textId="23A24EA7" w:rsidR="00632A46" w:rsidRPr="00632A46" w:rsidRDefault="00632A46" w:rsidP="00414279">
            <w:pPr>
              <w:pStyle w:val="TableText"/>
            </w:pPr>
            <w:r w:rsidRPr="00632A46">
              <w:t>25th percentile</w:t>
            </w:r>
          </w:p>
        </w:tc>
        <w:tc>
          <w:tcPr>
            <w:tcW w:w="1116" w:type="pct"/>
            <w:vAlign w:val="bottom"/>
          </w:tcPr>
          <w:p w14:paraId="1AE7ED3E" w14:textId="2D2543A8" w:rsidR="00632A46" w:rsidRPr="00632A46" w:rsidRDefault="00632A46" w:rsidP="00414279">
            <w:pPr>
              <w:pStyle w:val="TableText"/>
            </w:pPr>
            <w:r w:rsidRPr="00632A46">
              <w:t>817,861</w:t>
            </w:r>
          </w:p>
        </w:tc>
        <w:tc>
          <w:tcPr>
            <w:tcW w:w="830" w:type="pct"/>
            <w:vAlign w:val="bottom"/>
          </w:tcPr>
          <w:p w14:paraId="4E85289B" w14:textId="0DAC706C" w:rsidR="00632A46" w:rsidRPr="00632A46" w:rsidRDefault="00632A46" w:rsidP="00414279">
            <w:pPr>
              <w:pStyle w:val="TableText"/>
            </w:pPr>
            <w:r w:rsidRPr="00632A46">
              <w:t>2,297</w:t>
            </w:r>
          </w:p>
        </w:tc>
        <w:tc>
          <w:tcPr>
            <w:tcW w:w="1913" w:type="pct"/>
            <w:vAlign w:val="bottom"/>
          </w:tcPr>
          <w:p w14:paraId="6573AE47" w14:textId="58B94820" w:rsidR="00632A46" w:rsidRPr="00632A46" w:rsidRDefault="00632A46" w:rsidP="00414279">
            <w:pPr>
              <w:pStyle w:val="TableText"/>
            </w:pPr>
            <w:r w:rsidRPr="00632A46">
              <w:t>207</w:t>
            </w:r>
          </w:p>
        </w:tc>
      </w:tr>
      <w:tr w:rsidR="00632A46" w14:paraId="4457CD56" w14:textId="77777777" w:rsidTr="00632A46">
        <w:tc>
          <w:tcPr>
            <w:tcW w:w="1141" w:type="pct"/>
          </w:tcPr>
          <w:p w14:paraId="54CC4E40" w14:textId="786BFF8C" w:rsidR="00632A46" w:rsidRPr="00632A46" w:rsidRDefault="00632A46" w:rsidP="00414279">
            <w:pPr>
              <w:pStyle w:val="TableText"/>
            </w:pPr>
            <w:r w:rsidRPr="00632A46">
              <w:t>Median</w:t>
            </w:r>
          </w:p>
        </w:tc>
        <w:tc>
          <w:tcPr>
            <w:tcW w:w="1116" w:type="pct"/>
            <w:vAlign w:val="bottom"/>
          </w:tcPr>
          <w:p w14:paraId="3CE2C96A" w14:textId="3C19EF38" w:rsidR="00632A46" w:rsidRPr="00632A46" w:rsidRDefault="00632A46" w:rsidP="00414279">
            <w:pPr>
              <w:pStyle w:val="TableText"/>
            </w:pPr>
            <w:r w:rsidRPr="00632A46">
              <w:t>1,557,367</w:t>
            </w:r>
          </w:p>
        </w:tc>
        <w:tc>
          <w:tcPr>
            <w:tcW w:w="830" w:type="pct"/>
            <w:vAlign w:val="bottom"/>
          </w:tcPr>
          <w:p w14:paraId="6355AB04" w14:textId="408FA115" w:rsidR="00632A46" w:rsidRPr="00632A46" w:rsidRDefault="00632A46" w:rsidP="00414279">
            <w:pPr>
              <w:pStyle w:val="TableText"/>
            </w:pPr>
            <w:r w:rsidRPr="00632A46">
              <w:t>3,798</w:t>
            </w:r>
          </w:p>
        </w:tc>
        <w:tc>
          <w:tcPr>
            <w:tcW w:w="1913" w:type="pct"/>
            <w:vAlign w:val="bottom"/>
          </w:tcPr>
          <w:p w14:paraId="688EAB8A" w14:textId="2837471B" w:rsidR="00632A46" w:rsidRPr="00632A46" w:rsidRDefault="00632A46" w:rsidP="00414279">
            <w:pPr>
              <w:pStyle w:val="TableText"/>
            </w:pPr>
            <w:r w:rsidRPr="00632A46">
              <w:t>373</w:t>
            </w:r>
          </w:p>
        </w:tc>
      </w:tr>
      <w:tr w:rsidR="00632A46" w14:paraId="722A9F82" w14:textId="77777777" w:rsidTr="00632A46">
        <w:tc>
          <w:tcPr>
            <w:tcW w:w="1141" w:type="pct"/>
          </w:tcPr>
          <w:p w14:paraId="776D2DE9" w14:textId="3816D4ED" w:rsidR="00632A46" w:rsidRPr="00632A46" w:rsidRDefault="00632A46" w:rsidP="00414279">
            <w:pPr>
              <w:pStyle w:val="TableText"/>
            </w:pPr>
            <w:r w:rsidRPr="00632A46">
              <w:t>75th percentile</w:t>
            </w:r>
          </w:p>
        </w:tc>
        <w:tc>
          <w:tcPr>
            <w:tcW w:w="1116" w:type="pct"/>
            <w:vAlign w:val="bottom"/>
          </w:tcPr>
          <w:p w14:paraId="32874366" w14:textId="4B1EE43F" w:rsidR="00632A46" w:rsidRPr="00632A46" w:rsidRDefault="00632A46" w:rsidP="00414279">
            <w:pPr>
              <w:pStyle w:val="TableText"/>
            </w:pPr>
            <w:r w:rsidRPr="00632A46">
              <w:t>2,583,551</w:t>
            </w:r>
          </w:p>
        </w:tc>
        <w:tc>
          <w:tcPr>
            <w:tcW w:w="830" w:type="pct"/>
            <w:vAlign w:val="bottom"/>
          </w:tcPr>
          <w:p w14:paraId="0A316E5C" w14:textId="297338FB" w:rsidR="00632A46" w:rsidRPr="00632A46" w:rsidRDefault="00632A46" w:rsidP="00414279">
            <w:pPr>
              <w:pStyle w:val="TableText"/>
            </w:pPr>
            <w:r w:rsidRPr="00632A46">
              <w:t>6,235</w:t>
            </w:r>
          </w:p>
        </w:tc>
        <w:tc>
          <w:tcPr>
            <w:tcW w:w="1913" w:type="pct"/>
            <w:vAlign w:val="bottom"/>
          </w:tcPr>
          <w:p w14:paraId="25636BC8" w14:textId="5D0174AE" w:rsidR="00632A46" w:rsidRPr="00632A46" w:rsidRDefault="00632A46" w:rsidP="00414279">
            <w:pPr>
              <w:pStyle w:val="TableText"/>
            </w:pPr>
            <w:r w:rsidRPr="00632A46">
              <w:t>719</w:t>
            </w:r>
          </w:p>
        </w:tc>
      </w:tr>
      <w:tr w:rsidR="00632A46" w14:paraId="73477270" w14:textId="77777777" w:rsidTr="00632A46">
        <w:tc>
          <w:tcPr>
            <w:tcW w:w="1141" w:type="pct"/>
            <w:tcBorders>
              <w:bottom w:val="single" w:sz="4" w:space="0" w:color="auto"/>
            </w:tcBorders>
          </w:tcPr>
          <w:p w14:paraId="683645D8" w14:textId="52A390CD" w:rsidR="00632A46" w:rsidRPr="00632A46" w:rsidRDefault="00632A46" w:rsidP="00414279">
            <w:pPr>
              <w:pStyle w:val="TableText"/>
            </w:pPr>
            <w:r w:rsidRPr="00632A46">
              <w:t>Maximum</w:t>
            </w:r>
          </w:p>
        </w:tc>
        <w:tc>
          <w:tcPr>
            <w:tcW w:w="1116" w:type="pct"/>
            <w:tcBorders>
              <w:bottom w:val="single" w:sz="4" w:space="0" w:color="auto"/>
            </w:tcBorders>
            <w:vAlign w:val="bottom"/>
          </w:tcPr>
          <w:p w14:paraId="052266FC" w14:textId="2AB1C66C" w:rsidR="00632A46" w:rsidRPr="00632A46" w:rsidRDefault="00632A46" w:rsidP="00414279">
            <w:pPr>
              <w:pStyle w:val="TableText"/>
            </w:pPr>
            <w:r w:rsidRPr="00632A46">
              <w:t>11,060,148</w:t>
            </w:r>
          </w:p>
        </w:tc>
        <w:tc>
          <w:tcPr>
            <w:tcW w:w="830" w:type="pct"/>
            <w:tcBorders>
              <w:bottom w:val="single" w:sz="4" w:space="0" w:color="auto"/>
            </w:tcBorders>
            <w:vAlign w:val="bottom"/>
          </w:tcPr>
          <w:p w14:paraId="13D57A29" w14:textId="0115EE76" w:rsidR="00632A46" w:rsidRPr="00632A46" w:rsidRDefault="00632A46" w:rsidP="00414279">
            <w:pPr>
              <w:pStyle w:val="TableText"/>
            </w:pPr>
            <w:r w:rsidRPr="00632A46">
              <w:t>45,674</w:t>
            </w:r>
          </w:p>
        </w:tc>
        <w:tc>
          <w:tcPr>
            <w:tcW w:w="1913" w:type="pct"/>
            <w:tcBorders>
              <w:bottom w:val="single" w:sz="4" w:space="0" w:color="auto"/>
            </w:tcBorders>
            <w:vAlign w:val="bottom"/>
          </w:tcPr>
          <w:p w14:paraId="7FBC3B9A" w14:textId="4169D472" w:rsidR="00632A46" w:rsidRPr="00632A46" w:rsidRDefault="00632A46" w:rsidP="00414279">
            <w:pPr>
              <w:pStyle w:val="TableText"/>
            </w:pPr>
            <w:r w:rsidRPr="00632A46">
              <w:t>36,155</w:t>
            </w:r>
          </w:p>
        </w:tc>
      </w:tr>
    </w:tbl>
    <w:p w14:paraId="0822EEF1" w14:textId="77777777" w:rsidR="00632A46" w:rsidRPr="005109F6" w:rsidRDefault="00632A46" w:rsidP="00C61E47">
      <w:pPr>
        <w:rPr>
          <w:color w:val="4472C4" w:themeColor="accent1"/>
        </w:rPr>
      </w:pPr>
    </w:p>
    <w:p w14:paraId="10085BBA" w14:textId="65B8906A" w:rsidR="00B75936" w:rsidRDefault="009C4229" w:rsidP="00C61E47">
      <w:r>
        <w:t xml:space="preserve">In census enumeration, urban areas are divided into four classes </w:t>
      </w:r>
      <w:r w:rsidR="00BB065F">
        <w:t>– wards, outgrowths, statutory towns, and census towns</w:t>
      </w:r>
      <w:r w:rsidR="00E61238">
        <w:t>, the latter being legally rural settlements that have been designated as urban. The 2011 census estimates that 31% of India’s population reside in urban areas, however this is predicted to be a significant underestimate</w:t>
      </w:r>
      <w:r w:rsidR="00173E70">
        <w:t xml:space="preserve"> </w:t>
      </w:r>
      <w:r w:rsidR="00173E70">
        <w:fldChar w:fldCharType="begin"/>
      </w:r>
      <w:r w:rsidR="00173E70">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173E70">
        <w:fldChar w:fldCharType="separate"/>
      </w:r>
      <w:r w:rsidR="00173E70" w:rsidRPr="00173E70">
        <w:rPr>
          <w:rFonts w:ascii="Arial" w:hAnsi="Arial" w:cs="Arial"/>
          <w:szCs w:val="24"/>
        </w:rPr>
        <w:t xml:space="preserve">(Balk </w:t>
      </w:r>
      <w:r w:rsidR="00173E70" w:rsidRPr="00173E70">
        <w:rPr>
          <w:rFonts w:ascii="Arial" w:hAnsi="Arial" w:cs="Arial"/>
          <w:i/>
          <w:iCs/>
          <w:szCs w:val="24"/>
        </w:rPr>
        <w:t>et al.</w:t>
      </w:r>
      <w:r w:rsidR="00173E70" w:rsidRPr="00173E70">
        <w:rPr>
          <w:rFonts w:ascii="Arial" w:hAnsi="Arial" w:cs="Arial"/>
          <w:szCs w:val="24"/>
        </w:rPr>
        <w:t>, 2019)</w:t>
      </w:r>
      <w:r w:rsidR="00173E70">
        <w:fldChar w:fldCharType="end"/>
      </w:r>
      <w:r w:rsidR="00BB065F">
        <w:t xml:space="preserve">. </w:t>
      </w:r>
      <w:r w:rsidR="00774F9D">
        <w:t xml:space="preserve">Classification of urban versus rural has implications for the estimation of population based </w:t>
      </w:r>
      <w:r w:rsidR="00774F9D">
        <w:lastRenderedPageBreak/>
        <w:t>on land cover classification.</w:t>
      </w:r>
      <w:r w:rsidR="008A5EA5">
        <w:t xml:space="preserve"> Because the census designates urban/rural status using an administrative method, which is not stable across census collections and is not systematic across the country, this factor was omitted from validation calculations. Rural classification derived from remotely sensed land cover data has been prioritised instead, as discussed in Section [</w:t>
      </w:r>
      <w:r w:rsidR="008A5EA5" w:rsidRPr="008A5EA5">
        <w:rPr>
          <w:highlight w:val="yellow"/>
        </w:rPr>
        <w:t>2.4</w:t>
      </w:r>
      <w:r w:rsidR="008A5EA5">
        <w:t xml:space="preserve">]. </w:t>
      </w:r>
    </w:p>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18" w:name="_Toc143033247"/>
      <w:r>
        <w:lastRenderedPageBreak/>
        <w:t>Methodology</w:t>
      </w:r>
      <w:bookmarkEnd w:id="18"/>
    </w:p>
    <w:p w14:paraId="12525884" w14:textId="77777777" w:rsidR="00AD4F2B" w:rsidRDefault="00B75936" w:rsidP="00AD4F2B">
      <w:pPr>
        <w:rPr>
          <w:i/>
          <w:iCs/>
        </w:rPr>
      </w:pPr>
      <w:r>
        <w:rPr>
          <w:i/>
          <w:iCs/>
        </w:rPr>
        <w:t>Add in intro text for the methodology section; what will be covered, how it ties the narrative from introduction section.</w:t>
      </w:r>
      <w:r w:rsidR="005A537D">
        <w:rPr>
          <w:i/>
          <w:iCs/>
        </w:rPr>
        <w:t xml:space="preserve"> </w:t>
      </w:r>
      <w:proofErr w:type="gramStart"/>
      <w:r w:rsidR="005A537D">
        <w:rPr>
          <w:i/>
          <w:iCs/>
        </w:rPr>
        <w:t>E.g.</w:t>
      </w:r>
      <w:proofErr w:type="gramEnd"/>
      <w:r w:rsidR="005A537D">
        <w:rPr>
          <w:i/>
          <w:iCs/>
        </w:rPr>
        <w:t xml:space="preserve"> Section 2.1 (Spatial disaggregation), 2.2 (Justification), 2.3 (Presentation). </w:t>
      </w:r>
    </w:p>
    <w:p w14:paraId="6B2D5823" w14:textId="538AE3CF" w:rsidR="00C61E47" w:rsidRPr="00AD4F2B" w:rsidRDefault="00C61E47" w:rsidP="00AD4F2B">
      <w:pPr>
        <w:pStyle w:val="Heading3"/>
        <w:numPr>
          <w:ilvl w:val="1"/>
          <w:numId w:val="22"/>
        </w:numPr>
        <w:rPr>
          <w:i/>
          <w:iCs/>
        </w:rPr>
      </w:pPr>
      <w:bookmarkStart w:id="19" w:name="_Toc143033248"/>
      <w:r>
        <w:t>Spatial Disaggregation</w:t>
      </w:r>
      <w:bookmarkEnd w:id="19"/>
    </w:p>
    <w:p w14:paraId="68DD07B2" w14:textId="1C8B0FED" w:rsidR="00C61E47" w:rsidRDefault="00FA17E0" w:rsidP="00C61E47">
      <w:r>
        <w:t xml:space="preserve">Spatial disaggregation is a broad term which applies to the process of transforming data from a set of </w:t>
      </w:r>
      <w:r w:rsidR="00F26FB0">
        <w:t>source</w:t>
      </w:r>
      <w:r>
        <w:t xml:space="preserve"> zones into target zones</w:t>
      </w:r>
      <w:r w:rsidR="00F26FB0">
        <w:t>, such as a raster grid,</w:t>
      </w:r>
      <w:r>
        <w:t xml:space="preserve"> at a </w:t>
      </w:r>
      <w:r w:rsidR="007F79C8">
        <w:t>finer</w:t>
      </w:r>
      <w:r>
        <w:t xml:space="preserve"> level of spatial resolution. There 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w:t>
      </w:r>
      <w:proofErr w:type="spellStart"/>
      <w:r w:rsidR="00693132" w:rsidRPr="00693132">
        <w:rPr>
          <w:rFonts w:ascii="Arial" w:hAnsi="Arial" w:cs="Arial"/>
          <w:szCs w:val="24"/>
        </w:rPr>
        <w:t>Tuholske</w:t>
      </w:r>
      <w:proofErr w:type="spellEnd"/>
      <w:r w:rsidR="00693132" w:rsidRPr="00693132">
        <w:rPr>
          <w:rFonts w:ascii="Arial" w:hAnsi="Arial" w:cs="Arial"/>
          <w:szCs w:val="24"/>
        </w:rPr>
        <w:t xml:space="preserv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C745C1C" w14:textId="645769F2" w:rsidR="00F92E1F" w:rsidRDefault="00F544E9" w:rsidP="00C61E47">
      <w:r>
        <w:t xml:space="preserve">On a global scale, </w:t>
      </w:r>
      <w:r w:rsidR="00EA782F">
        <w:t xml:space="preserve">the </w:t>
      </w:r>
      <w:r>
        <w:t xml:space="preserve">spatial disaggregation of administrative census data has been used to develop world gridded population estimates, providing regularly sized comparable population estimates across regions. </w:t>
      </w:r>
      <w:r w:rsidR="008071D3">
        <w:t>Early iterations</w:t>
      </w:r>
      <w:r>
        <w:t xml:space="preserve"> of this,</w:t>
      </w:r>
      <w:r w:rsidR="008071D3">
        <w:t xml:space="preserve"> such as</w:t>
      </w:r>
      <w:r>
        <w:t xml:space="preserve"> the Gridded Population of the World (GPW) version 1 </w:t>
      </w:r>
      <w:r>
        <w:fldChar w:fldCharType="begin"/>
      </w:r>
      <w:r>
        <w:instrText xml:space="preserve"> ADDIN ZOTERO_ITEM CSL_CITATION {"citationID":"mxRbfqR5","properties":{"formattedCitation":"(Tobler {\\i{}et al.}, 1997)","plainCitation":"(Tobler et al., 1997)","noteIndex":0},"citationItems":[{"id":5894,"uris":["http://zotero.org/users/10222370/items/DRIMW2QJ"],"itemData":{"id":5894,"type":"article-journal","abstract":"We report on a project that converted subnational population data to a raster of cells on the earth. We note that studies using satellites as collection devices yield results indexed by latitude and longitude. Thus it makes sense to assemble the terrestrial arrangement of people in a compatible manner. This alternative is explored here, using latitude/longitude quadrilaterals as bins for population information. This format also has considerable advantages for analytical studies. Ways of achieving the objective include, among others, simple centroid sorts, interpolation, or gridding of polygons. The results to date of putting world boundary coordinates together with estimates of the number of people are described. The estimated 1994 population of 219 countries, subdivided into 19,032 polygons, has been assigned to over six million five minute by five minute quadrilaterals covering the world. These results are available over the Internet. The grid extends from latitude 57°S to 72°N, and covers 360° of longitude. Just under 31% of the (1548 by 4320) grid cells are populated. The number of people in these countries is estimated to be 5.6 billion, spread over 132 million km2 of land. Extensions needed include continuous updating, additional social variables, improved interpolation methods, correlation with global change studies, and more detailed information for some parts of the world. © 1997 John Wiley &amp; Sons, Ltd.","container-title":"International Journal of Population Geography","DOI":"10.1002/(SICI)1099-1220(199709)3:3&lt;203::AID-IJPG68&gt;3.0.CO;2-C","ISSN":"1099-1220","issue":"3","language":"en","license":"Copyright © 1997 John Wiley &amp; Sons, Ltd.","note":"_eprint: https://onlinelibrary.wiley.com/doi/pdf/10.1002/%28SICI%291099-1220%28199709%293%3A3%3C203%3A%3AAID-IJPG68%3E3.0.CO%3B2-C","page":"203-225","source":"Wiley Online Library","title":"World population in a grid of spherical quadrilaterals","volume":"3","author":[{"family":"Tobler","given":"Waldo"},{"family":"Deichmann","given":"Uwe"},{"family":"Gottsegen","given":"Jon"},{"family":"Maloy","given":"Kelly"}],"issued":{"date-parts":[["1997"]]},"citation-key":"toblerWorldPopulationGrid1997"}}],"schema":"https://github.com/citation-style-language/schema/raw/master/csl-citation.json"} </w:instrText>
      </w:r>
      <w:r>
        <w:fldChar w:fldCharType="separate"/>
      </w:r>
      <w:r w:rsidRPr="00F544E9">
        <w:rPr>
          <w:rFonts w:ascii="Arial" w:hAnsi="Arial" w:cs="Arial"/>
          <w:szCs w:val="24"/>
        </w:rPr>
        <w:t xml:space="preserve">(Tobler </w:t>
      </w:r>
      <w:r w:rsidRPr="00F544E9">
        <w:rPr>
          <w:rFonts w:ascii="Arial" w:hAnsi="Arial" w:cs="Arial"/>
          <w:i/>
          <w:iCs/>
          <w:szCs w:val="24"/>
        </w:rPr>
        <w:t>et al.</w:t>
      </w:r>
      <w:r w:rsidRPr="00F544E9">
        <w:rPr>
          <w:rFonts w:ascii="Arial" w:hAnsi="Arial" w:cs="Arial"/>
          <w:szCs w:val="24"/>
        </w:rPr>
        <w:t>, 1997)</w:t>
      </w:r>
      <w:r>
        <w:fldChar w:fldCharType="end"/>
      </w:r>
      <w:r w:rsidR="0047502D">
        <w:t>, ha</w:t>
      </w:r>
      <w:r w:rsidR="008071D3">
        <w:t>ve</w:t>
      </w:r>
      <w:r w:rsidR="0047502D">
        <w:t xml:space="preserve"> </w:t>
      </w:r>
      <w:r w:rsidR="008071D3">
        <w:t>inspired</w:t>
      </w:r>
      <w:r w:rsidR="0047502D">
        <w:t xml:space="preserve"> a variety of contemporary global grid models, each utilising a specialised methodology and with particular strengths and limitations</w:t>
      </w:r>
      <w:r w:rsidR="00EA782F">
        <w:t xml:space="preserve">, bolstered by advances in computational power and the availability of high quality census and earth observation data </w:t>
      </w:r>
      <w:r w:rsidR="00EA782F">
        <w:fldChar w:fldCharType="begin"/>
      </w:r>
      <w:r w:rsidR="00EA782F">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EA782F">
        <w:fldChar w:fldCharType="separate"/>
      </w:r>
      <w:r w:rsidR="00EA782F" w:rsidRPr="00EA782F">
        <w:rPr>
          <w:rFonts w:ascii="Arial" w:hAnsi="Arial" w:cs="Arial"/>
          <w:szCs w:val="24"/>
        </w:rPr>
        <w:t xml:space="preserve">(Wardrop </w:t>
      </w:r>
      <w:r w:rsidR="00EA782F" w:rsidRPr="00EA782F">
        <w:rPr>
          <w:rFonts w:ascii="Arial" w:hAnsi="Arial" w:cs="Arial"/>
          <w:i/>
          <w:iCs/>
          <w:szCs w:val="24"/>
        </w:rPr>
        <w:t>et al.</w:t>
      </w:r>
      <w:r w:rsidR="00EA782F" w:rsidRPr="00EA782F">
        <w:rPr>
          <w:rFonts w:ascii="Arial" w:hAnsi="Arial" w:cs="Arial"/>
          <w:szCs w:val="24"/>
        </w:rPr>
        <w:t>, 2018)</w:t>
      </w:r>
      <w:r w:rsidR="00EA782F">
        <w:fldChar w:fldCharType="end"/>
      </w:r>
      <w:r w:rsidR="00EA782F">
        <w:t>.</w:t>
      </w:r>
      <w:r w:rsidR="0047502D">
        <w:t xml:space="preserve"> </w:t>
      </w:r>
      <w:r w:rsidR="002C4BF8">
        <w:fldChar w:fldCharType="begin"/>
      </w:r>
      <w:r w:rsidR="002C4BF8">
        <w:instrText xml:space="preserve"> REF _Ref142311900 \h </w:instrText>
      </w:r>
      <w:r w:rsidR="002C4BF8">
        <w:fldChar w:fldCharType="separate"/>
      </w:r>
      <w:r w:rsidR="002C4BF8">
        <w:t xml:space="preserve">Table </w:t>
      </w:r>
      <w:r w:rsidR="002C4BF8">
        <w:rPr>
          <w:noProof/>
        </w:rPr>
        <w:t>2</w:t>
      </w:r>
      <w:r w:rsidR="002C4BF8">
        <w:fldChar w:fldCharType="end"/>
      </w:r>
      <w:r w:rsidR="002C4BF8">
        <w:t xml:space="preserve"> </w:t>
      </w:r>
      <w:r w:rsidR="00967305">
        <w:t xml:space="preserve">provides a summary of current global grid models and their key characteristics. </w:t>
      </w:r>
    </w:p>
    <w:p w14:paraId="79C39997" w14:textId="4441DF98" w:rsidR="00FB3596" w:rsidRDefault="00FB3596" w:rsidP="00FB3596">
      <w:pPr>
        <w:pStyle w:val="Caption"/>
        <w:keepNext/>
      </w:pPr>
      <w:bookmarkStart w:id="20" w:name="_Ref142311900"/>
      <w:r>
        <w:t xml:space="preserve">Table </w:t>
      </w:r>
      <w:fldSimple w:instr=" SEQ Table \* ARABIC ">
        <w:r w:rsidR="002C4BF8">
          <w:rPr>
            <w:noProof/>
          </w:rPr>
          <w:t>2</w:t>
        </w:r>
      </w:fldSimple>
      <w:bookmarkEnd w:id="20"/>
      <w:r>
        <w:t>: Selected World Population Grid Datasets</w:t>
      </w:r>
      <w:r w:rsidR="009C1B12">
        <w:t xml:space="preserve">, adapted from Leyk et al. </w:t>
      </w:r>
      <w:r w:rsidR="009C1B12">
        <w:fldChar w:fldCharType="begin"/>
      </w:r>
      <w:r w:rsidR="009C1B12">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rsidR="009C1B12">
        <w:fldChar w:fldCharType="separate"/>
      </w:r>
      <w:r w:rsidR="009C1B12" w:rsidRPr="009C1B12">
        <w:rPr>
          <w:rFonts w:ascii="Arial" w:hAnsi="Arial" w:cs="Arial"/>
        </w:rPr>
        <w:t>(2019)</w:t>
      </w:r>
      <w:r w:rsidR="009C1B12">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7"/>
        <w:gridCol w:w="1453"/>
        <w:gridCol w:w="1305"/>
        <w:gridCol w:w="1307"/>
        <w:gridCol w:w="3000"/>
      </w:tblGrid>
      <w:tr w:rsidR="00785ACB" w14:paraId="02C08376" w14:textId="77777777" w:rsidTr="002C4BF8">
        <w:trPr>
          <w:tblHeader/>
        </w:trPr>
        <w:tc>
          <w:tcPr>
            <w:tcW w:w="1178" w:type="pct"/>
            <w:tcBorders>
              <w:top w:val="single" w:sz="8" w:space="0" w:color="auto"/>
              <w:bottom w:val="single" w:sz="8" w:space="0" w:color="auto"/>
            </w:tcBorders>
          </w:tcPr>
          <w:p w14:paraId="3CAC9039" w14:textId="44534046" w:rsidR="00FB3596" w:rsidRPr="00FB3596" w:rsidRDefault="00FB3596" w:rsidP="00414279">
            <w:pPr>
              <w:pStyle w:val="TableText"/>
            </w:pPr>
            <w:r w:rsidRPr="00FB3596">
              <w:t>Dataset</w:t>
            </w:r>
          </w:p>
        </w:tc>
        <w:tc>
          <w:tcPr>
            <w:tcW w:w="786" w:type="pct"/>
            <w:tcBorders>
              <w:top w:val="single" w:sz="8" w:space="0" w:color="auto"/>
              <w:bottom w:val="single" w:sz="8" w:space="0" w:color="auto"/>
            </w:tcBorders>
          </w:tcPr>
          <w:p w14:paraId="4325A1E4" w14:textId="15D2C3D6" w:rsidR="00FB3596" w:rsidRPr="00FB3596" w:rsidRDefault="00FB3596" w:rsidP="00414279">
            <w:pPr>
              <w:pStyle w:val="TableText"/>
            </w:pPr>
            <w:r w:rsidRPr="00FB3596">
              <w:t>Source</w:t>
            </w:r>
          </w:p>
        </w:tc>
        <w:tc>
          <w:tcPr>
            <w:tcW w:w="706" w:type="pct"/>
            <w:tcBorders>
              <w:top w:val="single" w:sz="8" w:space="0" w:color="auto"/>
              <w:bottom w:val="single" w:sz="8" w:space="0" w:color="auto"/>
            </w:tcBorders>
          </w:tcPr>
          <w:p w14:paraId="15C070BC" w14:textId="55882E1A" w:rsidR="00FB3596" w:rsidRPr="00FB3596" w:rsidRDefault="00FB3596" w:rsidP="00414279">
            <w:pPr>
              <w:pStyle w:val="TableText"/>
            </w:pPr>
            <w:r w:rsidRPr="00FB3596">
              <w:t>Method</w:t>
            </w:r>
          </w:p>
        </w:tc>
        <w:tc>
          <w:tcPr>
            <w:tcW w:w="707" w:type="pct"/>
            <w:tcBorders>
              <w:top w:val="single" w:sz="8" w:space="0" w:color="auto"/>
              <w:bottom w:val="single" w:sz="8" w:space="0" w:color="auto"/>
            </w:tcBorders>
          </w:tcPr>
          <w:p w14:paraId="12B1AC06" w14:textId="65501AAF" w:rsidR="00FB3596" w:rsidRPr="00FB3596" w:rsidRDefault="00FB3596" w:rsidP="00414279">
            <w:pPr>
              <w:pStyle w:val="TableText"/>
            </w:pPr>
            <w:r w:rsidRPr="00FB3596">
              <w:t>Spatial Resolution</w:t>
            </w:r>
          </w:p>
        </w:tc>
        <w:tc>
          <w:tcPr>
            <w:tcW w:w="1623" w:type="pct"/>
            <w:tcBorders>
              <w:top w:val="single" w:sz="8" w:space="0" w:color="auto"/>
              <w:bottom w:val="single" w:sz="8" w:space="0" w:color="auto"/>
            </w:tcBorders>
          </w:tcPr>
          <w:p w14:paraId="22CF8E1E" w14:textId="69657879" w:rsidR="00FB3596" w:rsidRPr="00FB3596" w:rsidRDefault="00FB3596" w:rsidP="00414279">
            <w:pPr>
              <w:pStyle w:val="TableText"/>
            </w:pPr>
            <w:r w:rsidRPr="00FB3596">
              <w:t>Ancillary data layers</w:t>
            </w:r>
          </w:p>
        </w:tc>
      </w:tr>
      <w:tr w:rsidR="00785ACB" w14:paraId="07AB5C10" w14:textId="77777777" w:rsidTr="00785ACB">
        <w:tc>
          <w:tcPr>
            <w:tcW w:w="1178" w:type="pct"/>
            <w:tcBorders>
              <w:top w:val="single" w:sz="8" w:space="0" w:color="auto"/>
            </w:tcBorders>
          </w:tcPr>
          <w:p w14:paraId="2E7FFF0A" w14:textId="396BEBC6" w:rsidR="00FB3596" w:rsidRDefault="00FB3596" w:rsidP="00414279">
            <w:pPr>
              <w:pStyle w:val="TableText"/>
            </w:pPr>
            <w:r>
              <w:t>Gridded Population of the World (GPW)</w:t>
            </w:r>
          </w:p>
        </w:tc>
        <w:tc>
          <w:tcPr>
            <w:tcW w:w="786" w:type="pct"/>
            <w:tcBorders>
              <w:top w:val="single" w:sz="8" w:space="0" w:color="auto"/>
            </w:tcBorders>
          </w:tcPr>
          <w:p w14:paraId="7F67ECD0" w14:textId="46971525" w:rsidR="00FB3596" w:rsidRPr="009C1B12" w:rsidRDefault="00FB3596" w:rsidP="00414279">
            <w:pPr>
              <w:pStyle w:val="TableText"/>
              <w:rPr>
                <w:vertAlign w:val="superscript"/>
              </w:rPr>
            </w:pPr>
            <w:proofErr w:type="spellStart"/>
            <w:r>
              <w:t>CIESIN</w:t>
            </w:r>
            <w:r w:rsidR="009C1B12">
              <w:rPr>
                <w:vertAlign w:val="superscript"/>
              </w:rPr>
              <w:t>a</w:t>
            </w:r>
            <w:proofErr w:type="spellEnd"/>
          </w:p>
        </w:tc>
        <w:tc>
          <w:tcPr>
            <w:tcW w:w="706" w:type="pct"/>
            <w:tcBorders>
              <w:top w:val="single" w:sz="8" w:space="0" w:color="auto"/>
            </w:tcBorders>
          </w:tcPr>
          <w:p w14:paraId="50F4D1A9" w14:textId="459A083F" w:rsidR="00FB3596" w:rsidRDefault="00FB3596" w:rsidP="00414279">
            <w:pPr>
              <w:pStyle w:val="TableText"/>
            </w:pPr>
            <w:r>
              <w:t>Areal weighting</w:t>
            </w:r>
          </w:p>
        </w:tc>
        <w:tc>
          <w:tcPr>
            <w:tcW w:w="707" w:type="pct"/>
            <w:tcBorders>
              <w:top w:val="single" w:sz="8" w:space="0" w:color="auto"/>
            </w:tcBorders>
          </w:tcPr>
          <w:p w14:paraId="5B1C2206" w14:textId="6BE1ABF1" w:rsidR="00FB3596" w:rsidRDefault="00FB3596" w:rsidP="00414279">
            <w:pPr>
              <w:pStyle w:val="TableText"/>
            </w:pPr>
            <w:r>
              <w:t>1km</w:t>
            </w:r>
          </w:p>
        </w:tc>
        <w:tc>
          <w:tcPr>
            <w:tcW w:w="1623" w:type="pct"/>
            <w:tcBorders>
              <w:top w:val="single" w:sz="8" w:space="0" w:color="auto"/>
            </w:tcBorders>
          </w:tcPr>
          <w:p w14:paraId="29A2769D" w14:textId="1B1B41B0" w:rsidR="00FB3596" w:rsidRDefault="009C1B12" w:rsidP="00414279">
            <w:pPr>
              <w:pStyle w:val="TableText"/>
            </w:pPr>
            <w:r>
              <w:t>Water bodies</w:t>
            </w:r>
          </w:p>
        </w:tc>
      </w:tr>
      <w:tr w:rsidR="00785ACB" w14:paraId="7C749E29" w14:textId="77777777" w:rsidTr="00785ACB">
        <w:tc>
          <w:tcPr>
            <w:tcW w:w="1178" w:type="pct"/>
          </w:tcPr>
          <w:p w14:paraId="53F77CD2" w14:textId="224693C2" w:rsidR="00FB3596" w:rsidRDefault="00FB3596" w:rsidP="00414279">
            <w:pPr>
              <w:pStyle w:val="TableText"/>
            </w:pPr>
            <w:r>
              <w:t>Global Human Settlement Layer – Population (GHS-POP)</w:t>
            </w:r>
          </w:p>
        </w:tc>
        <w:tc>
          <w:tcPr>
            <w:tcW w:w="786" w:type="pct"/>
          </w:tcPr>
          <w:p w14:paraId="587C682B" w14:textId="4BEAE097" w:rsidR="00FB3596" w:rsidRPr="009C1B12" w:rsidRDefault="00FB3596" w:rsidP="00414279">
            <w:pPr>
              <w:pStyle w:val="TableText"/>
              <w:rPr>
                <w:vertAlign w:val="superscript"/>
              </w:rPr>
            </w:pPr>
            <w:proofErr w:type="spellStart"/>
            <w:r>
              <w:t>JRC</w:t>
            </w:r>
            <w:r w:rsidR="009C1B12">
              <w:rPr>
                <w:vertAlign w:val="superscript"/>
              </w:rPr>
              <w:t>b</w:t>
            </w:r>
            <w:proofErr w:type="spellEnd"/>
            <w:r>
              <w:t xml:space="preserve"> and </w:t>
            </w:r>
            <w:proofErr w:type="spellStart"/>
            <w:r>
              <w:t>CIESIN</w:t>
            </w:r>
            <w:r w:rsidR="009C1B12">
              <w:rPr>
                <w:vertAlign w:val="superscript"/>
              </w:rPr>
              <w:t>a</w:t>
            </w:r>
            <w:proofErr w:type="spellEnd"/>
          </w:p>
        </w:tc>
        <w:tc>
          <w:tcPr>
            <w:tcW w:w="706" w:type="pct"/>
          </w:tcPr>
          <w:p w14:paraId="37B51855" w14:textId="3EE1F9C1" w:rsidR="00FB3596" w:rsidRDefault="00FB3596" w:rsidP="00414279">
            <w:pPr>
              <w:pStyle w:val="TableText"/>
            </w:pPr>
            <w:r>
              <w:t>Dasymetric</w:t>
            </w:r>
          </w:p>
        </w:tc>
        <w:tc>
          <w:tcPr>
            <w:tcW w:w="707" w:type="pct"/>
          </w:tcPr>
          <w:p w14:paraId="39733F22" w14:textId="5B3D668C" w:rsidR="00FB3596" w:rsidRDefault="00FB3596" w:rsidP="00414279">
            <w:pPr>
              <w:pStyle w:val="TableText"/>
            </w:pPr>
            <w:r>
              <w:t>250m</w:t>
            </w:r>
          </w:p>
        </w:tc>
        <w:tc>
          <w:tcPr>
            <w:tcW w:w="1623" w:type="pct"/>
          </w:tcPr>
          <w:p w14:paraId="4C8D2A16" w14:textId="11D1E466" w:rsidR="00FB3596" w:rsidRDefault="009C1B12" w:rsidP="00414279">
            <w:pPr>
              <w:pStyle w:val="TableText"/>
            </w:pPr>
            <w:r>
              <w:t>Built structures</w:t>
            </w:r>
          </w:p>
        </w:tc>
      </w:tr>
      <w:tr w:rsidR="00785ACB" w14:paraId="500E2960" w14:textId="77777777" w:rsidTr="00785ACB">
        <w:tc>
          <w:tcPr>
            <w:tcW w:w="1178" w:type="pct"/>
          </w:tcPr>
          <w:p w14:paraId="20E498D0" w14:textId="37BF9734" w:rsidR="00FB3596" w:rsidRDefault="00FB3596" w:rsidP="00414279">
            <w:pPr>
              <w:pStyle w:val="TableText"/>
            </w:pPr>
            <w:r>
              <w:t>WorldPop</w:t>
            </w:r>
          </w:p>
        </w:tc>
        <w:tc>
          <w:tcPr>
            <w:tcW w:w="786" w:type="pct"/>
          </w:tcPr>
          <w:p w14:paraId="7CC7183C" w14:textId="0500AE25" w:rsidR="00FB3596" w:rsidRDefault="00FB3596" w:rsidP="00414279">
            <w:pPr>
              <w:pStyle w:val="TableText"/>
            </w:pPr>
            <w:r>
              <w:t>University of Southampton</w:t>
            </w:r>
          </w:p>
        </w:tc>
        <w:tc>
          <w:tcPr>
            <w:tcW w:w="706" w:type="pct"/>
          </w:tcPr>
          <w:p w14:paraId="7CF9AA3B" w14:textId="4A00783E" w:rsidR="00FB3596" w:rsidRDefault="00FB3596" w:rsidP="00414279">
            <w:pPr>
              <w:pStyle w:val="TableText"/>
            </w:pPr>
            <w:r>
              <w:t>Statistical/ Dasymetric</w:t>
            </w:r>
          </w:p>
        </w:tc>
        <w:tc>
          <w:tcPr>
            <w:tcW w:w="707" w:type="pct"/>
          </w:tcPr>
          <w:p w14:paraId="1104A421" w14:textId="70F12E0E" w:rsidR="00FB3596" w:rsidRDefault="00FB3596" w:rsidP="00414279">
            <w:pPr>
              <w:pStyle w:val="TableText"/>
            </w:pPr>
            <w:r>
              <w:t>100m</w:t>
            </w:r>
            <w:r w:rsidR="00516505">
              <w:t>, 1km</w:t>
            </w:r>
          </w:p>
        </w:tc>
        <w:tc>
          <w:tcPr>
            <w:tcW w:w="1623" w:type="pct"/>
          </w:tcPr>
          <w:p w14:paraId="36004D6B" w14:textId="5F94A7FD" w:rsidR="00FB3596" w:rsidRDefault="009C1B12" w:rsidP="00414279">
            <w:pPr>
              <w:pStyle w:val="TableText"/>
            </w:pPr>
            <w:r>
              <w:t>Roads, Land cover, Built structures, Urban areas, Night-time lights, Infrastructure, Climate, Topography, Elevation, Water bodies</w:t>
            </w:r>
          </w:p>
        </w:tc>
      </w:tr>
      <w:tr w:rsidR="00785ACB" w14:paraId="3831CA0A" w14:textId="77777777" w:rsidTr="00785ACB">
        <w:tc>
          <w:tcPr>
            <w:tcW w:w="1178" w:type="pct"/>
          </w:tcPr>
          <w:p w14:paraId="4A5626F5" w14:textId="6136B19B" w:rsidR="00FB3596" w:rsidRDefault="00FB3596" w:rsidP="00414279">
            <w:pPr>
              <w:pStyle w:val="TableText"/>
            </w:pPr>
            <w:r>
              <w:t>LandScan Global</w:t>
            </w:r>
          </w:p>
        </w:tc>
        <w:tc>
          <w:tcPr>
            <w:tcW w:w="786" w:type="pct"/>
          </w:tcPr>
          <w:p w14:paraId="66217219" w14:textId="0CB6D6A7" w:rsidR="00FB3596" w:rsidRPr="009C1B12" w:rsidRDefault="00FB3596" w:rsidP="00414279">
            <w:pPr>
              <w:pStyle w:val="TableText"/>
              <w:rPr>
                <w:vertAlign w:val="superscript"/>
              </w:rPr>
            </w:pPr>
            <w:proofErr w:type="spellStart"/>
            <w:r>
              <w:t>ORNL</w:t>
            </w:r>
            <w:r w:rsidR="009C1B12">
              <w:rPr>
                <w:vertAlign w:val="superscript"/>
              </w:rPr>
              <w:t>c</w:t>
            </w:r>
            <w:proofErr w:type="spellEnd"/>
          </w:p>
        </w:tc>
        <w:tc>
          <w:tcPr>
            <w:tcW w:w="706" w:type="pct"/>
          </w:tcPr>
          <w:p w14:paraId="2C2314E8" w14:textId="5609DDDE" w:rsidR="00FB3596" w:rsidRDefault="00FB3596" w:rsidP="00414279">
            <w:pPr>
              <w:pStyle w:val="TableText"/>
            </w:pPr>
            <w:r>
              <w:t>Smart interpolation</w:t>
            </w:r>
          </w:p>
        </w:tc>
        <w:tc>
          <w:tcPr>
            <w:tcW w:w="707" w:type="pct"/>
          </w:tcPr>
          <w:p w14:paraId="58E5CA5E" w14:textId="7B408F52" w:rsidR="00FB3596" w:rsidRDefault="00FB3596" w:rsidP="00414279">
            <w:pPr>
              <w:pStyle w:val="TableText"/>
            </w:pPr>
            <w:r>
              <w:t>30 arcsec</w:t>
            </w:r>
          </w:p>
        </w:tc>
        <w:tc>
          <w:tcPr>
            <w:tcW w:w="1623" w:type="pct"/>
          </w:tcPr>
          <w:p w14:paraId="1D33DAE0" w14:textId="655973CE" w:rsidR="00FB3596" w:rsidRDefault="009C1B12" w:rsidP="00414279">
            <w:pPr>
              <w:pStyle w:val="TableText"/>
            </w:pPr>
            <w:r>
              <w:t>Roads, Land cover, Built structures, Urban areas, Infrastructure, Climate, Topography, Elevation, Water bodies</w:t>
            </w:r>
          </w:p>
        </w:tc>
      </w:tr>
      <w:tr w:rsidR="00785ACB" w14:paraId="0D81637D" w14:textId="77777777" w:rsidTr="00785ACB">
        <w:tc>
          <w:tcPr>
            <w:tcW w:w="1178" w:type="pct"/>
            <w:tcBorders>
              <w:bottom w:val="single" w:sz="8" w:space="0" w:color="auto"/>
            </w:tcBorders>
          </w:tcPr>
          <w:p w14:paraId="6920AEA8" w14:textId="0285614A" w:rsidR="00FB3596" w:rsidRDefault="00FB3596" w:rsidP="00414279">
            <w:pPr>
              <w:pStyle w:val="TableText"/>
            </w:pPr>
            <w:r>
              <w:t>World Population Estimate (WPE)</w:t>
            </w:r>
          </w:p>
        </w:tc>
        <w:tc>
          <w:tcPr>
            <w:tcW w:w="786" w:type="pct"/>
            <w:tcBorders>
              <w:bottom w:val="single" w:sz="8" w:space="0" w:color="auto"/>
            </w:tcBorders>
          </w:tcPr>
          <w:p w14:paraId="25D958BF" w14:textId="2400E224" w:rsidR="00FB3596" w:rsidRPr="009C1B12" w:rsidRDefault="00FB3596" w:rsidP="00414279">
            <w:pPr>
              <w:pStyle w:val="TableText"/>
              <w:rPr>
                <w:vertAlign w:val="superscript"/>
              </w:rPr>
            </w:pPr>
            <w:r>
              <w:t>E</w:t>
            </w:r>
            <w:r w:rsidR="009C1B12">
              <w:t>sri</w:t>
            </w:r>
          </w:p>
        </w:tc>
        <w:tc>
          <w:tcPr>
            <w:tcW w:w="706" w:type="pct"/>
            <w:tcBorders>
              <w:bottom w:val="single" w:sz="8" w:space="0" w:color="auto"/>
            </w:tcBorders>
          </w:tcPr>
          <w:p w14:paraId="1E2E5894" w14:textId="2FB3993F" w:rsidR="00FB3596" w:rsidRDefault="00FB3596" w:rsidP="00414279">
            <w:pPr>
              <w:pStyle w:val="TableText"/>
            </w:pPr>
            <w:r>
              <w:t>Dasymetric redistribution</w:t>
            </w:r>
          </w:p>
        </w:tc>
        <w:tc>
          <w:tcPr>
            <w:tcW w:w="707" w:type="pct"/>
            <w:tcBorders>
              <w:bottom w:val="single" w:sz="8" w:space="0" w:color="auto"/>
            </w:tcBorders>
          </w:tcPr>
          <w:p w14:paraId="7308DA4A" w14:textId="4A7FC848" w:rsidR="00FB3596" w:rsidRDefault="00FB3596" w:rsidP="00414279">
            <w:pPr>
              <w:pStyle w:val="TableText"/>
            </w:pPr>
            <w:r>
              <w:t>150m</w:t>
            </w:r>
          </w:p>
        </w:tc>
        <w:tc>
          <w:tcPr>
            <w:tcW w:w="1623" w:type="pct"/>
            <w:tcBorders>
              <w:bottom w:val="single" w:sz="8" w:space="0" w:color="auto"/>
            </w:tcBorders>
          </w:tcPr>
          <w:p w14:paraId="0345AF07" w14:textId="0F9C2186" w:rsidR="00FB3596" w:rsidRDefault="009C1B12" w:rsidP="00414279">
            <w:pPr>
              <w:pStyle w:val="TableText"/>
            </w:pPr>
            <w:r>
              <w:t>Roads, Land cover, Urban areas, Water bodies</w:t>
            </w:r>
          </w:p>
        </w:tc>
      </w:tr>
    </w:tbl>
    <w:p w14:paraId="5D0BA025" w14:textId="09728B57" w:rsidR="00967305" w:rsidRDefault="009C1B12" w:rsidP="00414279">
      <w:pPr>
        <w:pStyle w:val="TableNotes"/>
      </w:pPr>
      <w:r>
        <w:rPr>
          <w:vertAlign w:val="superscript"/>
        </w:rPr>
        <w:lastRenderedPageBreak/>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r w:rsidR="00785ACB">
        <w:t>.</w:t>
      </w:r>
    </w:p>
    <w:p w14:paraId="00916707" w14:textId="423E120B" w:rsidR="008071D3" w:rsidRDefault="002E6AB9" w:rsidP="00E56C6F">
      <w:r>
        <w:t>Th</w:t>
      </w:r>
      <w:r w:rsidR="007C27E8">
        <w:t xml:space="preserve">e most straightforward method of spatial disaggregation </w:t>
      </w:r>
      <w:r w:rsidR="00AC180E">
        <w:t xml:space="preserve">is </w:t>
      </w:r>
      <w:proofErr w:type="spellStart"/>
      <w:r w:rsidR="00AC180E">
        <w:t>areal</w:t>
      </w:r>
      <w:proofErr w:type="spellEnd"/>
      <w:r w:rsidR="00AC180E">
        <w:t xml:space="preserve"> weighting, where data from the source zone (such as the total population of a district) is evenly distributed across the gridded cells within it. Areal weighting benefits from low computational power and no 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8A39DC">
        <w:t xml:space="preserve">, necessitating the development of more complex models which can incorporate knowledge from additional sources. </w:t>
      </w:r>
      <w:r w:rsidR="00BE1EFE">
        <w:t xml:space="preserve">A </w:t>
      </w:r>
      <w:r w:rsidR="004925BB">
        <w:t>common</w:t>
      </w:r>
      <w:r w:rsidR="00BE1EFE">
        <w:t xml:space="preserve"> approach is dasymetric mapping, which divides the area into homogenous zones based on the variable of interest </w:t>
      </w:r>
      <w:r w:rsidR="00BE1EFE">
        <w:fldChar w:fldCharType="begin"/>
      </w:r>
      <w:r w:rsidR="00BE1EFE">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rsidR="00BE1EFE">
        <w:fldChar w:fldCharType="separate"/>
      </w:r>
      <w:r w:rsidR="00BE1EFE" w:rsidRPr="00BE1EFE">
        <w:rPr>
          <w:rFonts w:ascii="Arial" w:hAnsi="Arial" w:cs="Arial"/>
        </w:rPr>
        <w:t>(Eicher and Brewer, 2001)</w:t>
      </w:r>
      <w:r w:rsidR="00BE1EFE">
        <w:fldChar w:fldCharType="end"/>
      </w:r>
      <w:r w:rsidR="00BE1EFE">
        <w:t xml:space="preserve">. </w:t>
      </w:r>
      <w:r w:rsidR="005A2CCD">
        <w:t>For example, remote sensing data can be used to identify water bodies and other non-inhabitable areas within a</w:t>
      </w:r>
      <w:r w:rsidR="006B76BC">
        <w:t xml:space="preserve"> zone</w:t>
      </w:r>
      <w:r w:rsidR="003F1712">
        <w:t xml:space="preserve">, and limit these cells to a value of zero, creating a ‘mask’. Population count can then be proportionally distributed across the non-zero cells, to produce a more accurate estimate of the real spatial distribution of population. This method is referred to as binary dasymetric mapping or binary masking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 xml:space="preserve">. </w:t>
      </w:r>
      <w:r w:rsidR="00774F9D">
        <w:t xml:space="preserve">WorldPop products refer to </w:t>
      </w:r>
      <w:r w:rsidR="00E56C6F">
        <w:t xml:space="preserve">variations of </w:t>
      </w:r>
      <w:r w:rsidR="00774F9D">
        <w:t xml:space="preserve">this method as </w:t>
      </w:r>
      <w:r w:rsidR="00774F9D" w:rsidRPr="00774F9D">
        <w:rPr>
          <w:i/>
          <w:iCs/>
        </w:rPr>
        <w:t>top-down constrained</w:t>
      </w:r>
      <w:r w:rsidR="00774F9D">
        <w:t xml:space="preserve">, where population is distributed only across grid cells identified as containing built settlements, as opposed to </w:t>
      </w:r>
      <w:r w:rsidR="00774F9D" w:rsidRPr="00774F9D">
        <w:rPr>
          <w:i/>
          <w:iCs/>
        </w:rPr>
        <w:t>top-down unconstrained</w:t>
      </w:r>
      <w:r w:rsidR="00774F9D">
        <w:t xml:space="preserve">, where population is distributed across all cells </w:t>
      </w:r>
      <w:r w:rsidR="00774F9D">
        <w:fldChar w:fldCharType="begin"/>
      </w:r>
      <w:r w:rsidR="00774F9D">
        <w:instrText xml:space="preserve"> ADDIN ZOTERO_ITEM CSL_CITATION {"citationID":"LLqVex5T","properties":{"formattedCitation":"(Stevens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774F9D">
        <w:fldChar w:fldCharType="separate"/>
      </w:r>
      <w:r w:rsidR="00774F9D" w:rsidRPr="00774F9D">
        <w:rPr>
          <w:rFonts w:ascii="Arial" w:hAnsi="Arial" w:cs="Arial"/>
          <w:szCs w:val="24"/>
        </w:rPr>
        <w:t xml:space="preserve">(Stevens </w:t>
      </w:r>
      <w:r w:rsidR="00774F9D" w:rsidRPr="00774F9D">
        <w:rPr>
          <w:rFonts w:ascii="Arial" w:hAnsi="Arial" w:cs="Arial"/>
          <w:i/>
          <w:iCs/>
          <w:szCs w:val="24"/>
        </w:rPr>
        <w:t>et al.</w:t>
      </w:r>
      <w:r w:rsidR="00774F9D" w:rsidRPr="00774F9D">
        <w:rPr>
          <w:rFonts w:ascii="Arial" w:hAnsi="Arial" w:cs="Arial"/>
          <w:szCs w:val="24"/>
        </w:rPr>
        <w:t>, 2015)</w:t>
      </w:r>
      <w:r w:rsidR="00774F9D">
        <w:fldChar w:fldCharType="end"/>
      </w:r>
      <w:r w:rsidR="00774F9D">
        <w:t xml:space="preserve">. </w:t>
      </w:r>
    </w:p>
    <w:p w14:paraId="13477E5C" w14:textId="73EBAF90" w:rsidR="00B4628E" w:rsidRPr="00B4628E" w:rsidRDefault="00B4628E" w:rsidP="00E56C6F">
      <w:pPr>
        <w:rPr>
          <w:color w:val="4472C4" w:themeColor="accent1"/>
        </w:rPr>
      </w:pPr>
      <w:r>
        <w:rPr>
          <w:color w:val="4472C4" w:themeColor="accent1"/>
        </w:rPr>
        <w:t>*Add section discussing the limitations of existing applications, and findings from review papers (</w:t>
      </w:r>
      <w:proofErr w:type="gramStart"/>
      <w:r>
        <w:rPr>
          <w:color w:val="4472C4" w:themeColor="accent1"/>
        </w:rPr>
        <w:t>e.g.</w:t>
      </w:r>
      <w:proofErr w:type="gramEnd"/>
      <w:r>
        <w:rPr>
          <w:color w:val="4472C4" w:themeColor="accent1"/>
        </w:rPr>
        <w:t xml:space="preserve"> Comber 2019)</w:t>
      </w:r>
    </w:p>
    <w:p w14:paraId="77D2A7E2" w14:textId="2F57007D" w:rsidR="009325C2" w:rsidRDefault="009325C2" w:rsidP="00E56C6F">
      <w:r>
        <w:t xml:space="preserve">An </w:t>
      </w:r>
      <w:r w:rsidR="000B3319">
        <w:t>alternative</w:t>
      </w:r>
      <w:r>
        <w:t xml:space="preserve"> method is the incorporation of pycnophylactic interpolation, or the ‘mass-preserving’ property, which requires that the sum of pixel estimates is equal to the supplied population of the source zone or polygon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Tobler </w:t>
      </w:r>
      <w:r>
        <w:fldChar w:fldCharType="begin"/>
      </w:r>
      <w:r w:rsidR="000B3319">
        <w:instrText xml:space="preserve"> ADDIN ZOTERO_ITEM CSL_CITATION {"citationID":"H5fTrbUN","properties":{"formattedCitation":"(1979)","plainCitation":"(1979)","noteIndex":0},"citationItems":[{"id":6273,"uris":["http://zotero.org/users/10222370/items/4DQ2RWXZ"],"itemData":{"id":6273,"type":"article-journal","abstract":"Census enumerations are usually packaged in irregularly shaped geographical regions. Interior values can be interpolated for such regions, without specification of \"control points,\" by using an analogy to elliptical partial differential equations. A solution procedure is suggested, using finite difference methods with classical boundary conditions. In order to estimate densities, an additional nonnegativity condition is required. Smooth contour maps, which satisfy the volume preserving and nonnegativity constraints, illustrate the method using actual geographical data. It is suggested that the procedure may be used to convert observations from one bureaucratic partitioning of a geographical area to another.","container-title":"Journal of the American Statistical Association","DOI":"10.2307/2286968","ISSN":"0162-1459","issue":"367","note":"publisher: [American Statistical Association, Taylor &amp; Francis, Ltd.]","page":"519-530","source":"JSTOR","title":"Smooth Pycnophylactic Interpolation for Geographical Regions","volume":"74","author":[{"family":"Tobler","given":"Waldo R."}],"issued":{"date-parts":[["1979"]]},"citation-key":"toblerSmoothPycnophylacticInterpolation1979"},"label":"page","suppress-author":true}],"schema":"https://github.com/citation-style-language/schema/raw/master/csl-citation.json"} </w:instrText>
      </w:r>
      <w:r>
        <w:fldChar w:fldCharType="separate"/>
      </w:r>
      <w:r w:rsidR="000B3319" w:rsidRPr="000B3319">
        <w:rPr>
          <w:rFonts w:ascii="Arial" w:hAnsi="Arial" w:cs="Arial"/>
        </w:rPr>
        <w:t>(1979)</w:t>
      </w:r>
      <w:r>
        <w:fldChar w:fldCharType="end"/>
      </w:r>
      <w:r w:rsidR="000B3319">
        <w:t xml:space="preserve"> described the process of pycnophylactic smoothing, where the weighted average of a pixels neighbours is used to iteratively smooth the population values in grid cells whilst ensuring the mass-preserving property is met, as a method to lessen the effect of sharp changes in population density estimates at the boundaries of source zones</w:t>
      </w:r>
      <w:r w:rsidR="00474658">
        <w:t xml:space="preserve"> (figure 1)</w:t>
      </w:r>
      <w:r w:rsidR="000B3319">
        <w:t xml:space="preserve">.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r w:rsidR="00CD3F46">
        <w:t xml:space="preserve">In most cases, </w:t>
      </w:r>
      <w:r w:rsidR="000973FE">
        <w:t xml:space="preserve">when compared directly, </w:t>
      </w:r>
      <w:r w:rsidR="00CD3F46">
        <w:t xml:space="preserve">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rsidR="000973FE">
        <w:t>.</w:t>
      </w:r>
    </w:p>
    <w:p w14:paraId="6E3D93BE" w14:textId="77777777" w:rsidR="00736193" w:rsidRDefault="00736193" w:rsidP="00736193">
      <w:pPr>
        <w:keepNext/>
      </w:pPr>
      <w:r>
        <w:rPr>
          <w:noProof/>
          <w:color w:val="4472C4" w:themeColor="accent1"/>
        </w:rPr>
        <w:lastRenderedPageBreak/>
        <w:drawing>
          <wp:inline distT="0" distB="0" distL="0" distR="0" wp14:anchorId="5CFC4AFF" wp14:editId="1D5304D5">
            <wp:extent cx="5569236" cy="4940554"/>
            <wp:effectExtent l="0" t="0" r="0" b="0"/>
            <wp:docPr id="776088148" name="Picture 1" descr="A picture containing screenshot, colorfulness, cub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8148" name="Picture 1" descr="A picture containing screenshot, colorfulness, cube, desig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9236" cy="4940554"/>
                    </a:xfrm>
                    <a:prstGeom prst="rect">
                      <a:avLst/>
                    </a:prstGeom>
                  </pic:spPr>
                </pic:pic>
              </a:graphicData>
            </a:graphic>
          </wp:inline>
        </w:drawing>
      </w:r>
    </w:p>
    <w:p w14:paraId="1AA87D52" w14:textId="73C83C21" w:rsidR="00736193" w:rsidRPr="008071D3" w:rsidRDefault="00736193" w:rsidP="00736193">
      <w:pPr>
        <w:pStyle w:val="Caption"/>
        <w:rPr>
          <w:color w:val="4472C4" w:themeColor="accent1"/>
        </w:rPr>
      </w:pPr>
      <w:r>
        <w:t xml:space="preserve">Figure </w:t>
      </w:r>
      <w:fldSimple w:instr=" SEQ Figure \* ARABIC ">
        <w:r w:rsidR="00674B42">
          <w:rPr>
            <w:noProof/>
          </w:rPr>
          <w:t>1</w:t>
        </w:r>
      </w:fldSimple>
      <w:r>
        <w:t xml:space="preserve">: Illustrative diagram of pycnophylactic interpolation, from Deichmann </w:t>
      </w:r>
      <w:r>
        <w:fldChar w:fldCharType="begin"/>
      </w:r>
      <w:r>
        <w:instrText xml:space="preserve"> ADDIN ZOTERO_ITEM CSL_CITATION {"citationID":"LPq6xo07","properties":{"formattedCitation":"(1996, p. 33)","plainCitation":"(1996, p. 33)","noteIndex":0},"citationItems":[{"id":3158,"uris":["http://zotero.org/users/10222370/items/DYFAM2Q6"],"itemData":{"id":3158,"type":"report","abstract":"The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locator":"33","label":"page","suppress-author":true}],"schema":"https://github.com/citation-style-language/schema/raw/master/csl-citation.json"} </w:instrText>
      </w:r>
      <w:r>
        <w:fldChar w:fldCharType="separate"/>
      </w:r>
      <w:r w:rsidRPr="00736193">
        <w:rPr>
          <w:rFonts w:ascii="Arial" w:hAnsi="Arial" w:cs="Arial"/>
        </w:rPr>
        <w:t>(1996, p. 33)</w:t>
      </w:r>
      <w:r>
        <w:fldChar w:fldCharType="end"/>
      </w:r>
    </w:p>
    <w:p w14:paraId="5F19EC76" w14:textId="342E2431" w:rsidR="008071D3" w:rsidRDefault="00BF45CD" w:rsidP="00C61E47">
      <w:r>
        <w:t xml:space="preserve">Alternative to </w:t>
      </w:r>
      <w:r w:rsidR="00117DF6">
        <w:t>these ‘</w:t>
      </w:r>
      <w:r>
        <w:t>top-down</w:t>
      </w:r>
      <w:r w:rsidR="00117DF6">
        <w:t>’ methods of</w:t>
      </w:r>
      <w:r>
        <w:t xml:space="preserve"> spatial disaggregation, ‘b</w:t>
      </w:r>
      <w:r w:rsidR="008071D3">
        <w:t>ottom-up</w:t>
      </w:r>
      <w:r>
        <w:t>’</w:t>
      </w:r>
      <w:r w:rsidR="008071D3">
        <w:t xml:space="preserve"> approaches</w:t>
      </w:r>
      <w:r>
        <w:t xml:space="preserve"> for small area estimation </w:t>
      </w:r>
      <w:r w:rsidR="00117DF6">
        <w:t>can</w:t>
      </w:r>
      <w:r>
        <w:t xml:space="preserve"> be used to produce gridded population estimates. These methods</w:t>
      </w:r>
      <w:r w:rsidR="008071D3">
        <w:t xml:space="preserve"> are designed for estimating population </w:t>
      </w:r>
      <w:r>
        <w:t>distribution</w:t>
      </w:r>
      <w:r w:rsidR="008071D3">
        <w:t xml:space="preserve"> in the absence of high-level source data</w:t>
      </w:r>
      <w:r w:rsidR="007F79C8">
        <w:t xml:space="preserve"> </w:t>
      </w:r>
      <w:r w:rsidR="008071D3">
        <w:t>such as a national or regional census</w:t>
      </w:r>
      <w:r>
        <w:t>, or when such data is out-of-date or known to be inaccurate</w:t>
      </w:r>
      <w:r w:rsidR="007F79C8">
        <w:t xml:space="preserve"> </w:t>
      </w:r>
      <w:r w:rsidR="007F79C8">
        <w:fldChar w:fldCharType="begin"/>
      </w:r>
      <w:r w:rsidR="007F79C8">
        <w:instrText xml:space="preserve"> ADDIN ZOTERO_ITEM CSL_CITATION {"citationID":"h3pifoIy","properties":{"formattedCitation":"(Wardrop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7F79C8">
        <w:fldChar w:fldCharType="separate"/>
      </w:r>
      <w:r w:rsidR="007F79C8" w:rsidRPr="007F79C8">
        <w:rPr>
          <w:rFonts w:ascii="Arial" w:hAnsi="Arial" w:cs="Arial"/>
          <w:szCs w:val="24"/>
        </w:rPr>
        <w:t xml:space="preserve">(Wardrop </w:t>
      </w:r>
      <w:r w:rsidR="007F79C8" w:rsidRPr="007F79C8">
        <w:rPr>
          <w:rFonts w:ascii="Arial" w:hAnsi="Arial" w:cs="Arial"/>
          <w:i/>
          <w:iCs/>
          <w:szCs w:val="24"/>
        </w:rPr>
        <w:t>et al.</w:t>
      </w:r>
      <w:r w:rsidR="007F79C8" w:rsidRPr="007F79C8">
        <w:rPr>
          <w:rFonts w:ascii="Arial" w:hAnsi="Arial" w:cs="Arial"/>
          <w:szCs w:val="24"/>
        </w:rPr>
        <w:t>, 2018)</w:t>
      </w:r>
      <w:r w:rsidR="007F79C8">
        <w:fldChar w:fldCharType="end"/>
      </w:r>
      <w:r w:rsidR="008071D3">
        <w:t xml:space="preserve">. </w:t>
      </w:r>
      <w:r>
        <w:t xml:space="preserve">However, bottom-up estimation requires </w:t>
      </w:r>
      <w:r w:rsidR="00CD3383">
        <w:t xml:space="preserve">the completion of tailored geo-located field surveys, and are generally viewed as complementary to traditional census enumeration in data-poor settings </w:t>
      </w:r>
      <w:r w:rsidR="00CD3383">
        <w:fldChar w:fldCharType="begin"/>
      </w:r>
      <w:r w:rsidR="00CD3383">
        <w:instrText xml:space="preserve"> ADDIN ZOTERO_ITEM CSL_CITATION {"citationID":"elTV9K3v","properties":{"formattedCitation":"(Leyk {\\i{}et al.}, 2019)","plainCitation":"(Leyk et al., 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J."},{"family":"Pesaresi","given":"Martino"}],"issued":{"date-parts":[["2019",9,11]]},"citation-key":"leykSpatialAllocationPopulation2019"}}],"schema":"https://github.com/citation-style-language/schema/raw/master/csl-citation.json"} </w:instrText>
      </w:r>
      <w:r w:rsidR="00CD3383">
        <w:fldChar w:fldCharType="separate"/>
      </w:r>
      <w:r w:rsidR="00CD3383" w:rsidRPr="00CD3383">
        <w:rPr>
          <w:rFonts w:ascii="Arial" w:hAnsi="Arial" w:cs="Arial"/>
          <w:szCs w:val="24"/>
        </w:rPr>
        <w:t xml:space="preserve">(Leyk </w:t>
      </w:r>
      <w:r w:rsidR="00CD3383" w:rsidRPr="00CD3383">
        <w:rPr>
          <w:rFonts w:ascii="Arial" w:hAnsi="Arial" w:cs="Arial"/>
          <w:i/>
          <w:iCs/>
          <w:szCs w:val="24"/>
        </w:rPr>
        <w:t>et al.</w:t>
      </w:r>
      <w:r w:rsidR="00CD3383" w:rsidRPr="00CD3383">
        <w:rPr>
          <w:rFonts w:ascii="Arial" w:hAnsi="Arial" w:cs="Arial"/>
          <w:szCs w:val="24"/>
        </w:rPr>
        <w:t>, 2019)</w:t>
      </w:r>
      <w:r w:rsidR="00CD3383">
        <w:fldChar w:fldCharType="end"/>
      </w:r>
      <w:r w:rsidR="00CD3383">
        <w:t xml:space="preserve">. </w:t>
      </w:r>
    </w:p>
    <w:p w14:paraId="1DB7EE00" w14:textId="2B1A2099" w:rsidR="00D96ED1" w:rsidRDefault="00C10490" w:rsidP="00C61E47">
      <w:r>
        <w:t>Although there has been</w:t>
      </w:r>
      <w:r w:rsidR="002E6AB9">
        <w:t xml:space="preserve"> extensive research and methodological development in the field of population disaggregation,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r w:rsidR="00D36FF4">
        <w:t xml:space="preserve">An early study by Eicher and Brewer </w:t>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w:t>
      </w:r>
      <w:r w:rsidR="00D36FF4">
        <w:lastRenderedPageBreak/>
        <w:t xml:space="preserve">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 xml:space="preserve">(Szarka and </w:t>
      </w:r>
      <w:proofErr w:type="spellStart"/>
      <w:r w:rsidR="00D36FF4" w:rsidRPr="00D36FF4">
        <w:rPr>
          <w:rFonts w:ascii="Arial" w:hAnsi="Arial" w:cs="Arial"/>
        </w:rPr>
        <w:t>Biljecki</w:t>
      </w:r>
      <w:proofErr w:type="spellEnd"/>
      <w:r w:rsidR="00D36FF4" w:rsidRPr="00D36FF4">
        <w:rPr>
          <w:rFonts w:ascii="Arial" w:hAnsi="Arial" w:cs="Arial"/>
        </w:rPr>
        <w:t>, 2022)</w:t>
      </w:r>
      <w:r w:rsidR="006F49BD">
        <w:fldChar w:fldCharType="end"/>
      </w:r>
      <w:r w:rsidR="00D36FF4">
        <w:t xml:space="preserve">, to </w:t>
      </w:r>
      <w:r w:rsidR="007A4ED6">
        <w:t>estimate elderly populations at the neighbourhood scale</w:t>
      </w:r>
      <w:r w:rsidR="006F3561">
        <w:t xml:space="preserve">. </w:t>
      </w:r>
      <w:r w:rsidR="008905B5">
        <w:t xml:space="preserve">The WorldPop research unit regularly produce national and regional gridded maps across health and social indicators, such as vaccination coverage,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In assessing agricultural populations, only one relevant study was identified</w:t>
      </w:r>
      <w:r w:rsidR="00FD3D3A">
        <w:t>,</w:t>
      </w:r>
      <w:r w:rsidR="00880D06">
        <w:t xml:space="preserve"> which estimated the proportion of primary sector labourers </w:t>
      </w:r>
      <w:r w:rsidR="00213F6D">
        <w:t xml:space="preserve">at the parish level in Portugal </w:t>
      </w:r>
      <w:r w:rsidR="00D96ED1">
        <w:t xml:space="preserve">using a hybrid 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p>
    <w:p w14:paraId="3FD5A22A" w14:textId="27FB713E" w:rsidR="00AD4F2B" w:rsidRDefault="0030188D" w:rsidP="00AD4F2B">
      <w:commentRangeStart w:id="21"/>
      <w:commentRangeEnd w:id="21"/>
      <w:r>
        <w:rPr>
          <w:rStyle w:val="CommentReference"/>
        </w:rPr>
        <w:commentReference w:id="21"/>
      </w:r>
      <w:r w:rsidR="00474658">
        <w:t xml:space="preserve">The spatial disaggregation of population into fine spatial scales is a rich field of </w:t>
      </w:r>
      <w:r w:rsidR="00E76E3B">
        <w:t>research and</w:t>
      </w:r>
      <w:r w:rsidR="00474658">
        <w:t xml:space="preserve"> has benefitted from extensive methodological development and innovation alongside improved data quality through censuses, surveys, and increasingly available earth observation data. However, the</w:t>
      </w:r>
      <w:r w:rsidR="00E76E3B">
        <w:t xml:space="preserve">re is a clear gap in applying these methods to estimate agricultural populations, particularly in the context of developing regions such as rural India, where </w:t>
      </w:r>
      <w:r w:rsidR="00CA4505">
        <w:t>such data</w:t>
      </w:r>
      <w:r w:rsidR="00E76E3B">
        <w:t xml:space="preserve"> can provide an indication of the local water demand</w:t>
      </w:r>
      <w:r w:rsidR="00CA4505">
        <w:t xml:space="preserve"> and development need</w:t>
      </w:r>
      <w:r w:rsidR="00E76E3B">
        <w:t xml:space="preserve">.  </w:t>
      </w:r>
    </w:p>
    <w:p w14:paraId="16E3F7A0" w14:textId="59E96173" w:rsidR="00AD4F2B" w:rsidRPr="00AD4F2B" w:rsidRDefault="00AD4F2B" w:rsidP="00AD4F2B">
      <w:pPr>
        <w:pStyle w:val="Heading3"/>
        <w:numPr>
          <w:ilvl w:val="1"/>
          <w:numId w:val="22"/>
        </w:numPr>
      </w:pPr>
      <w:bookmarkStart w:id="22" w:name="_Toc143033249"/>
      <w:r>
        <w:t>Justification</w:t>
      </w:r>
      <w:bookmarkEnd w:id="22"/>
    </w:p>
    <w:p w14:paraId="5F572780" w14:textId="0F9F57A2" w:rsidR="0016327D" w:rsidRPr="00AD4F2B" w:rsidRDefault="00B75936" w:rsidP="0016327D">
      <w:r>
        <w:rPr>
          <w:i/>
          <w:iCs/>
        </w:rPr>
        <w:t xml:space="preserve">After introducing the concepts and alternative approaches in LR sections above, introduce the chosen method for my study and explicitly justify why, linking to the discussion previous. </w:t>
      </w:r>
    </w:p>
    <w:p w14:paraId="54D03507" w14:textId="74A04265" w:rsidR="00700562" w:rsidRPr="000D00BB" w:rsidRDefault="00700562" w:rsidP="0016327D">
      <w:r>
        <w:rPr>
          <w:color w:val="FF0000"/>
        </w:rPr>
        <w:t>[</w:t>
      </w:r>
      <w:r w:rsidR="000D00BB">
        <w:rPr>
          <w:color w:val="FF0000"/>
        </w:rPr>
        <w:t>Description of analysis tools and environment – python version, packages, computer RAM</w:t>
      </w:r>
      <w:r>
        <w:rPr>
          <w:color w:val="FF0000"/>
        </w:rPr>
        <w:t xml:space="preserve">] </w:t>
      </w:r>
      <w:r w:rsidR="000D00BB">
        <w:t>All analysis was conducted using Python v3.10.9</w:t>
      </w:r>
      <w:r w:rsidR="00BB6620">
        <w:t xml:space="preserve">. Details of packages used, the python environment, and the code can be accessed from the Github repository for the project </w:t>
      </w:r>
      <w:r w:rsidR="00BB6620">
        <w:t>(</w:t>
      </w:r>
      <w:hyperlink r:id="rId11" w:history="1">
        <w:r w:rsidR="00BB6620" w:rsidRPr="00B158C9">
          <w:rPr>
            <w:rStyle w:val="Hyperlink"/>
          </w:rPr>
          <w:t>https://github.com/joepost/india_adp</w:t>
        </w:r>
      </w:hyperlink>
      <w:r w:rsidR="00BB6620">
        <w:t>).</w:t>
      </w:r>
    </w:p>
    <w:p w14:paraId="27DCB736" w14:textId="6D38C62E" w:rsidR="00AD4F2B" w:rsidRPr="00AD4F2B" w:rsidRDefault="00AD4F2B" w:rsidP="00AD4F2B">
      <w:pPr>
        <w:pStyle w:val="Heading3"/>
        <w:numPr>
          <w:ilvl w:val="1"/>
          <w:numId w:val="22"/>
        </w:numPr>
      </w:pPr>
      <w:bookmarkStart w:id="23" w:name="_Toc143033250"/>
      <w:r>
        <w:t>Data Sources</w:t>
      </w:r>
      <w:bookmarkEnd w:id="23"/>
    </w:p>
    <w:p w14:paraId="265198BE" w14:textId="77777777" w:rsidR="008276D4" w:rsidRDefault="0016327D" w:rsidP="0016327D">
      <w:r>
        <w:t xml:space="preserve">There are four key sources of data that form the input for this analysis: the Dynamic World land cover dataset (DW), the Global Human Settlement Layer – Settlement Model Grid (GHS-SMOD), the WorldPop gridded population estimates, and tables from the Indian Census 2011. </w:t>
      </w:r>
    </w:p>
    <w:p w14:paraId="6A8CA55B" w14:textId="0C3DA1EC"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Bare Ground, and Snow &amp; Ice. </w:t>
      </w:r>
      <w:r w:rsidR="00EF2DB8">
        <w:t>For this study, the</w:t>
      </w:r>
      <w:r w:rsidR="006639D8">
        <w:t xml:space="preserve"> DW layer </w:t>
      </w:r>
      <w:r w:rsidR="00A83330">
        <w:t>was</w:t>
      </w:r>
      <w:r w:rsidR="006639D8">
        <w:t xml:space="preserve"> extracted from </w:t>
      </w:r>
      <w:r w:rsidR="0045305C">
        <w:t xml:space="preserve">Google </w:t>
      </w:r>
      <w:r w:rsidR="0045305C">
        <w:lastRenderedPageBreak/>
        <w:t>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the most frequently occurring class label for each pixel over the specified period</w:t>
      </w:r>
      <w:r w:rsidR="0045305C">
        <w:t>.</w:t>
      </w:r>
      <w:r w:rsidR="00883002">
        <w:t xml:space="preserve"> </w:t>
      </w:r>
      <w:r w:rsidR="00C765E8">
        <w:t>The script</w:t>
      </w:r>
      <w:r w:rsidR="00883002">
        <w:t xml:space="preserve"> used to extract </w:t>
      </w:r>
      <w:r w:rsidR="00C765E8">
        <w:t xml:space="preserve">DW </w:t>
      </w:r>
      <w:r w:rsidR="00883002">
        <w:t>data from Earth Engine</w:t>
      </w:r>
      <w:r w:rsidR="00C765E8">
        <w:t xml:space="preserve"> can be accessed on the Github repository</w:t>
      </w:r>
      <w:r w:rsidR="00BB6620">
        <w:t xml:space="preserve">. </w:t>
      </w:r>
      <w:r w:rsidR="003C1CCC">
        <w:rPr>
          <w:color w:val="FF0000"/>
        </w:rPr>
        <w:t>[Add section on why the 100m resolution chosen].</w:t>
      </w:r>
      <w:r w:rsidR="00883002">
        <w:rPr>
          <w:color w:val="FF0000"/>
        </w:rPr>
        <w:t xml:space="preserve"> </w:t>
      </w:r>
    </w:p>
    <w:p w14:paraId="3D03DC3E" w14:textId="32BA0A65"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3C6429">
          <w:t xml:space="preserve">Table </w:t>
        </w:r>
        <w:r w:rsidR="003C6429">
          <w:rPr>
            <w:noProof/>
          </w:rPr>
          <w:t>3</w:t>
        </w:r>
      </w:fldSimple>
      <w:r w:rsidR="00A83330" w:rsidRPr="008724CE">
        <w:t>) at</w:t>
      </w:r>
      <w:r w:rsidR="00A83330">
        <w:t xml:space="preserve"> a 1km spatial resolution</w:t>
      </w:r>
      <w:r w:rsidR="000759DD">
        <w:t xml:space="preserve"> in 5-yearly epochs</w:t>
      </w:r>
      <w:r w:rsidR="00A83330">
        <w:t xml:space="preserve">. </w:t>
      </w:r>
      <w:commentRangeStart w:id="24"/>
      <w:r w:rsidR="00A83330">
        <w:t xml:space="preserve">GHS-SMOD data was downloaded </w:t>
      </w:r>
      <w:r w:rsidR="000759DD">
        <w:t>for the year 2010</w:t>
      </w:r>
      <w:commentRangeEnd w:id="24"/>
      <w:r w:rsidR="002F02EE">
        <w:rPr>
          <w:rStyle w:val="CommentReference"/>
        </w:rPr>
        <w:commentReference w:id="24"/>
      </w:r>
      <w:r w:rsidR="000759DD">
        <w:t xml:space="preserve"> </w:t>
      </w:r>
      <w:r w:rsidR="00A83330">
        <w:t xml:space="preserve">from </w:t>
      </w:r>
      <w:r w:rsidR="000759DD">
        <w:t xml:space="preserve">the </w:t>
      </w:r>
      <w:r w:rsidR="00A83330">
        <w:t>European Commission GHSL website (</w:t>
      </w:r>
      <w:hyperlink r:id="rId12"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3010B834" w:rsidR="003B4347" w:rsidRDefault="003B4347" w:rsidP="003B4347">
      <w:pPr>
        <w:pStyle w:val="Caption"/>
        <w:keepNext/>
      </w:pPr>
      <w:bookmarkStart w:id="25" w:name="_Ref142986859"/>
      <w:r>
        <w:t xml:space="preserve">Table </w:t>
      </w:r>
      <w:fldSimple w:instr=" SEQ Table \* ARABIC ">
        <w:r w:rsidR="008724CE">
          <w:rPr>
            <w:noProof/>
          </w:rPr>
          <w:t>3</w:t>
        </w:r>
      </w:fldSimple>
      <w:bookmarkEnd w:id="25"/>
      <w:r>
        <w:t xml:space="preserve">: </w:t>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1786"/>
        <w:gridCol w:w="1408"/>
        <w:gridCol w:w="5322"/>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414279">
            <w:pPr>
              <w:pStyle w:val="TableText"/>
            </w:pPr>
            <w:r>
              <w:t>Code</w:t>
            </w:r>
          </w:p>
        </w:tc>
        <w:tc>
          <w:tcPr>
            <w:tcW w:w="966" w:type="pct"/>
            <w:tcBorders>
              <w:top w:val="single" w:sz="8" w:space="0" w:color="auto"/>
              <w:bottom w:val="single" w:sz="8" w:space="0" w:color="auto"/>
            </w:tcBorders>
          </w:tcPr>
          <w:p w14:paraId="2B006AE6" w14:textId="4B55578C" w:rsidR="000C06BD" w:rsidRPr="00FB3596" w:rsidRDefault="000C06BD" w:rsidP="00414279">
            <w:pPr>
              <w:pStyle w:val="TableText"/>
            </w:pPr>
            <w:r>
              <w:t>Class</w:t>
            </w:r>
          </w:p>
        </w:tc>
        <w:tc>
          <w:tcPr>
            <w:tcW w:w="762" w:type="pct"/>
            <w:tcBorders>
              <w:top w:val="single" w:sz="8" w:space="0" w:color="auto"/>
              <w:bottom w:val="single" w:sz="8" w:space="0" w:color="auto"/>
            </w:tcBorders>
          </w:tcPr>
          <w:p w14:paraId="4A11D052" w14:textId="27DFC129" w:rsidR="000C06BD" w:rsidRPr="003B4347" w:rsidRDefault="000C06BD" w:rsidP="00414279">
            <w:pPr>
              <w:pStyle w:val="TableText"/>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414279">
            <w:pPr>
              <w:pStyle w:val="TableText"/>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414279">
            <w:pPr>
              <w:pStyle w:val="TableText"/>
            </w:pPr>
            <w:r>
              <w:t>30</w:t>
            </w:r>
          </w:p>
        </w:tc>
        <w:tc>
          <w:tcPr>
            <w:tcW w:w="966" w:type="pct"/>
            <w:tcBorders>
              <w:top w:val="single" w:sz="8" w:space="0" w:color="auto"/>
            </w:tcBorders>
          </w:tcPr>
          <w:p w14:paraId="42601E58" w14:textId="0ED4F8CB" w:rsidR="000C06BD" w:rsidRPr="003B4347" w:rsidRDefault="000C06BD" w:rsidP="00414279">
            <w:pPr>
              <w:pStyle w:val="TableText"/>
            </w:pPr>
            <w:r w:rsidRPr="003B4347">
              <w:t>Urban Centre</w:t>
            </w:r>
          </w:p>
        </w:tc>
        <w:tc>
          <w:tcPr>
            <w:tcW w:w="762" w:type="pct"/>
            <w:tcBorders>
              <w:top w:val="single" w:sz="8" w:space="0" w:color="auto"/>
            </w:tcBorders>
          </w:tcPr>
          <w:p w14:paraId="7C78F6C6" w14:textId="2190A08F" w:rsidR="000C06BD" w:rsidRPr="003B4347" w:rsidRDefault="000C06BD" w:rsidP="00414279">
            <w:pPr>
              <w:pStyle w:val="TableText"/>
            </w:pPr>
            <w:r>
              <w:t>&gt;1,500</w:t>
            </w:r>
          </w:p>
        </w:tc>
        <w:tc>
          <w:tcPr>
            <w:tcW w:w="2879" w:type="pct"/>
            <w:tcBorders>
              <w:top w:val="single" w:sz="8" w:space="0" w:color="auto"/>
            </w:tcBorders>
          </w:tcPr>
          <w:p w14:paraId="4E3CA55F" w14:textId="67F65226" w:rsidR="000C06BD" w:rsidRPr="003B4347" w:rsidRDefault="000C06BD" w:rsidP="00414279">
            <w:pPr>
              <w:pStyle w:val="TableText"/>
            </w:pPr>
            <w:r>
              <w:t xml:space="preserve">Contiguous grid cells (4-conectivity)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414279">
            <w:pPr>
              <w:pStyle w:val="TableText"/>
            </w:pPr>
            <w:r>
              <w:t>23</w:t>
            </w:r>
          </w:p>
        </w:tc>
        <w:tc>
          <w:tcPr>
            <w:tcW w:w="966" w:type="pct"/>
          </w:tcPr>
          <w:p w14:paraId="47929A25" w14:textId="06C04B3C" w:rsidR="000C06BD" w:rsidRPr="003B4347" w:rsidRDefault="000C06BD" w:rsidP="00414279">
            <w:pPr>
              <w:pStyle w:val="TableText"/>
            </w:pPr>
            <w:r>
              <w:t>Dense urban cluster</w:t>
            </w:r>
          </w:p>
        </w:tc>
        <w:tc>
          <w:tcPr>
            <w:tcW w:w="762" w:type="pct"/>
          </w:tcPr>
          <w:p w14:paraId="5E304931" w14:textId="6B65BF98" w:rsidR="000C06BD" w:rsidRPr="003B4347" w:rsidRDefault="0023158B" w:rsidP="00414279">
            <w:pPr>
              <w:pStyle w:val="TableText"/>
            </w:pPr>
            <w:r>
              <w:t>&gt;1,500</w:t>
            </w:r>
          </w:p>
        </w:tc>
        <w:tc>
          <w:tcPr>
            <w:tcW w:w="2879" w:type="pct"/>
          </w:tcPr>
          <w:p w14:paraId="559C49F6" w14:textId="33197F2B" w:rsidR="000C06BD" w:rsidRPr="003B4347" w:rsidRDefault="0023158B" w:rsidP="00414279">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414279">
            <w:pPr>
              <w:pStyle w:val="TableText"/>
            </w:pPr>
            <w:r>
              <w:t>22</w:t>
            </w:r>
          </w:p>
        </w:tc>
        <w:tc>
          <w:tcPr>
            <w:tcW w:w="966" w:type="pct"/>
          </w:tcPr>
          <w:p w14:paraId="3C3F6E06" w14:textId="6040E5CE" w:rsidR="0023158B" w:rsidRPr="003B4347" w:rsidRDefault="0023158B" w:rsidP="00414279">
            <w:pPr>
              <w:pStyle w:val="TableText"/>
            </w:pPr>
            <w:r>
              <w:t>Semi-dense urban cluster</w:t>
            </w:r>
          </w:p>
        </w:tc>
        <w:tc>
          <w:tcPr>
            <w:tcW w:w="762" w:type="pct"/>
          </w:tcPr>
          <w:p w14:paraId="686CBC76" w14:textId="2FEB0D2C" w:rsidR="0023158B" w:rsidRPr="003B4347" w:rsidRDefault="0023158B" w:rsidP="00414279">
            <w:pPr>
              <w:pStyle w:val="TableText"/>
            </w:pPr>
            <w:r>
              <w:t>300 – 1,500</w:t>
            </w:r>
          </w:p>
        </w:tc>
        <w:tc>
          <w:tcPr>
            <w:tcW w:w="2879" w:type="pct"/>
          </w:tcPr>
          <w:p w14:paraId="2C42A323" w14:textId="5DA4A18D" w:rsidR="0023158B" w:rsidRPr="003B4347" w:rsidRDefault="0023158B" w:rsidP="00414279">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414279">
            <w:pPr>
              <w:pStyle w:val="TableText"/>
            </w:pPr>
            <w:r>
              <w:t>21</w:t>
            </w:r>
          </w:p>
        </w:tc>
        <w:tc>
          <w:tcPr>
            <w:tcW w:w="966" w:type="pct"/>
          </w:tcPr>
          <w:p w14:paraId="00BBAFC1" w14:textId="371C4BFC" w:rsidR="000C06BD" w:rsidRPr="003B4347" w:rsidRDefault="000C06BD" w:rsidP="00414279">
            <w:pPr>
              <w:pStyle w:val="TableText"/>
            </w:pPr>
            <w:r>
              <w:t>Suburban or peri-urban</w:t>
            </w:r>
          </w:p>
        </w:tc>
        <w:tc>
          <w:tcPr>
            <w:tcW w:w="762" w:type="pct"/>
          </w:tcPr>
          <w:p w14:paraId="3B5232BD" w14:textId="1A2E47C3" w:rsidR="000C06BD" w:rsidRDefault="0023158B" w:rsidP="00414279">
            <w:pPr>
              <w:pStyle w:val="TableText"/>
            </w:pPr>
            <w:r>
              <w:t>300 – 1,500</w:t>
            </w:r>
          </w:p>
        </w:tc>
        <w:tc>
          <w:tcPr>
            <w:tcW w:w="2879" w:type="pct"/>
          </w:tcPr>
          <w:p w14:paraId="5B715C45" w14:textId="7DDAF1C4" w:rsidR="000C06BD" w:rsidRDefault="0023158B" w:rsidP="00414279">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414279">
            <w:pPr>
              <w:pStyle w:val="TableText"/>
            </w:pPr>
            <w:r>
              <w:t>13</w:t>
            </w:r>
          </w:p>
        </w:tc>
        <w:tc>
          <w:tcPr>
            <w:tcW w:w="966" w:type="pct"/>
          </w:tcPr>
          <w:p w14:paraId="370BA09E" w14:textId="128DDB05" w:rsidR="000C06BD" w:rsidRPr="003B4347" w:rsidRDefault="000C06BD" w:rsidP="00414279">
            <w:pPr>
              <w:pStyle w:val="TableText"/>
            </w:pPr>
            <w:r>
              <w:t>Rural cluster</w:t>
            </w:r>
          </w:p>
        </w:tc>
        <w:tc>
          <w:tcPr>
            <w:tcW w:w="762" w:type="pct"/>
          </w:tcPr>
          <w:p w14:paraId="541DA2BE" w14:textId="2A83FA91" w:rsidR="000C06BD" w:rsidRDefault="000C06BD" w:rsidP="00414279">
            <w:pPr>
              <w:pStyle w:val="TableText"/>
            </w:pPr>
            <w:r>
              <w:t>&lt;300</w:t>
            </w:r>
          </w:p>
        </w:tc>
        <w:tc>
          <w:tcPr>
            <w:tcW w:w="2879" w:type="pct"/>
          </w:tcPr>
          <w:p w14:paraId="0FF92898" w14:textId="29D0020E" w:rsidR="000C06BD" w:rsidRDefault="0023158B" w:rsidP="00414279">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414279">
            <w:pPr>
              <w:pStyle w:val="TableText"/>
            </w:pPr>
            <w:r>
              <w:t>12</w:t>
            </w:r>
          </w:p>
        </w:tc>
        <w:tc>
          <w:tcPr>
            <w:tcW w:w="966" w:type="pct"/>
          </w:tcPr>
          <w:p w14:paraId="07C861B4" w14:textId="19FDF00E" w:rsidR="000C06BD" w:rsidRPr="003B4347" w:rsidRDefault="000C06BD" w:rsidP="00414279">
            <w:pPr>
              <w:pStyle w:val="TableText"/>
            </w:pPr>
            <w:r>
              <w:t>Low density rural</w:t>
            </w:r>
          </w:p>
        </w:tc>
        <w:tc>
          <w:tcPr>
            <w:tcW w:w="762" w:type="pct"/>
          </w:tcPr>
          <w:p w14:paraId="2D58E958" w14:textId="5A00E093" w:rsidR="000C06BD" w:rsidRDefault="0023158B" w:rsidP="00414279">
            <w:pPr>
              <w:pStyle w:val="TableText"/>
            </w:pPr>
            <w:r>
              <w:t>50 – 300</w:t>
            </w:r>
          </w:p>
        </w:tc>
        <w:tc>
          <w:tcPr>
            <w:tcW w:w="2879" w:type="pct"/>
          </w:tcPr>
          <w:p w14:paraId="46FC9C3A" w14:textId="5AA6A18C" w:rsidR="000C06BD" w:rsidRDefault="0023158B" w:rsidP="00414279">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414279">
            <w:pPr>
              <w:pStyle w:val="TableText"/>
            </w:pPr>
            <w:r>
              <w:t>11</w:t>
            </w:r>
          </w:p>
        </w:tc>
        <w:tc>
          <w:tcPr>
            <w:tcW w:w="966" w:type="pct"/>
          </w:tcPr>
          <w:p w14:paraId="7DF2A032" w14:textId="0FFC5FCC" w:rsidR="000C06BD" w:rsidRPr="003B4347" w:rsidRDefault="000C06BD" w:rsidP="00414279">
            <w:pPr>
              <w:pStyle w:val="TableText"/>
            </w:pPr>
            <w:r>
              <w:t>Very low density rural</w:t>
            </w:r>
          </w:p>
        </w:tc>
        <w:tc>
          <w:tcPr>
            <w:tcW w:w="762" w:type="pct"/>
          </w:tcPr>
          <w:p w14:paraId="5FF892AD" w14:textId="4D34D8D0" w:rsidR="000C06BD" w:rsidRDefault="0023158B" w:rsidP="00414279">
            <w:pPr>
              <w:pStyle w:val="TableText"/>
            </w:pPr>
            <w:r>
              <w:t>&lt;50</w:t>
            </w:r>
          </w:p>
        </w:tc>
        <w:tc>
          <w:tcPr>
            <w:tcW w:w="2879" w:type="pct"/>
          </w:tcPr>
          <w:p w14:paraId="5E1FE212" w14:textId="07EC4FB7" w:rsidR="000C06BD" w:rsidRDefault="0023158B" w:rsidP="00414279">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414279">
            <w:pPr>
              <w:pStyle w:val="TableText"/>
            </w:pPr>
            <w:r>
              <w:t>10</w:t>
            </w:r>
          </w:p>
        </w:tc>
        <w:tc>
          <w:tcPr>
            <w:tcW w:w="966" w:type="pct"/>
            <w:tcBorders>
              <w:bottom w:val="single" w:sz="8" w:space="0" w:color="auto"/>
            </w:tcBorders>
          </w:tcPr>
          <w:p w14:paraId="72275201" w14:textId="54093372" w:rsidR="000C06BD" w:rsidRPr="003B4347" w:rsidRDefault="000C06BD" w:rsidP="00414279">
            <w:pPr>
              <w:pStyle w:val="TableText"/>
            </w:pPr>
            <w:r>
              <w:t>Water</w:t>
            </w:r>
          </w:p>
        </w:tc>
        <w:tc>
          <w:tcPr>
            <w:tcW w:w="762" w:type="pct"/>
            <w:tcBorders>
              <w:bottom w:val="single" w:sz="8" w:space="0" w:color="auto"/>
            </w:tcBorders>
          </w:tcPr>
          <w:p w14:paraId="6981DB49" w14:textId="7F6E8B09" w:rsidR="000C06BD" w:rsidRDefault="0023158B" w:rsidP="00414279">
            <w:pPr>
              <w:pStyle w:val="TableText"/>
            </w:pPr>
            <w:r>
              <w:t>-</w:t>
            </w:r>
          </w:p>
        </w:tc>
        <w:tc>
          <w:tcPr>
            <w:tcW w:w="2879" w:type="pct"/>
            <w:tcBorders>
              <w:bottom w:val="single" w:sz="8" w:space="0" w:color="auto"/>
            </w:tcBorders>
          </w:tcPr>
          <w:p w14:paraId="35C66127" w14:textId="2F7EA418" w:rsidR="000C06BD" w:rsidRDefault="0023158B" w:rsidP="00414279">
            <w:pPr>
              <w:pStyle w:val="TableText"/>
            </w:pPr>
            <w:r>
              <w:t>Cells where more than 0.5 share covered by permanent surface water that are not populated nor built.</w:t>
            </w:r>
          </w:p>
        </w:tc>
      </w:tr>
    </w:tbl>
    <w:p w14:paraId="37A02283" w14:textId="77777777" w:rsidR="003B4347" w:rsidRDefault="003B4347" w:rsidP="0016327D"/>
    <w:p w14:paraId="39AC2F76" w14:textId="5F80964E" w:rsidR="0008067B" w:rsidRDefault="00F26B03" w:rsidP="0016327D">
      <w:r>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is designed to estimate a population count over all land squares </w:t>
      </w:r>
      <w:r w:rsidR="00847C1E">
        <w:lastRenderedPageBreak/>
        <w:t xml:space="preserve">globally, in contrast to a constrained model which applies a mask to restrict population estimates to only grid cells that have a predicted built settlement. For this study, an unconstrained method was chosen under the assumption that </w:t>
      </w:r>
      <w:r w:rsidR="003A197A">
        <w:t>global settlement datasets</w:t>
      </w:r>
      <w:r w:rsidR="00847C1E">
        <w:t xml:space="preserve"> </w:t>
      </w:r>
      <w:r w:rsidR="003A197A">
        <w:t>tend to perform poorly in sparsely populated and rural areas</w:t>
      </w:r>
      <w:r w:rsidR="00847C1E">
        <w:t xml:space="preserve">, especially in the context of a low-data setting such as rural India. </w:t>
      </w:r>
    </w:p>
    <w:p w14:paraId="034DFEBE" w14:textId="0354889E" w:rsidR="00AD4F2B" w:rsidRDefault="0002555D" w:rsidP="00AD4F2B">
      <w:r>
        <w:rPr>
          <w:color w:val="FF0000"/>
        </w:rPr>
        <w:t>[Introduce India census 2011 Data Source]</w:t>
      </w:r>
      <w:r>
        <w:t xml:space="preserve"> </w:t>
      </w:r>
      <w:r w:rsidR="00A044AB">
        <w:t>Tables from the Indian Census</w:t>
      </w:r>
      <w:r>
        <w:t xml:space="preserve"> 2011</w:t>
      </w:r>
      <w:r w:rsidR="00A044AB">
        <w:t xml:space="preserve"> were used </w:t>
      </w:r>
      <w:r w:rsidR="00921F8C">
        <w:t xml:space="preserve">to calculate total population and agricultural dependent population at the state and district level. </w:t>
      </w:r>
    </w:p>
    <w:p w14:paraId="48D3CC62" w14:textId="77777777" w:rsidR="007A2697" w:rsidRPr="00E67DBD" w:rsidRDefault="007A2697" w:rsidP="007A2697">
      <w:pPr>
        <w:pStyle w:val="Heading3"/>
        <w:numPr>
          <w:ilvl w:val="1"/>
          <w:numId w:val="22"/>
        </w:numPr>
      </w:pPr>
      <w:bookmarkStart w:id="26" w:name="_Toc143033251"/>
      <w:r>
        <w:t>Study setting</w:t>
      </w:r>
      <w:bookmarkEnd w:id="26"/>
    </w:p>
    <w:p w14:paraId="0ADC8480" w14:textId="452D73A8" w:rsidR="007A2697" w:rsidRDefault="007A2697" w:rsidP="00AD4F2B">
      <w:r>
        <w:rPr>
          <w:color w:val="FF0000"/>
        </w:rPr>
        <w:t xml:space="preserve">[Paragraph concept: explain that Karnataka used as a test state] </w:t>
      </w:r>
      <w:r>
        <w:t>A single test state, Karnataka in Southern India, was selected to trial the methodology</w:t>
      </w:r>
      <w:r w:rsidR="003A30E0">
        <w:t xml:space="preserve"> for </w:t>
      </w:r>
      <w:commentRangeStart w:id="27"/>
      <w:r w:rsidR="003A30E0">
        <w:t>Objective II</w:t>
      </w:r>
      <w:commentRangeEnd w:id="27"/>
      <w:r w:rsidR="00EA3229">
        <w:rPr>
          <w:rStyle w:val="CommentReference"/>
        </w:rPr>
        <w:commentReference w:id="27"/>
      </w:r>
      <w:r>
        <w:t>, comparing computation time at different spatial resolutions and performance results for each ADP</w:t>
      </w:r>
      <w:r>
        <w:rPr>
          <w:vertAlign w:val="subscript"/>
        </w:rPr>
        <w:t>C</w:t>
      </w:r>
      <w:r>
        <w:t xml:space="preserve"> estimate. </w:t>
      </w:r>
    </w:p>
    <w:p w14:paraId="07F0441B" w14:textId="193A4998" w:rsidR="003A30E0" w:rsidRPr="003A30E0" w:rsidRDefault="003A30E0" w:rsidP="00AD4F2B">
      <w:r>
        <w:rPr>
          <w:color w:val="FF0000"/>
        </w:rPr>
        <w:t>[Add paragraph introducing triptych figure; short description of each]</w:t>
      </w:r>
      <w:r>
        <w:t xml:space="preserve"> Karnataka is one of the largest states in India, </w:t>
      </w:r>
      <w:r>
        <w:t>with a</w:t>
      </w:r>
      <w:r>
        <w:t xml:space="preserve"> </w:t>
      </w:r>
      <w:r>
        <w:t xml:space="preserve">2011 </w:t>
      </w:r>
      <w:r>
        <w:t xml:space="preserve">population </w:t>
      </w:r>
      <w:r w:rsidR="00B86715">
        <w:t>of more than</w:t>
      </w:r>
      <w:r>
        <w:t xml:space="preserve"> 60 million people spread across 30 districts</w:t>
      </w:r>
      <w:r w:rsidR="004C1846">
        <w:t xml:space="preserve"> and 192,000 km</w:t>
      </w:r>
      <w:r w:rsidR="004C1846">
        <w:rPr>
          <w:vertAlign w:val="superscript"/>
        </w:rPr>
        <w:t>2</w:t>
      </w:r>
      <w:r>
        <w:t xml:space="preserve">. </w:t>
      </w:r>
      <w:r w:rsidR="004C1846">
        <w:t xml:space="preserve">The state was chosen as a test state for analysis due to its large area and population, </w:t>
      </w:r>
      <w:r w:rsidR="00122A5F">
        <w:t xml:space="preserve">covering a diverse landscape from coast to interior, and a population density </w:t>
      </w:r>
      <w:commentRangeStart w:id="28"/>
      <w:r w:rsidR="00122A5F">
        <w:t>similar in scale to Sri Lanka where the prototype of this study has been conducted</w:t>
      </w:r>
      <w:commentRangeEnd w:id="28"/>
      <w:r w:rsidR="00122A5F">
        <w:rPr>
          <w:rStyle w:val="CommentReference"/>
        </w:rPr>
        <w:commentReference w:id="28"/>
      </w:r>
      <w:r w:rsidR="00122A5F">
        <w:t xml:space="preserve">. </w:t>
      </w:r>
      <w:r>
        <w:t xml:space="preserve">WorldPop, DW, and GHS-SMOD extracts for Karnataka are shown in </w:t>
      </w:r>
      <w:commentRangeStart w:id="29"/>
      <w:r>
        <w:t>Figure [</w:t>
      </w:r>
      <w:r w:rsidRPr="002205B3">
        <w:rPr>
          <w:highlight w:val="yellow"/>
        </w:rPr>
        <w:t>2</w:t>
      </w:r>
      <w:r>
        <w:t>].</w:t>
      </w:r>
      <w:commentRangeEnd w:id="29"/>
      <w:r w:rsidR="00B86715">
        <w:t xml:space="preserve"> </w:t>
      </w:r>
      <w:r>
        <w:rPr>
          <w:rStyle w:val="CommentReference"/>
        </w:rPr>
        <w:commentReference w:id="29"/>
      </w:r>
      <w:r>
        <w:t>The state capital of Bengaluru (formerly Bangalore), a metropolitan area of approximately 11 million peopl</w:t>
      </w:r>
      <w:r w:rsidR="00B86715">
        <w:t>e</w:t>
      </w:r>
      <w:r>
        <w:t xml:space="preserve">, is clearly visible in the </w:t>
      </w:r>
      <w:r w:rsidR="004C1846">
        <w:t>southeast</w:t>
      </w:r>
      <w:r>
        <w:t xml:space="preserve"> corner of the state, and the urban region takes up close to the entirety of the district area. </w:t>
      </w:r>
    </w:p>
    <w:p w14:paraId="01366BBC" w14:textId="3B0DB1BB" w:rsidR="00342554" w:rsidRDefault="00AD4F2B" w:rsidP="007A2697">
      <w:pPr>
        <w:pStyle w:val="Heading3"/>
        <w:numPr>
          <w:ilvl w:val="1"/>
          <w:numId w:val="22"/>
        </w:numPr>
      </w:pPr>
      <w:bookmarkStart w:id="30" w:name="_Toc143033252"/>
      <w:r>
        <w:t>Computing Agricultural Dependent Population</w:t>
      </w:r>
      <w:bookmarkEnd w:id="30"/>
      <w:r w:rsidR="00CF1A5B">
        <w:t xml:space="preserve"> </w:t>
      </w:r>
    </w:p>
    <w:p w14:paraId="5782BD5A" w14:textId="0624E485" w:rsidR="00355689" w:rsidRPr="00C26205" w:rsidRDefault="00355689" w:rsidP="00CF1A5B">
      <w:pPr>
        <w:rPr>
          <w:color w:val="FF0000"/>
        </w:rPr>
      </w:pPr>
      <w:r>
        <w:t xml:space="preserve">To respond to Objective </w:t>
      </w:r>
      <w:r w:rsidR="00B86715">
        <w:t>II</w:t>
      </w:r>
      <w:r>
        <w:t xml:space="preserve">, a novel approach to estimating small area spatial distribution of agricultural population has been proposed and tested. First, LULC data (DW) was used to create a binary mask of cropland for each district in India. Gridded population estimates from WorldPop were then joined to cropland areas, 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r w:rsidR="00C26205">
        <w:rPr>
          <w:color w:val="FF0000"/>
        </w:rPr>
        <w:t>[Add discussion of use of feather files to improve speed of processing? I/O operations]</w:t>
      </w:r>
    </w:p>
    <w:p w14:paraId="0678726A" w14:textId="6C16441E" w:rsidR="0008067B" w:rsidRDefault="00A02BB9" w:rsidP="00CF1A5B">
      <w:r>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xml:space="preserve">. As discussed above, ADP itself is a broad concept that is not well </w:t>
      </w:r>
      <w:r w:rsidR="00DC5F99">
        <w:lastRenderedPageBreak/>
        <w:t>defined in the literature. Therefore, a series of 5 alternative ADP</w:t>
      </w:r>
      <w:r w:rsidR="00DC5F99">
        <w:rPr>
          <w:vertAlign w:val="subscript"/>
        </w:rPr>
        <w:t>c</w:t>
      </w:r>
      <w:r w:rsidR="00DC5F99">
        <w:t xml:space="preserve"> estimates were calculated,</w:t>
      </w:r>
      <w:r w:rsidR="0008067B">
        <w:t xml:space="preserve"> </w:t>
      </w:r>
      <w:r w:rsidR="00DC5F99">
        <w:t>as outlined in Equations 1 to 5</w:t>
      </w:r>
      <w:r w:rsidR="0008067B">
        <w:t xml:space="preserve">, to evaluate variation depending on definition. </w:t>
      </w:r>
    </w:p>
    <w:p w14:paraId="669122EC" w14:textId="0099A0CB" w:rsidR="00304FFB" w:rsidRPr="00304FFB" w:rsidRDefault="00304FFB" w:rsidP="0067793C">
      <w:pPr>
        <w:jc w:val="left"/>
      </w:pPr>
      <w:r>
        <w:t xml:space="preserve">[1] </w:t>
      </w:r>
      <m:oMath>
        <m:sSub>
          <m:sSubPr>
            <m:ctrlPr>
              <w:rPr>
                <w:rFonts w:ascii="Cambria Math" w:hAnsi="Cambria Math"/>
                <w:i/>
              </w:rPr>
            </m:ctrlPr>
          </m:sSubPr>
          <m:e>
            <m:r>
              <w:rPr>
                <w:rFonts w:ascii="Cambria Math" w:hAnsi="Cambria Math"/>
              </w:rPr>
              <m:t>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w:p>
    <w:p w14:paraId="7ED49795" w14:textId="3ECDFE87" w:rsidR="00304FFB" w:rsidRDefault="00304FFB" w:rsidP="0067793C">
      <w:pPr>
        <w:jc w:val="left"/>
      </w:pPr>
      <w:r>
        <w:t xml:space="preserve">[2] </w:t>
      </w:r>
      <m:oMath>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w:p>
    <w:p w14:paraId="4803A22D" w14:textId="3F23F79B" w:rsidR="00304FFB" w:rsidRDefault="00304FFB" w:rsidP="0067793C">
      <w:pPr>
        <w:jc w:val="left"/>
      </w:pPr>
      <w:r>
        <w:t xml:space="preserve">[3] </w:t>
      </w:r>
      <m:oMath>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w:p>
    <w:p w14:paraId="081379E8" w14:textId="77777777" w:rsidR="0067793C" w:rsidRDefault="00304FFB" w:rsidP="0067793C">
      <w:pPr>
        <w:jc w:val="left"/>
      </w:pPr>
      <w:r>
        <w:t xml:space="preserve">[4] </w:t>
      </w:r>
      <m:oMath>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w:p>
    <w:p w14:paraId="11FE0951" w14:textId="45AC7DD9" w:rsidR="00120F86" w:rsidRDefault="0067793C" w:rsidP="0067793C">
      <w:pPr>
        <w:jc w:val="left"/>
      </w:pPr>
      <w:r>
        <w:t xml:space="preserve">[5] </w:t>
      </w:r>
      <m:oMath>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 Population</m:t>
                </m:r>
              </m:num>
              <m:den>
                <m:r>
                  <w:rPr>
                    <w:rFonts w:ascii="Cambria Math" w:hAnsi="Cambria Math"/>
                  </w:rPr>
                  <m:t>Total Workers</m:t>
                </m:r>
              </m:den>
            </m:f>
          </m:e>
        </m:d>
      </m:oMath>
    </w:p>
    <w:p w14:paraId="4A396F02" w14:textId="7FBF2BDC"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w:t>
      </w:r>
      <w:proofErr w:type="gramStart"/>
      <w:r>
        <w:t>in a given</w:t>
      </w:r>
      <w:proofErr w:type="gramEnd"/>
      <w:r>
        <w:t xml:space="preserve">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can be accounted as agriculture dependent. </w:t>
      </w:r>
      <w:r w:rsidR="00415B52">
        <w:t>Conversely,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proofErr w:type="gramStart"/>
      <w:r w:rsidR="00415B52">
        <w:t>often seasonal</w:t>
      </w:r>
      <w:proofErr w:type="gramEnd"/>
      <w:r w:rsidR="00415B52">
        <w:t xml:space="preserve"> nature of agricultural work, it is reasonable to assess that many labourers in the sector may be classed as marginal whilst still being functionally dependent on the work for</w:t>
      </w:r>
      <w:r w:rsidR="00717CFD">
        <w:t xml:space="preserve"> their</w:t>
      </w:r>
      <w:r w:rsidR="00415B52">
        <w:t xml:space="preserve"> livelihood.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77777777" w:rsidR="00AD4F2B" w:rsidRDefault="0000599F" w:rsidP="00AD4F2B">
      <w:pPr>
        <w:jc w:val="left"/>
      </w:pPr>
      <w:r>
        <w:t>Lastly, ADP</w:t>
      </w:r>
      <w:r>
        <w:rPr>
          <w:vertAlign w:val="subscript"/>
        </w:rPr>
        <w:t>C5</w:t>
      </w:r>
      <w:r>
        <w:t xml:space="preserve"> is designed to account for the significant non-working population who are not captured in the other estimates. </w:t>
      </w:r>
      <w:r w:rsidR="001E0324">
        <w:t>The count of main and marginal cropland workers is multiplied by the ratio of total workers to total population</w:t>
      </w:r>
      <w:r w:rsidR="005E1D78">
        <w:t xml:space="preserve">, under the assumption that the ratio of dependents to workers 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31" w:name="_Toc143033253"/>
      <w:r>
        <w:t>Validation of population estimates</w:t>
      </w:r>
      <w:bookmarkEnd w:id="31"/>
    </w:p>
    <w:p w14:paraId="4734C8E0" w14:textId="46B6F10C"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w:t>
      </w:r>
      <w:commentRangeStart w:id="32"/>
      <w:r>
        <w:t xml:space="preserve">difference between estimates </w:t>
      </w:r>
      <w:r w:rsidR="001172BD">
        <w:t xml:space="preserve">as a </w:t>
      </w:r>
      <w:r w:rsidR="001172BD">
        <w:lastRenderedPageBreak/>
        <w:t xml:space="preserve">proportion of total population </w:t>
      </w:r>
      <w:r>
        <w:t xml:space="preserve">exceeded </w:t>
      </w:r>
      <w:r>
        <w:rPr>
          <w:rFonts w:cstheme="minorHAnsi"/>
        </w:rPr>
        <w:t>±</w:t>
      </w:r>
      <w:r>
        <w:t>5</w:t>
      </w:r>
      <w:commentRangeEnd w:id="32"/>
      <w:r w:rsidR="001172BD">
        <w:rPr>
          <w:rStyle w:val="CommentReference"/>
        </w:rPr>
        <w:commentReference w:id="32"/>
      </w:r>
      <w:r>
        <w:t xml:space="preserve">%, an iterative buffer process was implemented to enlarge or reduce the size of the mask area containing the agricultural population. This process assumes that, where an agricultural population is not entirely captured within the cropland area, the rural population in adjacent non-cropland areas are the most likely source of agricultural labour. </w:t>
      </w:r>
    </w:p>
    <w:p w14:paraId="407EDB14" w14:textId="2CE168A2"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rural population points are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 xml:space="preserve">Buffers were implemented at </w:t>
      </w:r>
      <w:commentRangeStart w:id="33"/>
      <w:r w:rsidR="00AA07DB">
        <w:t>50m distance</w:t>
      </w:r>
      <w:commentRangeEnd w:id="33"/>
      <w:r w:rsidR="00F2786E">
        <w:rPr>
          <w:rStyle w:val="CommentReference"/>
        </w:rPr>
        <w:commentReference w:id="33"/>
      </w:r>
      <w:r w:rsidR="00AA07DB">
        <w:t xml:space="preserve"> around cropland polygons and the ADP</w:t>
      </w:r>
      <w:r w:rsidR="00AA07DB">
        <w:rPr>
          <w:vertAlign w:val="subscript"/>
        </w:rPr>
        <w:t>A</w:t>
      </w:r>
      <w:r w:rsidR="00AA07DB">
        <w:t xml:space="preserve"> recalculated for this area. This process was repeated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p>
    <w:p w14:paraId="0DC5B6BA" w14:textId="4BF1EF1B" w:rsidR="00987A35" w:rsidRDefault="00987A35" w:rsidP="00B25715">
      <w:r>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 xml:space="preserve">. </w:t>
      </w:r>
    </w:p>
    <w:p w14:paraId="3A532543" w14:textId="3C0907DD" w:rsidR="005842D0" w:rsidRPr="00AA07DB" w:rsidRDefault="005842D0" w:rsidP="00B25715">
      <w:r>
        <w:t>[</w:t>
      </w:r>
      <w:r w:rsidRPr="005842D0">
        <w:rPr>
          <w:highlight w:val="yellow"/>
        </w:rPr>
        <w:t>Insert logic pathway</w:t>
      </w:r>
      <w:r>
        <w:rPr>
          <w:highlight w:val="yellow"/>
        </w:rPr>
        <w:t xml:space="preserve"> (possibly flowchart)</w:t>
      </w:r>
      <w:r w:rsidRPr="005842D0">
        <w:rPr>
          <w:highlight w:val="yellow"/>
        </w:rPr>
        <w:t>? See page 35 of Mahfouz thesis</w:t>
      </w:r>
      <w:r>
        <w:t>]</w:t>
      </w:r>
    </w:p>
    <w:p w14:paraId="695A735B" w14:textId="77777777" w:rsidR="00B25715" w:rsidRPr="0000599F" w:rsidRDefault="00B25715" w:rsidP="0067793C">
      <w:pPr>
        <w:jc w:val="left"/>
      </w:pPr>
    </w:p>
    <w:p w14:paraId="61CC3F05" w14:textId="77777777" w:rsidR="00415B52" w:rsidRDefault="00415B52">
      <w:pPr>
        <w:spacing w:line="252" w:lineRule="auto"/>
      </w:pPr>
      <w:r>
        <w:br w:type="page"/>
      </w:r>
    </w:p>
    <w:p w14:paraId="5C7DD268" w14:textId="77777777" w:rsidR="00415B52" w:rsidRDefault="00415B52" w:rsidP="007A2697">
      <w:pPr>
        <w:pStyle w:val="Heading2"/>
        <w:numPr>
          <w:ilvl w:val="0"/>
          <w:numId w:val="22"/>
        </w:numPr>
      </w:pPr>
      <w:bookmarkStart w:id="34" w:name="_Toc143033254"/>
      <w:r>
        <w:lastRenderedPageBreak/>
        <w:t>Results</w:t>
      </w:r>
      <w:bookmarkEnd w:id="34"/>
    </w:p>
    <w:p w14:paraId="30588DC2" w14:textId="59AEB385" w:rsidR="00A349C5" w:rsidRDefault="00232DE6" w:rsidP="00872094">
      <w:r>
        <w:t>For reference: Master results list</w:t>
      </w:r>
      <w:r w:rsidR="00A349C5">
        <w:t xml:space="preserve"> </w:t>
      </w:r>
    </w:p>
    <w:tbl>
      <w:tblPr>
        <w:tblStyle w:val="TableGrid"/>
        <w:tblW w:w="0" w:type="auto"/>
        <w:tblLook w:val="04A0" w:firstRow="1" w:lastRow="0" w:firstColumn="1" w:lastColumn="0" w:noHBand="0" w:noVBand="1"/>
      </w:tblPr>
      <w:tblGrid>
        <w:gridCol w:w="1661"/>
        <w:gridCol w:w="617"/>
        <w:gridCol w:w="5861"/>
        <w:gridCol w:w="1103"/>
      </w:tblGrid>
      <w:tr w:rsidR="00C047E8" w14:paraId="44290DF9" w14:textId="77777777" w:rsidTr="00293BB1">
        <w:tc>
          <w:tcPr>
            <w:tcW w:w="1661" w:type="dxa"/>
            <w:tcBorders>
              <w:bottom w:val="single" w:sz="12" w:space="0" w:color="auto"/>
            </w:tcBorders>
          </w:tcPr>
          <w:p w14:paraId="0CFCECEA" w14:textId="7351F1EA" w:rsidR="00C047E8" w:rsidRPr="00E30663" w:rsidRDefault="00C047E8" w:rsidP="00414279">
            <w:pPr>
              <w:pStyle w:val="TableText"/>
            </w:pPr>
            <w:r w:rsidRPr="00E30663">
              <w:t>Subsection</w:t>
            </w:r>
          </w:p>
        </w:tc>
        <w:tc>
          <w:tcPr>
            <w:tcW w:w="617" w:type="dxa"/>
            <w:tcBorders>
              <w:bottom w:val="single" w:sz="12" w:space="0" w:color="auto"/>
            </w:tcBorders>
          </w:tcPr>
          <w:p w14:paraId="48A41E44" w14:textId="3531136E" w:rsidR="00C047E8" w:rsidRPr="00E30663" w:rsidRDefault="00C047E8" w:rsidP="00414279">
            <w:pPr>
              <w:pStyle w:val="TableText"/>
            </w:pPr>
            <w:r w:rsidRPr="00E30663">
              <w:t>Fig.</w:t>
            </w:r>
          </w:p>
        </w:tc>
        <w:tc>
          <w:tcPr>
            <w:tcW w:w="5861" w:type="dxa"/>
            <w:tcBorders>
              <w:bottom w:val="single" w:sz="12" w:space="0" w:color="auto"/>
            </w:tcBorders>
          </w:tcPr>
          <w:p w14:paraId="5E198CFF" w14:textId="41E9FD38" w:rsidR="00C047E8" w:rsidRPr="00E30663" w:rsidRDefault="00C047E8" w:rsidP="00414279">
            <w:pPr>
              <w:pStyle w:val="TableText"/>
            </w:pPr>
            <w:r w:rsidRPr="00E30663">
              <w:t>Description</w:t>
            </w:r>
          </w:p>
        </w:tc>
        <w:tc>
          <w:tcPr>
            <w:tcW w:w="1103" w:type="dxa"/>
            <w:tcBorders>
              <w:bottom w:val="single" w:sz="12" w:space="0" w:color="auto"/>
            </w:tcBorders>
          </w:tcPr>
          <w:p w14:paraId="1542F120" w14:textId="3771C80A" w:rsidR="00C047E8" w:rsidRPr="00E30663" w:rsidRDefault="00C047E8" w:rsidP="00414279">
            <w:pPr>
              <w:pStyle w:val="TableText"/>
            </w:pPr>
            <w:r w:rsidRPr="00E30663">
              <w:t>Linked Objective</w:t>
            </w:r>
          </w:p>
        </w:tc>
      </w:tr>
      <w:tr w:rsidR="00293BB1" w14:paraId="78AE388F" w14:textId="77777777" w:rsidTr="00293BB1">
        <w:tc>
          <w:tcPr>
            <w:tcW w:w="1661" w:type="dxa"/>
            <w:vMerge w:val="restart"/>
            <w:tcBorders>
              <w:top w:val="single" w:sz="12" w:space="0" w:color="auto"/>
            </w:tcBorders>
          </w:tcPr>
          <w:p w14:paraId="14990A72" w14:textId="0B61C0E3" w:rsidR="00293BB1" w:rsidRDefault="00293BB1" w:rsidP="00414279">
            <w:pPr>
              <w:pStyle w:val="TableText"/>
            </w:pPr>
            <w:r>
              <w:t>3.0 Raw inputs</w:t>
            </w:r>
            <w:r>
              <w:br/>
              <w:t>(Potentially incorporate into methodology)</w:t>
            </w:r>
          </w:p>
        </w:tc>
        <w:tc>
          <w:tcPr>
            <w:tcW w:w="617" w:type="dxa"/>
            <w:tcBorders>
              <w:top w:val="single" w:sz="12" w:space="0" w:color="auto"/>
            </w:tcBorders>
          </w:tcPr>
          <w:p w14:paraId="4E327335" w14:textId="1264C39B" w:rsidR="00293BB1" w:rsidRDefault="00293BB1" w:rsidP="00414279">
            <w:pPr>
              <w:pStyle w:val="TableText"/>
            </w:pPr>
            <w:r>
              <w:t>t3.01</w:t>
            </w:r>
          </w:p>
        </w:tc>
        <w:tc>
          <w:tcPr>
            <w:tcW w:w="5861" w:type="dxa"/>
            <w:tcBorders>
              <w:top w:val="single" w:sz="12" w:space="0" w:color="auto"/>
            </w:tcBorders>
            <w:shd w:val="clear" w:color="auto" w:fill="C5E0B3" w:themeFill="accent6" w:themeFillTint="66"/>
          </w:tcPr>
          <w:p w14:paraId="007A9026" w14:textId="757022A3" w:rsidR="00293BB1" w:rsidRDefault="00293BB1" w:rsidP="00414279">
            <w:pPr>
              <w:pStyle w:val="TableText"/>
            </w:pPr>
            <w:r>
              <w:t>Table of population characteristics of all census districts in India</w:t>
            </w:r>
          </w:p>
        </w:tc>
        <w:tc>
          <w:tcPr>
            <w:tcW w:w="1103" w:type="dxa"/>
            <w:tcBorders>
              <w:top w:val="single" w:sz="12" w:space="0" w:color="auto"/>
            </w:tcBorders>
          </w:tcPr>
          <w:p w14:paraId="78F8B7C0" w14:textId="77777777" w:rsidR="00293BB1" w:rsidRDefault="00293BB1" w:rsidP="00414279">
            <w:pPr>
              <w:pStyle w:val="TableText"/>
            </w:pPr>
          </w:p>
        </w:tc>
      </w:tr>
      <w:tr w:rsidR="00293BB1" w14:paraId="6FB06DF7" w14:textId="77777777" w:rsidTr="00293BB1">
        <w:tc>
          <w:tcPr>
            <w:tcW w:w="1661" w:type="dxa"/>
            <w:vMerge/>
          </w:tcPr>
          <w:p w14:paraId="7609EFE2" w14:textId="3BD8E8A4" w:rsidR="00293BB1" w:rsidRDefault="00293BB1" w:rsidP="00414279">
            <w:pPr>
              <w:pStyle w:val="TableText"/>
            </w:pPr>
          </w:p>
        </w:tc>
        <w:tc>
          <w:tcPr>
            <w:tcW w:w="617" w:type="dxa"/>
          </w:tcPr>
          <w:p w14:paraId="73FACAC9" w14:textId="380D5439" w:rsidR="00293BB1" w:rsidRDefault="00293BB1" w:rsidP="00414279">
            <w:pPr>
              <w:pStyle w:val="TableText"/>
            </w:pPr>
            <w:r>
              <w:t>f3.01</w:t>
            </w:r>
          </w:p>
        </w:tc>
        <w:tc>
          <w:tcPr>
            <w:tcW w:w="5861" w:type="dxa"/>
            <w:shd w:val="clear" w:color="auto" w:fill="C5E0B3" w:themeFill="accent6" w:themeFillTint="66"/>
          </w:tcPr>
          <w:p w14:paraId="7644968D" w14:textId="5B29F722" w:rsidR="00293BB1" w:rsidRDefault="00293BB1" w:rsidP="00414279">
            <w:pPr>
              <w:pStyle w:val="TableText"/>
            </w:pPr>
            <w:r>
              <w:t xml:space="preserve">Triptych of Karnataka showing rural areas (GHSL), cropland areas (DW), and population distribution (WorldPop) </w:t>
            </w:r>
            <w:r>
              <w:sym w:font="Wingdings" w:char="F0E0"/>
            </w:r>
            <w:r>
              <w:t xml:space="preserve"> See </w:t>
            </w:r>
            <w:r>
              <w:fldChar w:fldCharType="begin"/>
            </w:r>
            <w:r>
              <w:instrText xml:space="preserve"> REF _Ref143009488 </w:instrText>
            </w:r>
            <w:r>
              <w:instrText xml:space="preserve"> \* MERGEFORMAT </w:instrText>
            </w:r>
            <w:r>
              <w:fldChar w:fldCharType="separate"/>
            </w:r>
            <w:r>
              <w:t xml:space="preserve">Figure </w:t>
            </w:r>
            <w:r>
              <w:rPr>
                <w:noProof/>
              </w:rPr>
              <w:t>2</w:t>
            </w:r>
            <w:r>
              <w:fldChar w:fldCharType="end"/>
            </w:r>
            <w:r>
              <w:t>.</w:t>
            </w:r>
          </w:p>
        </w:tc>
        <w:tc>
          <w:tcPr>
            <w:tcW w:w="1103" w:type="dxa"/>
          </w:tcPr>
          <w:p w14:paraId="40509D54" w14:textId="77777777" w:rsidR="00293BB1" w:rsidRDefault="00293BB1" w:rsidP="00414279">
            <w:pPr>
              <w:pStyle w:val="TableText"/>
            </w:pPr>
          </w:p>
        </w:tc>
      </w:tr>
      <w:tr w:rsidR="00293BB1" w14:paraId="1E27F2B0" w14:textId="77777777" w:rsidTr="00293BB1">
        <w:tc>
          <w:tcPr>
            <w:tcW w:w="1661" w:type="dxa"/>
            <w:vMerge/>
            <w:tcBorders>
              <w:bottom w:val="single" w:sz="12" w:space="0" w:color="auto"/>
            </w:tcBorders>
          </w:tcPr>
          <w:p w14:paraId="5E777D63" w14:textId="77777777" w:rsidR="00293BB1" w:rsidRDefault="00293BB1" w:rsidP="00414279">
            <w:pPr>
              <w:pStyle w:val="TableText"/>
            </w:pPr>
          </w:p>
        </w:tc>
        <w:tc>
          <w:tcPr>
            <w:tcW w:w="617" w:type="dxa"/>
            <w:tcBorders>
              <w:bottom w:val="single" w:sz="12" w:space="0" w:color="auto"/>
            </w:tcBorders>
          </w:tcPr>
          <w:p w14:paraId="4AB8183C" w14:textId="6D140B59" w:rsidR="00293BB1" w:rsidRDefault="00293BB1" w:rsidP="00414279">
            <w:pPr>
              <w:pStyle w:val="TableText"/>
            </w:pPr>
            <w:r>
              <w:t>t3.02</w:t>
            </w:r>
          </w:p>
        </w:tc>
        <w:tc>
          <w:tcPr>
            <w:tcW w:w="5861" w:type="dxa"/>
            <w:tcBorders>
              <w:bottom w:val="single" w:sz="12" w:space="0" w:color="auto"/>
            </w:tcBorders>
          </w:tcPr>
          <w:p w14:paraId="29122518" w14:textId="77426F63" w:rsidR="00293BB1" w:rsidRDefault="00293BB1" w:rsidP="00414279">
            <w:pPr>
              <w:pStyle w:val="TableText"/>
            </w:pPr>
            <w:r>
              <w:t xml:space="preserve">Table of Karnataka districts, showing district size, population, pop density, </w:t>
            </w:r>
            <w:r>
              <w:t>W</w:t>
            </w:r>
            <w:r>
              <w:t>orld</w:t>
            </w:r>
            <w:r>
              <w:t>P</w:t>
            </w:r>
            <w:r>
              <w:t>op estimate, base difference (</w:t>
            </w:r>
            <w:r>
              <w:t>WorldPop</w:t>
            </w:r>
            <w:r>
              <w:t xml:space="preserve"> vs census</w:t>
            </w:r>
            <w:r>
              <w:t>)</w:t>
            </w:r>
          </w:p>
        </w:tc>
        <w:tc>
          <w:tcPr>
            <w:tcW w:w="1103" w:type="dxa"/>
            <w:tcBorders>
              <w:bottom w:val="single" w:sz="12" w:space="0" w:color="auto"/>
            </w:tcBorders>
          </w:tcPr>
          <w:p w14:paraId="3825D34D" w14:textId="77777777" w:rsidR="00293BB1" w:rsidRDefault="00293BB1" w:rsidP="00414279">
            <w:pPr>
              <w:pStyle w:val="TableText"/>
            </w:pPr>
          </w:p>
        </w:tc>
      </w:tr>
      <w:tr w:rsidR="00C047E8" w14:paraId="4712CDA4" w14:textId="77777777" w:rsidTr="00293BB1">
        <w:tc>
          <w:tcPr>
            <w:tcW w:w="1661" w:type="dxa"/>
            <w:vMerge w:val="restart"/>
            <w:tcBorders>
              <w:top w:val="single" w:sz="12" w:space="0" w:color="auto"/>
            </w:tcBorders>
          </w:tcPr>
          <w:p w14:paraId="3715FEC0" w14:textId="77777777" w:rsidR="00C047E8" w:rsidRDefault="00C047E8" w:rsidP="00414279">
            <w:pPr>
              <w:pStyle w:val="TableText"/>
            </w:pPr>
            <w:r>
              <w:t xml:space="preserve">3.1 </w:t>
            </w:r>
            <w:r w:rsidR="00816249">
              <w:t xml:space="preserve">Comparison of methods </w:t>
            </w:r>
          </w:p>
          <w:p w14:paraId="7D9608E0" w14:textId="2253F46B" w:rsidR="00816249" w:rsidRDefault="00816249" w:rsidP="00414279">
            <w:pPr>
              <w:pStyle w:val="TableText"/>
            </w:pPr>
          </w:p>
        </w:tc>
        <w:tc>
          <w:tcPr>
            <w:tcW w:w="617" w:type="dxa"/>
            <w:tcBorders>
              <w:top w:val="single" w:sz="12" w:space="0" w:color="auto"/>
            </w:tcBorders>
          </w:tcPr>
          <w:p w14:paraId="2AC00338" w14:textId="48A4FF94" w:rsidR="00C047E8" w:rsidRDefault="00C047E8" w:rsidP="00414279">
            <w:pPr>
              <w:pStyle w:val="TableText"/>
            </w:pPr>
            <w:r>
              <w:t>f3.11</w:t>
            </w:r>
          </w:p>
        </w:tc>
        <w:tc>
          <w:tcPr>
            <w:tcW w:w="5861" w:type="dxa"/>
            <w:tcBorders>
              <w:top w:val="single" w:sz="12" w:space="0" w:color="auto"/>
            </w:tcBorders>
            <w:shd w:val="clear" w:color="auto" w:fill="C5E0B3" w:themeFill="accent6" w:themeFillTint="66"/>
          </w:tcPr>
          <w:p w14:paraId="7FDF6964" w14:textId="13868599" w:rsidR="00C047E8" w:rsidRDefault="00C047E8" w:rsidP="00414279">
            <w:pPr>
              <w:pStyle w:val="TableText"/>
            </w:pPr>
            <w:r>
              <w:t xml:space="preserve">Plot comparing performance of ADP1-5 </w:t>
            </w:r>
            <w:r>
              <w:sym w:font="Wingdings" w:char="F0E0"/>
            </w:r>
            <w:r>
              <w:t xml:space="preserve"> distribution plot (boxplot/violin plot?)</w:t>
            </w:r>
          </w:p>
        </w:tc>
        <w:tc>
          <w:tcPr>
            <w:tcW w:w="1103" w:type="dxa"/>
            <w:tcBorders>
              <w:top w:val="single" w:sz="12" w:space="0" w:color="auto"/>
            </w:tcBorders>
          </w:tcPr>
          <w:p w14:paraId="38DB1073" w14:textId="77F89102" w:rsidR="00C047E8" w:rsidRDefault="00C047E8" w:rsidP="00414279">
            <w:pPr>
              <w:pStyle w:val="TableText"/>
            </w:pPr>
            <w:r>
              <w:t>Objective II</w:t>
            </w:r>
          </w:p>
        </w:tc>
      </w:tr>
      <w:tr w:rsidR="00C047E8" w14:paraId="3CBFFF9C" w14:textId="77777777" w:rsidTr="00293BB1">
        <w:tc>
          <w:tcPr>
            <w:tcW w:w="1661" w:type="dxa"/>
            <w:vMerge/>
          </w:tcPr>
          <w:p w14:paraId="0C97976A" w14:textId="77777777" w:rsidR="00C047E8" w:rsidRDefault="00C047E8" w:rsidP="00414279">
            <w:pPr>
              <w:pStyle w:val="TableText"/>
            </w:pPr>
          </w:p>
        </w:tc>
        <w:tc>
          <w:tcPr>
            <w:tcW w:w="617" w:type="dxa"/>
          </w:tcPr>
          <w:p w14:paraId="256C669D" w14:textId="4409F43E" w:rsidR="00C047E8" w:rsidRDefault="00872094" w:rsidP="00414279">
            <w:pPr>
              <w:pStyle w:val="TableText"/>
            </w:pPr>
            <w:r>
              <w:t>t</w:t>
            </w:r>
            <w:r w:rsidR="00C047E8">
              <w:t>3.1</w:t>
            </w:r>
            <w:r w:rsidR="00816249">
              <w:t>1</w:t>
            </w:r>
          </w:p>
        </w:tc>
        <w:tc>
          <w:tcPr>
            <w:tcW w:w="5861" w:type="dxa"/>
          </w:tcPr>
          <w:p w14:paraId="2E987063" w14:textId="23483D82" w:rsidR="00C047E8" w:rsidRDefault="00C047E8" w:rsidP="00414279">
            <w:pPr>
              <w:pStyle w:val="TableText"/>
            </w:pPr>
            <w:r>
              <w:t>Paragraph (or matrix) presenting results of computation time analysis for test state of Karnataka</w:t>
            </w:r>
          </w:p>
        </w:tc>
        <w:tc>
          <w:tcPr>
            <w:tcW w:w="1103" w:type="dxa"/>
          </w:tcPr>
          <w:p w14:paraId="291C4641" w14:textId="50A35337" w:rsidR="00C047E8" w:rsidRDefault="00C047E8" w:rsidP="00414279">
            <w:pPr>
              <w:pStyle w:val="TableText"/>
            </w:pPr>
            <w:r>
              <w:t>Objective II</w:t>
            </w:r>
          </w:p>
        </w:tc>
      </w:tr>
      <w:tr w:rsidR="00816249" w14:paraId="6B78D607" w14:textId="77777777" w:rsidTr="00293BB1">
        <w:tc>
          <w:tcPr>
            <w:tcW w:w="1661" w:type="dxa"/>
            <w:vMerge/>
          </w:tcPr>
          <w:p w14:paraId="55BFCEFA" w14:textId="77777777" w:rsidR="00816249" w:rsidRDefault="00816249" w:rsidP="00414279">
            <w:pPr>
              <w:pStyle w:val="TableText"/>
            </w:pPr>
          </w:p>
        </w:tc>
        <w:tc>
          <w:tcPr>
            <w:tcW w:w="617" w:type="dxa"/>
          </w:tcPr>
          <w:p w14:paraId="3A7425F3" w14:textId="6BE72099" w:rsidR="00816249" w:rsidRDefault="00816249" w:rsidP="00414279">
            <w:pPr>
              <w:pStyle w:val="TableText"/>
            </w:pPr>
            <w:r>
              <w:t>f3.12</w:t>
            </w:r>
          </w:p>
        </w:tc>
        <w:tc>
          <w:tcPr>
            <w:tcW w:w="5861" w:type="dxa"/>
          </w:tcPr>
          <w:p w14:paraId="14E0A443" w14:textId="5E7F0205" w:rsidR="00816249" w:rsidRDefault="00816249" w:rsidP="00414279">
            <w:pPr>
              <w:pStyle w:val="TableText"/>
            </w:pPr>
            <w:r>
              <w:t xml:space="preserve">Table comparing ADP estimates at 100m and 1km input; analysis of result performance, compared with computation time figure above </w:t>
            </w:r>
            <w:r>
              <w:br/>
            </w:r>
            <w:r w:rsidRPr="00816249">
              <w:rPr>
                <w:color w:val="00B0F0"/>
              </w:rPr>
              <w:t>(if possible, in time frame)</w:t>
            </w:r>
          </w:p>
        </w:tc>
        <w:tc>
          <w:tcPr>
            <w:tcW w:w="1103" w:type="dxa"/>
          </w:tcPr>
          <w:p w14:paraId="090A4EAC" w14:textId="6B43A011" w:rsidR="00816249" w:rsidRDefault="00816249" w:rsidP="00414279">
            <w:pPr>
              <w:pStyle w:val="TableText"/>
            </w:pPr>
            <w:r>
              <w:t>Objective II</w:t>
            </w:r>
          </w:p>
        </w:tc>
      </w:tr>
      <w:tr w:rsidR="00C047E8" w14:paraId="4AD7209C" w14:textId="77777777" w:rsidTr="00293BB1">
        <w:tc>
          <w:tcPr>
            <w:tcW w:w="1661" w:type="dxa"/>
            <w:vMerge/>
            <w:tcBorders>
              <w:bottom w:val="single" w:sz="12" w:space="0" w:color="auto"/>
            </w:tcBorders>
          </w:tcPr>
          <w:p w14:paraId="3767D975" w14:textId="77777777" w:rsidR="00C047E8" w:rsidRDefault="00C047E8" w:rsidP="00414279">
            <w:pPr>
              <w:pStyle w:val="TableText"/>
            </w:pPr>
          </w:p>
        </w:tc>
        <w:tc>
          <w:tcPr>
            <w:tcW w:w="617" w:type="dxa"/>
            <w:tcBorders>
              <w:bottom w:val="single" w:sz="12" w:space="0" w:color="auto"/>
            </w:tcBorders>
          </w:tcPr>
          <w:p w14:paraId="60AD9D71" w14:textId="6ED691A6" w:rsidR="00C047E8" w:rsidRDefault="00872094" w:rsidP="00414279">
            <w:pPr>
              <w:pStyle w:val="TableText"/>
            </w:pPr>
            <w:r>
              <w:t>f3.13</w:t>
            </w:r>
          </w:p>
        </w:tc>
        <w:tc>
          <w:tcPr>
            <w:tcW w:w="5861" w:type="dxa"/>
            <w:tcBorders>
              <w:bottom w:val="single" w:sz="12" w:space="0" w:color="auto"/>
            </w:tcBorders>
            <w:shd w:val="clear" w:color="auto" w:fill="C5E0B3" w:themeFill="accent6" w:themeFillTint="66"/>
          </w:tcPr>
          <w:p w14:paraId="260E1EEB" w14:textId="4AA96C54" w:rsidR="00C047E8" w:rsidRDefault="00C047E8" w:rsidP="00414279">
            <w:pPr>
              <w:pStyle w:val="TableText"/>
            </w:pPr>
            <w:r>
              <w:t>Point plot of Karnataka districts, showing ADPA, ADPC, and difference</w:t>
            </w:r>
          </w:p>
        </w:tc>
        <w:tc>
          <w:tcPr>
            <w:tcW w:w="1103" w:type="dxa"/>
            <w:tcBorders>
              <w:bottom w:val="single" w:sz="12" w:space="0" w:color="auto"/>
            </w:tcBorders>
          </w:tcPr>
          <w:p w14:paraId="06C4E6CE" w14:textId="6A0E69A2" w:rsidR="00C047E8" w:rsidRPr="00872094" w:rsidRDefault="00872094" w:rsidP="00414279">
            <w:pPr>
              <w:pStyle w:val="TableText"/>
              <w:rPr>
                <w:highlight w:val="yellow"/>
              </w:rPr>
            </w:pPr>
            <w:r w:rsidRPr="00872094">
              <w:rPr>
                <w:highlight w:val="yellow"/>
              </w:rPr>
              <w:t>Objective IV</w:t>
            </w:r>
          </w:p>
        </w:tc>
      </w:tr>
      <w:tr w:rsidR="00C047E8" w14:paraId="14793D7D" w14:textId="77777777" w:rsidTr="00293BB1">
        <w:tc>
          <w:tcPr>
            <w:tcW w:w="1661" w:type="dxa"/>
            <w:vMerge w:val="restart"/>
            <w:tcBorders>
              <w:top w:val="single" w:sz="12" w:space="0" w:color="auto"/>
            </w:tcBorders>
          </w:tcPr>
          <w:p w14:paraId="3A0AEE38" w14:textId="68513091" w:rsidR="00C047E8" w:rsidRDefault="00C047E8" w:rsidP="00414279">
            <w:pPr>
              <w:pStyle w:val="TableText"/>
            </w:pPr>
            <w:r>
              <w:t>3.2 Buffer results</w:t>
            </w:r>
          </w:p>
        </w:tc>
        <w:tc>
          <w:tcPr>
            <w:tcW w:w="617" w:type="dxa"/>
            <w:tcBorders>
              <w:top w:val="single" w:sz="12" w:space="0" w:color="auto"/>
            </w:tcBorders>
          </w:tcPr>
          <w:p w14:paraId="1C98BF15" w14:textId="58B73035" w:rsidR="00C047E8" w:rsidRDefault="00872094" w:rsidP="00414279">
            <w:pPr>
              <w:pStyle w:val="TableText"/>
            </w:pPr>
            <w:r>
              <w:t>t3.21</w:t>
            </w:r>
          </w:p>
        </w:tc>
        <w:tc>
          <w:tcPr>
            <w:tcW w:w="5861" w:type="dxa"/>
            <w:tcBorders>
              <w:top w:val="single" w:sz="12" w:space="0" w:color="auto"/>
            </w:tcBorders>
          </w:tcPr>
          <w:p w14:paraId="5061A340" w14:textId="7F7DEA76" w:rsidR="00C047E8" w:rsidRDefault="00C047E8" w:rsidP="00414279">
            <w:pPr>
              <w:pStyle w:val="TableText"/>
            </w:pPr>
            <w:r>
              <w:t>Table of districts ineligible for buffer (ADPc5 &gt; WorldPop rural), and their characteristics</w:t>
            </w:r>
          </w:p>
        </w:tc>
        <w:tc>
          <w:tcPr>
            <w:tcW w:w="1103" w:type="dxa"/>
            <w:tcBorders>
              <w:top w:val="single" w:sz="12" w:space="0" w:color="auto"/>
            </w:tcBorders>
          </w:tcPr>
          <w:p w14:paraId="4CC09DF9" w14:textId="19490775" w:rsidR="00C047E8" w:rsidRDefault="00C047E8" w:rsidP="00414279">
            <w:pPr>
              <w:pStyle w:val="TableText"/>
            </w:pPr>
            <w:r>
              <w:t>Objective II</w:t>
            </w:r>
          </w:p>
        </w:tc>
      </w:tr>
      <w:tr w:rsidR="00C047E8" w14:paraId="3DCCC4EB" w14:textId="77777777" w:rsidTr="00293BB1">
        <w:tc>
          <w:tcPr>
            <w:tcW w:w="1661" w:type="dxa"/>
            <w:vMerge/>
          </w:tcPr>
          <w:p w14:paraId="78AA112E" w14:textId="77777777" w:rsidR="00C047E8" w:rsidRDefault="00C047E8" w:rsidP="00414279">
            <w:pPr>
              <w:pStyle w:val="TableText"/>
            </w:pPr>
          </w:p>
        </w:tc>
        <w:tc>
          <w:tcPr>
            <w:tcW w:w="617" w:type="dxa"/>
          </w:tcPr>
          <w:p w14:paraId="0854F74E" w14:textId="02700B11" w:rsidR="00C047E8" w:rsidRDefault="00872094" w:rsidP="00414279">
            <w:pPr>
              <w:pStyle w:val="TableText"/>
            </w:pPr>
            <w:r>
              <w:t>f3.21</w:t>
            </w:r>
          </w:p>
        </w:tc>
        <w:tc>
          <w:tcPr>
            <w:tcW w:w="5861" w:type="dxa"/>
          </w:tcPr>
          <w:p w14:paraId="2F61F9B6" w14:textId="2AE7592E" w:rsidR="00C047E8" w:rsidRDefault="00C047E8" w:rsidP="00414279">
            <w:pPr>
              <w:pStyle w:val="TableText"/>
            </w:pPr>
            <w:r>
              <w:t>Choropleth map of buffer radius by district</w:t>
            </w:r>
          </w:p>
        </w:tc>
        <w:tc>
          <w:tcPr>
            <w:tcW w:w="1103" w:type="dxa"/>
          </w:tcPr>
          <w:p w14:paraId="5CB59973" w14:textId="1DFC66D8" w:rsidR="00C047E8" w:rsidRDefault="00C047E8" w:rsidP="00414279">
            <w:pPr>
              <w:pStyle w:val="TableText"/>
            </w:pPr>
            <w:r>
              <w:t>Objective II</w:t>
            </w:r>
          </w:p>
        </w:tc>
      </w:tr>
      <w:tr w:rsidR="00C047E8" w14:paraId="50BFDF4F" w14:textId="77777777" w:rsidTr="00293BB1">
        <w:tc>
          <w:tcPr>
            <w:tcW w:w="1661" w:type="dxa"/>
            <w:vMerge/>
            <w:tcBorders>
              <w:bottom w:val="single" w:sz="12" w:space="0" w:color="auto"/>
            </w:tcBorders>
          </w:tcPr>
          <w:p w14:paraId="039CB6B4" w14:textId="77777777" w:rsidR="00C047E8" w:rsidRDefault="00C047E8" w:rsidP="00414279">
            <w:pPr>
              <w:pStyle w:val="TableText"/>
            </w:pPr>
          </w:p>
        </w:tc>
        <w:tc>
          <w:tcPr>
            <w:tcW w:w="617" w:type="dxa"/>
            <w:tcBorders>
              <w:bottom w:val="single" w:sz="12" w:space="0" w:color="auto"/>
            </w:tcBorders>
          </w:tcPr>
          <w:p w14:paraId="21910ECE" w14:textId="427141F6" w:rsidR="00C047E8" w:rsidRDefault="00872094" w:rsidP="00414279">
            <w:pPr>
              <w:pStyle w:val="TableText"/>
            </w:pPr>
            <w:r>
              <w:t>f3.22</w:t>
            </w:r>
          </w:p>
        </w:tc>
        <w:tc>
          <w:tcPr>
            <w:tcW w:w="5861" w:type="dxa"/>
            <w:tcBorders>
              <w:bottom w:val="single" w:sz="12" w:space="0" w:color="auto"/>
            </w:tcBorders>
          </w:tcPr>
          <w:p w14:paraId="2E19B8F6" w14:textId="3EA02AA7" w:rsidR="00C047E8" w:rsidRDefault="00C047E8" w:rsidP="00414279">
            <w:pPr>
              <w:pStyle w:val="TableText"/>
            </w:pPr>
            <w:r>
              <w:t>Spatial autocorrelation of buffer radius by district</w:t>
            </w:r>
          </w:p>
        </w:tc>
        <w:tc>
          <w:tcPr>
            <w:tcW w:w="1103" w:type="dxa"/>
            <w:tcBorders>
              <w:bottom w:val="single" w:sz="12" w:space="0" w:color="auto"/>
            </w:tcBorders>
          </w:tcPr>
          <w:p w14:paraId="2BD9773B" w14:textId="3BD2841B" w:rsidR="00C047E8" w:rsidRDefault="00C047E8" w:rsidP="00414279">
            <w:pPr>
              <w:pStyle w:val="TableText"/>
            </w:pPr>
            <w:r w:rsidRPr="00C047E8">
              <w:rPr>
                <w:highlight w:val="yellow"/>
              </w:rPr>
              <w:t xml:space="preserve">Objective </w:t>
            </w:r>
            <w:commentRangeStart w:id="35"/>
            <w:r w:rsidRPr="00C047E8">
              <w:rPr>
                <w:highlight w:val="yellow"/>
              </w:rPr>
              <w:t>IV</w:t>
            </w:r>
            <w:commentRangeEnd w:id="35"/>
            <w:r w:rsidR="00872094">
              <w:rPr>
                <w:rStyle w:val="CommentReference"/>
              </w:rPr>
              <w:commentReference w:id="35"/>
            </w:r>
            <w:r>
              <w:t xml:space="preserve">? </w:t>
            </w:r>
          </w:p>
        </w:tc>
      </w:tr>
      <w:tr w:rsidR="00872094" w14:paraId="0DAC37C5" w14:textId="77777777" w:rsidTr="00293BB1">
        <w:tc>
          <w:tcPr>
            <w:tcW w:w="1661" w:type="dxa"/>
            <w:vMerge w:val="restart"/>
            <w:tcBorders>
              <w:top w:val="single" w:sz="12" w:space="0" w:color="auto"/>
            </w:tcBorders>
          </w:tcPr>
          <w:p w14:paraId="565DFBDC" w14:textId="567B922B" w:rsidR="00872094" w:rsidRDefault="00872094" w:rsidP="00414279">
            <w:pPr>
              <w:pStyle w:val="TableText"/>
            </w:pPr>
            <w:r>
              <w:t>3.3 Scale method to India</w:t>
            </w:r>
          </w:p>
        </w:tc>
        <w:tc>
          <w:tcPr>
            <w:tcW w:w="617" w:type="dxa"/>
            <w:tcBorders>
              <w:top w:val="single" w:sz="12" w:space="0" w:color="auto"/>
            </w:tcBorders>
          </w:tcPr>
          <w:p w14:paraId="55E9D5B3" w14:textId="4E2D4B3E" w:rsidR="00872094" w:rsidRDefault="00872094" w:rsidP="00414279">
            <w:pPr>
              <w:pStyle w:val="TableText"/>
            </w:pPr>
            <w:r>
              <w:t>f3.31</w:t>
            </w:r>
          </w:p>
        </w:tc>
        <w:tc>
          <w:tcPr>
            <w:tcW w:w="5861" w:type="dxa"/>
            <w:tcBorders>
              <w:top w:val="single" w:sz="12" w:space="0" w:color="auto"/>
            </w:tcBorders>
          </w:tcPr>
          <w:p w14:paraId="6E9410B8" w14:textId="24B20BED" w:rsidR="00872094" w:rsidRDefault="00872094" w:rsidP="00414279">
            <w:pPr>
              <w:pStyle w:val="TableText"/>
            </w:pPr>
            <w:r>
              <w:t>Faceted distribution plot comparing ADPA, ADPC and difference (parallel to f3.13)</w:t>
            </w:r>
          </w:p>
        </w:tc>
        <w:tc>
          <w:tcPr>
            <w:tcW w:w="1103" w:type="dxa"/>
            <w:tcBorders>
              <w:top w:val="single" w:sz="12" w:space="0" w:color="auto"/>
            </w:tcBorders>
          </w:tcPr>
          <w:p w14:paraId="41524EF7" w14:textId="64626BA6" w:rsidR="00872094" w:rsidRPr="00C047E8" w:rsidRDefault="00872094" w:rsidP="00414279">
            <w:pPr>
              <w:pStyle w:val="TableText"/>
              <w:rPr>
                <w:highlight w:val="yellow"/>
              </w:rPr>
            </w:pPr>
            <w:r w:rsidRPr="00872094">
              <w:t>O</w:t>
            </w:r>
            <w:r>
              <w:t>bjective III</w:t>
            </w:r>
          </w:p>
        </w:tc>
      </w:tr>
      <w:tr w:rsidR="00872094" w14:paraId="728FAE56" w14:textId="77777777" w:rsidTr="00293BB1">
        <w:tc>
          <w:tcPr>
            <w:tcW w:w="1661" w:type="dxa"/>
            <w:vMerge/>
            <w:tcBorders>
              <w:bottom w:val="single" w:sz="12" w:space="0" w:color="auto"/>
            </w:tcBorders>
          </w:tcPr>
          <w:p w14:paraId="397BFD51" w14:textId="77777777" w:rsidR="00872094" w:rsidRDefault="00872094" w:rsidP="00414279">
            <w:pPr>
              <w:pStyle w:val="TableText"/>
            </w:pPr>
          </w:p>
        </w:tc>
        <w:tc>
          <w:tcPr>
            <w:tcW w:w="617" w:type="dxa"/>
            <w:tcBorders>
              <w:bottom w:val="single" w:sz="12" w:space="0" w:color="auto"/>
            </w:tcBorders>
          </w:tcPr>
          <w:p w14:paraId="64B1DBB3" w14:textId="0749A612" w:rsidR="00872094" w:rsidRDefault="00816249" w:rsidP="00414279">
            <w:pPr>
              <w:pStyle w:val="TableText"/>
            </w:pPr>
            <w:r>
              <w:t>f3.32</w:t>
            </w:r>
          </w:p>
        </w:tc>
        <w:tc>
          <w:tcPr>
            <w:tcW w:w="5861" w:type="dxa"/>
            <w:tcBorders>
              <w:bottom w:val="single" w:sz="12" w:space="0" w:color="auto"/>
            </w:tcBorders>
          </w:tcPr>
          <w:p w14:paraId="1646429D" w14:textId="0B88D179" w:rsidR="00872094" w:rsidRDefault="00872094" w:rsidP="00414279">
            <w:pPr>
              <w:pStyle w:val="TableText"/>
            </w:pPr>
            <w:r>
              <w:t xml:space="preserve">Plot of buffers distribution by state </w:t>
            </w:r>
            <w:r w:rsidRPr="00816249">
              <w:rPr>
                <w:color w:val="00B0F0"/>
              </w:rPr>
              <w:t>(if possible, in time frame)</w:t>
            </w:r>
          </w:p>
        </w:tc>
        <w:tc>
          <w:tcPr>
            <w:tcW w:w="1103" w:type="dxa"/>
            <w:tcBorders>
              <w:bottom w:val="single" w:sz="12" w:space="0" w:color="auto"/>
            </w:tcBorders>
          </w:tcPr>
          <w:p w14:paraId="207639AF" w14:textId="705D90C1" w:rsidR="00872094" w:rsidRPr="00872094" w:rsidRDefault="00872094" w:rsidP="00414279">
            <w:pPr>
              <w:pStyle w:val="TableText"/>
            </w:pPr>
            <w:r>
              <w:t>Objective III</w:t>
            </w:r>
          </w:p>
        </w:tc>
      </w:tr>
    </w:tbl>
    <w:p w14:paraId="45226186" w14:textId="77777777" w:rsidR="00872094" w:rsidRDefault="00872094" w:rsidP="00A349C5"/>
    <w:p w14:paraId="757A944B" w14:textId="1A371B6C" w:rsidR="00816249" w:rsidRDefault="00816249" w:rsidP="00A349C5">
      <w:pPr>
        <w:rPr>
          <w:color w:val="FF0000"/>
        </w:rPr>
      </w:pPr>
      <w:r>
        <w:rPr>
          <w:color w:val="FF0000"/>
        </w:rPr>
        <w:t>[</w:t>
      </w:r>
      <w:r w:rsidRPr="00816249">
        <w:rPr>
          <w:color w:val="FF0000"/>
        </w:rPr>
        <w:t>Introduction text on breakdown of Results chapter – sections 3.1-3.3</w:t>
      </w:r>
      <w:r>
        <w:rPr>
          <w:color w:val="FF0000"/>
        </w:rPr>
        <w:t>]</w:t>
      </w:r>
    </w:p>
    <w:p w14:paraId="20E56018" w14:textId="1AA43F61" w:rsidR="00816249" w:rsidRDefault="00816249" w:rsidP="00816249">
      <w:pPr>
        <w:pStyle w:val="Heading3"/>
        <w:numPr>
          <w:ilvl w:val="1"/>
          <w:numId w:val="22"/>
        </w:numPr>
      </w:pPr>
      <w:bookmarkStart w:id="36" w:name="_Toc143033255"/>
      <w:r>
        <w:t>Comparison of methods</w:t>
      </w:r>
      <w:bookmarkEnd w:id="36"/>
      <w:r>
        <w:t xml:space="preserve"> </w:t>
      </w:r>
    </w:p>
    <w:p w14:paraId="28681927" w14:textId="1D530118"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results compared. </w:t>
      </w:r>
      <w:r w:rsidR="00293BB1">
        <w:t xml:space="preserve">For ADP calculations, </w:t>
      </w:r>
      <w:r w:rsidR="00AE6BA8">
        <w:t xml:space="preserve">the difference between </w:t>
      </w:r>
      <w:r w:rsidR="00AE6BA8">
        <w:t>ADP</w:t>
      </w:r>
      <w:r w:rsidR="00AE6BA8">
        <w:rPr>
          <w:vertAlign w:val="subscript"/>
        </w:rPr>
        <w:t>A</w:t>
      </w:r>
      <w:r w:rsidR="00AE6BA8">
        <w:t xml:space="preserve"> and </w:t>
      </w:r>
      <w:r w:rsidR="00AE6BA8">
        <w:t>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xml:space="preserve">. </w:t>
      </w:r>
      <w:r w:rsidR="00293BB1">
        <w:t>For spatial resolution, performance was measured by computation time and ADP</w:t>
      </w:r>
      <w:r w:rsidR="00293BB1">
        <w:rPr>
          <w:vertAlign w:val="subscript"/>
        </w:rPr>
        <w:t>A</w:t>
      </w:r>
      <w:r w:rsidR="00293BB1">
        <w:t>/ADP</w:t>
      </w:r>
      <w:r w:rsidR="00293BB1">
        <w:rPr>
          <w:vertAlign w:val="subscript"/>
        </w:rPr>
        <w:t>C</w:t>
      </w:r>
      <w:r w:rsidR="00293BB1">
        <w:t xml:space="preserve"> variation.</w:t>
      </w:r>
    </w:p>
    <w:p w14:paraId="166C8283" w14:textId="5A6CE2ED" w:rsidR="00AE6BA8" w:rsidRDefault="00414279" w:rsidP="00816249">
      <w:r>
        <w:rPr>
          <w:color w:val="FF0000"/>
        </w:rPr>
        <w:t>[Paragraph on ADP boxplot results; possibly include table with values of mean/median/variance]</w:t>
      </w:r>
      <w:r>
        <w:t xml:space="preserve"> </w:t>
      </w:r>
      <w:r w:rsidR="00AE6BA8">
        <w:t>Of the 5 variations of ADP estimate, …</w:t>
      </w:r>
    </w:p>
    <w:p w14:paraId="35666C53" w14:textId="77777777" w:rsidR="00674B42" w:rsidRDefault="00674B42" w:rsidP="00674B42">
      <w:pPr>
        <w:keepNext/>
        <w:rPr>
          <w:noProof/>
          <w:color w:val="FF0000"/>
        </w:rPr>
      </w:pPr>
    </w:p>
    <w:p w14:paraId="3958310D" w14:textId="718278EF" w:rsidR="00674B42" w:rsidRDefault="00674B42" w:rsidP="00674B42">
      <w:pPr>
        <w:keepNext/>
      </w:pPr>
      <w:r>
        <w:rPr>
          <w:noProof/>
          <w:color w:val="FF0000"/>
        </w:rPr>
        <w:drawing>
          <wp:inline distT="0" distB="0" distL="0" distR="0" wp14:anchorId="71E3BDBE" wp14:editId="18767235">
            <wp:extent cx="5153025" cy="3228491"/>
            <wp:effectExtent l="0" t="0" r="0" b="0"/>
            <wp:docPr id="944201572"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572" name="Picture 3" descr="A diagram of a graph&#10;&#10;Description automatically generated"/>
                    <pic:cNvPicPr/>
                  </pic:nvPicPr>
                  <pic:blipFill rotWithShape="1">
                    <a:blip r:embed="rId13">
                      <a:extLst>
                        <a:ext uri="{28A0092B-C50C-407E-A947-70E740481C1C}">
                          <a14:useLocalDpi xmlns:a14="http://schemas.microsoft.com/office/drawing/2010/main" val="0"/>
                        </a:ext>
                      </a:extLst>
                    </a:blip>
                    <a:srcRect t="10414" b="6057"/>
                    <a:stretch/>
                  </pic:blipFill>
                  <pic:spPr bwMode="auto">
                    <a:xfrm>
                      <a:off x="0" y="0"/>
                      <a:ext cx="5159983" cy="3232850"/>
                    </a:xfrm>
                    <a:prstGeom prst="rect">
                      <a:avLst/>
                    </a:prstGeom>
                    <a:ln>
                      <a:noFill/>
                    </a:ln>
                    <a:extLst>
                      <a:ext uri="{53640926-AAD7-44D8-BBD7-CCE9431645EC}">
                        <a14:shadowObscured xmlns:a14="http://schemas.microsoft.com/office/drawing/2010/main"/>
                      </a:ext>
                    </a:extLst>
                  </pic:spPr>
                </pic:pic>
              </a:graphicData>
            </a:graphic>
          </wp:inline>
        </w:drawing>
      </w:r>
    </w:p>
    <w:p w14:paraId="5C85AA8F" w14:textId="77777777" w:rsidR="00414279" w:rsidRPr="00674B42" w:rsidRDefault="00674B42" w:rsidP="00674B42">
      <w:pPr>
        <w:pStyle w:val="Caption"/>
      </w:pPr>
      <w:r>
        <w:t xml:space="preserve">Figure </w:t>
      </w:r>
      <w:fldSimple w:instr=" SEQ Figure \* ARABIC ">
        <w:r>
          <w:rPr>
            <w:noProof/>
          </w:rPr>
          <w:t>2</w:t>
        </w:r>
      </w:fldSimple>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w:t>
      </w:r>
      <w:r w:rsidR="00E80509" w:rsidRPr="00414279">
        <w:rPr>
          <w:b w:val="0"/>
          <w:bCs w:val="0"/>
        </w:rPr>
        <w:t xml:space="preserve"> in percentage points</w:t>
      </w:r>
      <w:r w:rsidRPr="00414279">
        <w:rPr>
          <w:b w:val="0"/>
          <w:bCs w:val="0"/>
        </w:rPr>
        <w:t xml:space="preserve"> between ADP</w:t>
      </w:r>
      <w:r w:rsidRPr="00414279">
        <w:rPr>
          <w:b w:val="0"/>
          <w:bCs w:val="0"/>
          <w:vertAlign w:val="subscript"/>
        </w:rPr>
        <w:t>A</w:t>
      </w:r>
      <w:r w:rsidRPr="00414279">
        <w:rPr>
          <w:b w:val="0"/>
          <w:bCs w:val="0"/>
        </w:rPr>
        <w:t xml:space="preserve"> as a proportion of total population and ADP</w:t>
      </w:r>
      <w:r w:rsidRPr="00414279">
        <w:rPr>
          <w:b w:val="0"/>
          <w:bCs w:val="0"/>
          <w:vertAlign w:val="subscript"/>
        </w:rPr>
        <w:t>C</w:t>
      </w:r>
      <w:r w:rsidRPr="00414279">
        <w:rPr>
          <w:b w:val="0"/>
          <w:bCs w:val="0"/>
        </w:rPr>
        <w:t xml:space="preserve"> as a proportion of total population.</w:t>
      </w:r>
      <w:r>
        <w:t xml:space="preserve"> </w:t>
      </w:r>
    </w:p>
    <w:p w14:paraId="3A2C4AF2" w14:textId="0C6BA548" w:rsidR="00674B42" w:rsidRPr="00674B42" w:rsidRDefault="00414279" w:rsidP="00414279">
      <w:pPr>
        <w:jc w:val="left"/>
      </w:pPr>
      <w:r w:rsidRPr="002F02EE">
        <w:rPr>
          <w:color w:val="FF0000"/>
        </w:rPr>
        <w:t>[Paragraph on computation time results]</w:t>
      </w:r>
      <w:r>
        <w:rPr>
          <w:color w:val="FF0000"/>
        </w:rPr>
        <w:t xml:space="preserve"> </w:t>
      </w:r>
      <w:r>
        <w:t>Of the three raster input datasets, DW is available at 10m, 100m, and 1km; WorldPop is available at 100m and 1km; and GHS-SMOD is available at 1km resolution. Computation time was tested across</w:t>
      </w:r>
      <w:proofErr w:type="gramStart"/>
      <w:r>
        <w:t xml:space="preserve"> </w:t>
      </w:r>
      <w:r>
        <w:t>..</w:t>
      </w:r>
      <w:proofErr w:type="gramEnd"/>
    </w:p>
    <w:p w14:paraId="02B069C0" w14:textId="77777777" w:rsidR="00293BB1" w:rsidRDefault="00293BB1" w:rsidP="00293BB1">
      <w:r>
        <w:t xml:space="preserve">Example of computation time matrix (t3.12): </w:t>
      </w:r>
    </w:p>
    <w:tbl>
      <w:tblPr>
        <w:tblStyle w:val="TableGrid"/>
        <w:tblW w:w="0" w:type="auto"/>
        <w:tblLook w:val="04A0" w:firstRow="1" w:lastRow="0" w:firstColumn="1" w:lastColumn="0" w:noHBand="0" w:noVBand="1"/>
      </w:tblPr>
      <w:tblGrid>
        <w:gridCol w:w="1101"/>
        <w:gridCol w:w="850"/>
        <w:gridCol w:w="3590"/>
        <w:gridCol w:w="3359"/>
      </w:tblGrid>
      <w:tr w:rsidR="00293BB1" w14:paraId="54EDD6B8" w14:textId="77777777" w:rsidTr="00293BB1">
        <w:tc>
          <w:tcPr>
            <w:tcW w:w="1101" w:type="dxa"/>
          </w:tcPr>
          <w:p w14:paraId="18401A67" w14:textId="77777777" w:rsidR="00293BB1" w:rsidRDefault="00293BB1" w:rsidP="00414279">
            <w:pPr>
              <w:pStyle w:val="TableText"/>
            </w:pPr>
          </w:p>
        </w:tc>
        <w:tc>
          <w:tcPr>
            <w:tcW w:w="850" w:type="dxa"/>
          </w:tcPr>
          <w:p w14:paraId="44D58A25" w14:textId="6EA05740" w:rsidR="00293BB1" w:rsidRDefault="00293BB1" w:rsidP="00414279">
            <w:pPr>
              <w:pStyle w:val="TableText"/>
            </w:pPr>
          </w:p>
        </w:tc>
        <w:tc>
          <w:tcPr>
            <w:tcW w:w="6949" w:type="dxa"/>
            <w:gridSpan w:val="2"/>
          </w:tcPr>
          <w:p w14:paraId="4F218B67" w14:textId="77777777" w:rsidR="00293BB1" w:rsidRDefault="00293BB1" w:rsidP="00414279">
            <w:pPr>
              <w:pStyle w:val="TableText"/>
            </w:pPr>
            <w:r>
              <w:t>Dynamic World</w:t>
            </w:r>
          </w:p>
        </w:tc>
      </w:tr>
      <w:tr w:rsidR="00293BB1" w14:paraId="7A89B8CB" w14:textId="77777777" w:rsidTr="00293BB1">
        <w:tc>
          <w:tcPr>
            <w:tcW w:w="1101" w:type="dxa"/>
          </w:tcPr>
          <w:p w14:paraId="67C2C6CA" w14:textId="77777777" w:rsidR="00293BB1" w:rsidRDefault="00293BB1" w:rsidP="00414279">
            <w:pPr>
              <w:pStyle w:val="TableText"/>
            </w:pPr>
          </w:p>
        </w:tc>
        <w:tc>
          <w:tcPr>
            <w:tcW w:w="850" w:type="dxa"/>
          </w:tcPr>
          <w:p w14:paraId="435324B0" w14:textId="7C52E3E1" w:rsidR="00293BB1" w:rsidRDefault="00293BB1" w:rsidP="00414279">
            <w:pPr>
              <w:pStyle w:val="TableText"/>
            </w:pPr>
          </w:p>
        </w:tc>
        <w:tc>
          <w:tcPr>
            <w:tcW w:w="3590" w:type="dxa"/>
          </w:tcPr>
          <w:p w14:paraId="67B35797" w14:textId="77777777" w:rsidR="00293BB1" w:rsidRDefault="00293BB1" w:rsidP="00414279">
            <w:pPr>
              <w:pStyle w:val="TableText"/>
            </w:pPr>
            <w:r>
              <w:t>1km</w:t>
            </w:r>
          </w:p>
        </w:tc>
        <w:tc>
          <w:tcPr>
            <w:tcW w:w="3359" w:type="dxa"/>
          </w:tcPr>
          <w:p w14:paraId="66342C05" w14:textId="77777777" w:rsidR="00293BB1" w:rsidRDefault="00293BB1" w:rsidP="00414279">
            <w:pPr>
              <w:pStyle w:val="TableText"/>
            </w:pPr>
            <w:r>
              <w:t>100m</w:t>
            </w:r>
          </w:p>
        </w:tc>
      </w:tr>
      <w:tr w:rsidR="00293BB1" w14:paraId="52CCC5EB" w14:textId="77777777" w:rsidTr="00293BB1">
        <w:tc>
          <w:tcPr>
            <w:tcW w:w="1101" w:type="dxa"/>
            <w:vMerge w:val="restart"/>
          </w:tcPr>
          <w:p w14:paraId="607A7E19" w14:textId="7D4FE00A" w:rsidR="00293BB1" w:rsidRDefault="00293BB1" w:rsidP="00414279">
            <w:pPr>
              <w:pStyle w:val="TableText"/>
            </w:pPr>
            <w:r>
              <w:t>WorldPop</w:t>
            </w:r>
          </w:p>
        </w:tc>
        <w:tc>
          <w:tcPr>
            <w:tcW w:w="850" w:type="dxa"/>
          </w:tcPr>
          <w:p w14:paraId="1083430D" w14:textId="36511AB6" w:rsidR="00293BB1" w:rsidRDefault="00293BB1" w:rsidP="00414279">
            <w:pPr>
              <w:pStyle w:val="TableText"/>
            </w:pPr>
            <w:r>
              <w:t>1km</w:t>
            </w:r>
          </w:p>
        </w:tc>
        <w:tc>
          <w:tcPr>
            <w:tcW w:w="3590" w:type="dxa"/>
          </w:tcPr>
          <w:p w14:paraId="16B01494" w14:textId="77777777" w:rsidR="00293BB1" w:rsidRPr="00293BB1" w:rsidRDefault="00293BB1" w:rsidP="00414279">
            <w:pPr>
              <w:pStyle w:val="TableText"/>
            </w:pPr>
            <w:r w:rsidRPr="00293BB1">
              <w:t>Mean time</w:t>
            </w:r>
          </w:p>
        </w:tc>
        <w:tc>
          <w:tcPr>
            <w:tcW w:w="3359" w:type="dxa"/>
          </w:tcPr>
          <w:p w14:paraId="7C1236D9" w14:textId="77777777" w:rsidR="00293BB1" w:rsidRDefault="00293BB1" w:rsidP="00414279">
            <w:pPr>
              <w:pStyle w:val="TableText"/>
            </w:pPr>
            <w:r w:rsidRPr="00293BB1">
              <w:t>Mean time</w:t>
            </w:r>
          </w:p>
          <w:p w14:paraId="61CF0ECD" w14:textId="77777777" w:rsidR="00293BB1" w:rsidRDefault="00293BB1" w:rsidP="00414279">
            <w:pPr>
              <w:pStyle w:val="TableText"/>
            </w:pPr>
            <w:r>
              <w:t xml:space="preserve">Uttar Pradesh: </w:t>
            </w:r>
          </w:p>
          <w:p w14:paraId="5F77C4EF" w14:textId="77777777" w:rsidR="00293BB1" w:rsidRDefault="00293BB1" w:rsidP="00414279">
            <w:pPr>
              <w:pStyle w:val="TableText"/>
              <w:numPr>
                <w:ilvl w:val="0"/>
                <w:numId w:val="28"/>
              </w:numPr>
            </w:pPr>
            <w:r>
              <w:t>122 minutes (01C)</w:t>
            </w:r>
          </w:p>
          <w:p w14:paraId="10CAE556" w14:textId="77777777" w:rsidR="00293BB1" w:rsidRPr="00293BB1" w:rsidRDefault="00293BB1" w:rsidP="00414279">
            <w:pPr>
              <w:pStyle w:val="TableText"/>
              <w:numPr>
                <w:ilvl w:val="0"/>
                <w:numId w:val="28"/>
              </w:numPr>
            </w:pPr>
          </w:p>
        </w:tc>
      </w:tr>
      <w:tr w:rsidR="00293BB1" w14:paraId="11CA3310" w14:textId="77777777" w:rsidTr="00293BB1">
        <w:tc>
          <w:tcPr>
            <w:tcW w:w="1101" w:type="dxa"/>
            <w:vMerge/>
          </w:tcPr>
          <w:p w14:paraId="1BBA6A37" w14:textId="77777777" w:rsidR="00293BB1" w:rsidRDefault="00293BB1" w:rsidP="00414279">
            <w:pPr>
              <w:pStyle w:val="TableText"/>
            </w:pPr>
          </w:p>
        </w:tc>
        <w:tc>
          <w:tcPr>
            <w:tcW w:w="850" w:type="dxa"/>
          </w:tcPr>
          <w:p w14:paraId="14D1B29F" w14:textId="564477F2" w:rsidR="00293BB1" w:rsidRDefault="00293BB1" w:rsidP="00414279">
            <w:pPr>
              <w:pStyle w:val="TableText"/>
            </w:pPr>
            <w:r>
              <w:t>100m</w:t>
            </w:r>
          </w:p>
        </w:tc>
        <w:tc>
          <w:tcPr>
            <w:tcW w:w="3590" w:type="dxa"/>
          </w:tcPr>
          <w:p w14:paraId="4BBE46F7" w14:textId="77777777" w:rsidR="00293BB1" w:rsidRPr="00293BB1" w:rsidRDefault="00293BB1" w:rsidP="00414279">
            <w:pPr>
              <w:pStyle w:val="TableText"/>
            </w:pPr>
            <w:r w:rsidRPr="00293BB1">
              <w:t>Mean time</w:t>
            </w:r>
          </w:p>
        </w:tc>
        <w:tc>
          <w:tcPr>
            <w:tcW w:w="3359" w:type="dxa"/>
          </w:tcPr>
          <w:p w14:paraId="5DB55D53" w14:textId="77777777" w:rsidR="00293BB1" w:rsidRPr="00293BB1" w:rsidRDefault="00293BB1" w:rsidP="00414279">
            <w:pPr>
              <w:pStyle w:val="TableText"/>
            </w:pPr>
            <w:r w:rsidRPr="00293BB1">
              <w:t>Mean time</w:t>
            </w:r>
          </w:p>
        </w:tc>
      </w:tr>
    </w:tbl>
    <w:p w14:paraId="3E40F06A" w14:textId="77777777" w:rsidR="00816249" w:rsidRDefault="00816249" w:rsidP="00816249"/>
    <w:p w14:paraId="580EE431" w14:textId="3DA11EA5" w:rsidR="00DF3FF5" w:rsidRDefault="00DF3FF5" w:rsidP="00DF3FF5">
      <w:pPr>
        <w:pStyle w:val="Heading3"/>
        <w:numPr>
          <w:ilvl w:val="1"/>
          <w:numId w:val="22"/>
        </w:numPr>
      </w:pPr>
      <w:bookmarkStart w:id="37" w:name="_Toc143033256"/>
      <w:r>
        <w:t>Buffer iteration</w:t>
      </w:r>
      <w:bookmarkEnd w:id="37"/>
    </w:p>
    <w:p w14:paraId="6E04F600" w14:textId="5EECF89D" w:rsidR="00DF3FF5" w:rsidRDefault="00DF3FF5" w:rsidP="00DF3FF5">
      <w:pPr>
        <w:rPr>
          <w:color w:val="FF0000"/>
        </w:rPr>
      </w:pPr>
      <w:r w:rsidRPr="00DF3FF5">
        <w:rPr>
          <w:color w:val="FF0000"/>
        </w:rPr>
        <w:t>[Introduce results of buffer process for Karnataka]</w:t>
      </w:r>
    </w:p>
    <w:p w14:paraId="649A6F34" w14:textId="1B4A60E0" w:rsidR="00DF3FF5" w:rsidRDefault="00DF3FF5" w:rsidP="00DF3FF5">
      <w:pPr>
        <w:pStyle w:val="Heading3"/>
        <w:numPr>
          <w:ilvl w:val="1"/>
          <w:numId w:val="22"/>
        </w:numPr>
      </w:pPr>
      <w:bookmarkStart w:id="38" w:name="_Toc143033257"/>
      <w:r>
        <w:t>Scale method to India</w:t>
      </w:r>
      <w:bookmarkEnd w:id="38"/>
    </w:p>
    <w:p w14:paraId="441601A8" w14:textId="2F76122E" w:rsidR="00DF3FF5" w:rsidRPr="00DF3FF5" w:rsidRDefault="00DF3FF5" w:rsidP="00DF3FF5">
      <w:r>
        <w:t>Text</w:t>
      </w:r>
    </w:p>
    <w:p w14:paraId="41FA27D9" w14:textId="1D0F42B0" w:rsidR="002F02EE" w:rsidRDefault="00B36FFC" w:rsidP="006204CC">
      <w:pPr>
        <w:jc w:val="left"/>
      </w:pPr>
      <w:r>
        <w:rPr>
          <w:noProof/>
        </w:rPr>
        <w:lastRenderedPageBreak/>
        <w:drawing>
          <wp:anchor distT="0" distB="0" distL="114300" distR="114300" simplePos="0" relativeHeight="251661312" behindDoc="0" locked="0" layoutInCell="1" allowOverlap="1" wp14:anchorId="6D7E0CD0" wp14:editId="7998AE53">
            <wp:simplePos x="0" y="0"/>
            <wp:positionH relativeFrom="margin">
              <wp:align>center</wp:align>
            </wp:positionH>
            <wp:positionV relativeFrom="paragraph">
              <wp:posOffset>0</wp:posOffset>
            </wp:positionV>
            <wp:extent cx="4699000" cy="5626722"/>
            <wp:effectExtent l="0" t="0" r="0" b="0"/>
            <wp:wrapTopAndBottom/>
            <wp:docPr id="15241407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0727"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9000" cy="5626722"/>
                    </a:xfrm>
                    <a:prstGeom prst="rect">
                      <a:avLst/>
                    </a:prstGeom>
                  </pic:spPr>
                </pic:pic>
              </a:graphicData>
            </a:graphic>
          </wp:anchor>
        </w:drawing>
      </w:r>
    </w:p>
    <w:p w14:paraId="6462D5A8" w14:textId="10B137FC" w:rsidR="003A197A" w:rsidRPr="003A197A" w:rsidRDefault="003A197A" w:rsidP="006204CC">
      <w:pPr>
        <w:jc w:val="left"/>
        <w:rPr>
          <w:noProof/>
          <w:color w:val="FF0000"/>
        </w:rPr>
      </w:pPr>
      <w:r w:rsidRPr="003A197A">
        <w:rPr>
          <w:noProof/>
          <w:color w:val="FF0000"/>
        </w:rPr>
        <w:t>[Insert Figure of ADP box plots; consider adding legend to boxplot that specifies a shorthand definition of each ADP]</w:t>
      </w:r>
    </w:p>
    <w:p w14:paraId="425B5DEC" w14:textId="77777777" w:rsidR="00D731B5" w:rsidRDefault="00D731B5" w:rsidP="006204CC">
      <w:pPr>
        <w:jc w:val="left"/>
        <w:rPr>
          <w:noProof/>
        </w:rPr>
        <w:sectPr w:rsidR="00D731B5">
          <w:pgSz w:w="11906" w:h="16838"/>
          <w:pgMar w:top="1440" w:right="1440" w:bottom="1440" w:left="1440" w:header="708" w:footer="708" w:gutter="0"/>
          <w:cols w:space="708"/>
          <w:docGrid w:linePitch="360"/>
        </w:sectPr>
      </w:pPr>
    </w:p>
    <w:p w14:paraId="68C57633" w14:textId="02D0432E" w:rsidR="007A3944" w:rsidRDefault="00BC5C2A" w:rsidP="006204CC">
      <w:pPr>
        <w:jc w:val="left"/>
        <w:rPr>
          <w:noProof/>
        </w:rPr>
      </w:pPr>
      <w:r>
        <w:rPr>
          <w:noProof/>
        </w:rPr>
        <w:lastRenderedPageBreak/>
        <w:drawing>
          <wp:anchor distT="0" distB="0" distL="114300" distR="114300" simplePos="0" relativeHeight="251657216" behindDoc="1" locked="0" layoutInCell="1" allowOverlap="1" wp14:anchorId="302308BD" wp14:editId="3A753BB6">
            <wp:simplePos x="0" y="0"/>
            <wp:positionH relativeFrom="column">
              <wp:posOffset>2787015</wp:posOffset>
            </wp:positionH>
            <wp:positionV relativeFrom="paragraph">
              <wp:posOffset>2540</wp:posOffset>
            </wp:positionV>
            <wp:extent cx="2940685" cy="4368800"/>
            <wp:effectExtent l="0" t="0" r="0" b="0"/>
            <wp:wrapTight wrapText="bothSides">
              <wp:wrapPolygon edited="0">
                <wp:start x="0" y="0"/>
                <wp:lineTo x="0" y="21474"/>
                <wp:lineTo x="21409" y="21474"/>
                <wp:lineTo x="21409" y="0"/>
                <wp:lineTo x="0" y="0"/>
              </wp:wrapPolygon>
            </wp:wrapTight>
            <wp:docPr id="615295381" name="Picture 3" descr="A green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95381" name="Picture 3" descr="A green and black map&#10;&#10;Description automatically generated"/>
                    <pic:cNvPicPr/>
                  </pic:nvPicPr>
                  <pic:blipFill rotWithShape="1">
                    <a:blip r:embed="rId15" cstate="print">
                      <a:extLst>
                        <a:ext uri="{28A0092B-C50C-407E-A947-70E740481C1C}">
                          <a14:useLocalDpi xmlns:a14="http://schemas.microsoft.com/office/drawing/2010/main" val="0"/>
                        </a:ext>
                      </a:extLst>
                    </a:blip>
                    <a:srcRect r="56231" b="7497"/>
                    <a:stretch/>
                  </pic:blipFill>
                  <pic:spPr bwMode="auto">
                    <a:xfrm>
                      <a:off x="0" y="0"/>
                      <a:ext cx="2940685" cy="436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62EAD52" wp14:editId="63F0AA92">
            <wp:simplePos x="0" y="0"/>
            <wp:positionH relativeFrom="column">
              <wp:posOffset>5697220</wp:posOffset>
            </wp:positionH>
            <wp:positionV relativeFrom="paragraph">
              <wp:posOffset>22860</wp:posOffset>
            </wp:positionV>
            <wp:extent cx="3245572" cy="4723200"/>
            <wp:effectExtent l="0" t="0" r="0" b="0"/>
            <wp:wrapTight wrapText="bothSides">
              <wp:wrapPolygon edited="0">
                <wp:start x="0" y="0"/>
                <wp:lineTo x="0" y="21519"/>
                <wp:lineTo x="21427" y="21519"/>
                <wp:lineTo x="21427" y="0"/>
                <wp:lineTo x="0" y="0"/>
              </wp:wrapPolygon>
            </wp:wrapTight>
            <wp:docPr id="1035223745" name="Picture 4" descr="A pink and black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3745" name="Picture 4" descr="A pink and black map&#10;&#10;Description automatically generated"/>
                    <pic:cNvPicPr/>
                  </pic:nvPicPr>
                  <pic:blipFill rotWithShape="1">
                    <a:blip r:embed="rId16" cstate="print">
                      <a:extLst>
                        <a:ext uri="{28A0092B-C50C-407E-A947-70E740481C1C}">
                          <a14:useLocalDpi xmlns:a14="http://schemas.microsoft.com/office/drawing/2010/main" val="0"/>
                        </a:ext>
                      </a:extLst>
                    </a:blip>
                    <a:srcRect l="1551" r="50144"/>
                    <a:stretch/>
                  </pic:blipFill>
                  <pic:spPr bwMode="auto">
                    <a:xfrm>
                      <a:off x="0" y="0"/>
                      <a:ext cx="3245572" cy="472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C7E">
        <w:rPr>
          <w:noProof/>
        </w:rPr>
        <w:drawing>
          <wp:anchor distT="0" distB="0" distL="114300" distR="114300" simplePos="0" relativeHeight="251655168" behindDoc="1" locked="0" layoutInCell="1" allowOverlap="1" wp14:anchorId="02FE2B98" wp14:editId="3E808810">
            <wp:simplePos x="0" y="0"/>
            <wp:positionH relativeFrom="column">
              <wp:posOffset>-114300</wp:posOffset>
            </wp:positionH>
            <wp:positionV relativeFrom="paragraph">
              <wp:posOffset>22860</wp:posOffset>
            </wp:positionV>
            <wp:extent cx="2932925" cy="4723200"/>
            <wp:effectExtent l="0" t="0" r="0" b="0"/>
            <wp:wrapTight wrapText="bothSides">
              <wp:wrapPolygon edited="0">
                <wp:start x="0" y="0"/>
                <wp:lineTo x="0" y="21519"/>
                <wp:lineTo x="21469" y="21519"/>
                <wp:lineTo x="21469" y="0"/>
                <wp:lineTo x="0" y="0"/>
              </wp:wrapPolygon>
            </wp:wrapTight>
            <wp:docPr id="196451580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5800" name="Picture 1" descr="A map of a city&#10;&#10;Description automatically generated"/>
                    <pic:cNvPicPr/>
                  </pic:nvPicPr>
                  <pic:blipFill rotWithShape="1">
                    <a:blip r:embed="rId17" cstate="print">
                      <a:extLst>
                        <a:ext uri="{28A0092B-C50C-407E-A947-70E740481C1C}">
                          <a14:useLocalDpi xmlns:a14="http://schemas.microsoft.com/office/drawing/2010/main" val="0"/>
                        </a:ext>
                      </a:extLst>
                    </a:blip>
                    <a:srcRect r="56348"/>
                    <a:stretch/>
                  </pic:blipFill>
                  <pic:spPr bwMode="auto">
                    <a:xfrm>
                      <a:off x="0" y="0"/>
                      <a:ext cx="2932925" cy="472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2FC50B9">
          <v:shapetype id="_x0000_t202" coordsize="21600,21600" o:spt="202" path="m,l,21600r21600,l21600,xe">
            <v:stroke joinstyle="miter"/>
            <v:path gradientshapeok="t" o:connecttype="rect"/>
          </v:shapetype>
          <v:shape id="_x0000_s1026" type="#_x0000_t202" style="position:absolute;margin-left:.5pt;margin-top:381.3pt;width:695.25pt;height:23.5pt;z-index:251662336;mso-position-horizontal-relative:text;mso-position-vertical-relative:text" wrapcoords="-72 0 -72 21000 21600 21000 21600 0 -72 0" stroked="f">
            <v:textbox style="mso-fit-shape-to-text:t" inset="0,0,0,0">
              <w:txbxContent>
                <w:p w14:paraId="04B1BFBF" w14:textId="04BE62B5" w:rsidR="0034166C" w:rsidRPr="008A7FB3" w:rsidRDefault="0034166C" w:rsidP="0034166C">
                  <w:pPr>
                    <w:pStyle w:val="Caption"/>
                    <w:rPr>
                      <w:noProof/>
                    </w:rPr>
                  </w:pPr>
                  <w:bookmarkStart w:id="39" w:name="_Ref143009488"/>
                  <w:r>
                    <w:t xml:space="preserve">Figure </w:t>
                  </w:r>
                  <w:fldSimple w:instr=" SEQ Figure \* ARABIC ">
                    <w:r w:rsidR="00674B42">
                      <w:rPr>
                        <w:noProof/>
                      </w:rPr>
                      <w:t>3</w:t>
                    </w:r>
                  </w:fldSimple>
                  <w:bookmarkEnd w:id="39"/>
                  <w:r>
                    <w:t xml:space="preserve">: Placeholder for triptych of </w:t>
                  </w:r>
                  <w:r w:rsidR="000345B5">
                    <w:t>(a) Population, (b) Cropland, and (c) Rural areas</w:t>
                  </w:r>
                  <w:r w:rsidR="002205B3">
                    <w:t>, State of Karnataka, India</w:t>
                  </w:r>
                  <w:r w:rsidR="000345B5">
                    <w:t xml:space="preserve">. </w:t>
                  </w:r>
                </w:p>
              </w:txbxContent>
            </v:textbox>
            <w10:wrap type="tight"/>
          </v:shape>
        </w:pict>
      </w:r>
    </w:p>
    <w:p w14:paraId="2A910D9C" w14:textId="58001A7E" w:rsidR="0034166C" w:rsidRDefault="0034166C" w:rsidP="006204CC">
      <w:pPr>
        <w:jc w:val="left"/>
        <w:rPr>
          <w:noProof/>
        </w:rPr>
        <w:sectPr w:rsidR="0034166C" w:rsidSect="0090568D">
          <w:pgSz w:w="16838" w:h="11906" w:orient="landscape"/>
          <w:pgMar w:top="1440" w:right="1440" w:bottom="1440" w:left="1440" w:header="708" w:footer="708" w:gutter="0"/>
          <w:cols w:space="708"/>
          <w:docGrid w:linePitch="360"/>
        </w:sectPr>
      </w:pPr>
    </w:p>
    <w:p w14:paraId="76C5DF94" w14:textId="4981BE55" w:rsidR="003A197A" w:rsidRDefault="00414279" w:rsidP="00414279">
      <w:pPr>
        <w:pStyle w:val="Heading2"/>
        <w:rPr>
          <w:noProof/>
        </w:rPr>
      </w:pPr>
      <w:bookmarkStart w:id="40" w:name="_Toc143033258"/>
      <w:r>
        <w:rPr>
          <w:noProof/>
        </w:rPr>
        <w:lastRenderedPageBreak/>
        <w:t>Appendix</w:t>
      </w:r>
      <w:bookmarkEnd w:id="40"/>
    </w:p>
    <w:p w14:paraId="03C1DAAA" w14:textId="77777777" w:rsidR="00414279" w:rsidRDefault="00414279" w:rsidP="00414279"/>
    <w:p w14:paraId="58D3FD76" w14:textId="2AEA413B" w:rsidR="00414279" w:rsidRDefault="00414279" w:rsidP="00414279">
      <w:r w:rsidRPr="00414279">
        <w:rPr>
          <w:highlight w:val="yellow"/>
        </w:rPr>
        <w:t>TEST: Formatting of figure with table side-by-side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6"/>
        <w:gridCol w:w="1946"/>
      </w:tblGrid>
      <w:tr w:rsidR="00414279" w14:paraId="325F5D2E" w14:textId="77777777" w:rsidTr="0019111A">
        <w:tc>
          <w:tcPr>
            <w:tcW w:w="6912" w:type="dxa"/>
          </w:tcPr>
          <w:p w14:paraId="1B9F1B0C" w14:textId="77777777" w:rsidR="00414279" w:rsidRDefault="00414279" w:rsidP="0019111A">
            <w:pPr>
              <w:keepNext/>
            </w:pPr>
            <w:r>
              <w:rPr>
                <w:noProof/>
                <w:color w:val="FF0000"/>
              </w:rPr>
              <w:drawing>
                <wp:inline distT="0" distB="0" distL="0" distR="0" wp14:anchorId="0F867D4A" wp14:editId="35812F9D">
                  <wp:extent cx="4495800" cy="3228340"/>
                  <wp:effectExtent l="0" t="0" r="0" b="0"/>
                  <wp:docPr id="1191747601" name="Picture 119174760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01572" name="Picture 3" descr="A diagram of a graph&#10;&#10;Description automatically generated"/>
                          <pic:cNvPicPr/>
                        </pic:nvPicPr>
                        <pic:blipFill rotWithShape="1">
                          <a:blip r:embed="rId13">
                            <a:extLst>
                              <a:ext uri="{28A0092B-C50C-407E-A947-70E740481C1C}">
                                <a14:useLocalDpi xmlns:a14="http://schemas.microsoft.com/office/drawing/2010/main" val="0"/>
                              </a:ext>
                            </a:extLst>
                          </a:blip>
                          <a:srcRect l="4621" t="10414" r="8129" b="6057"/>
                          <a:stretch/>
                        </pic:blipFill>
                        <pic:spPr bwMode="auto">
                          <a:xfrm>
                            <a:off x="0" y="0"/>
                            <a:ext cx="4502081" cy="3232850"/>
                          </a:xfrm>
                          <a:prstGeom prst="rect">
                            <a:avLst/>
                          </a:prstGeom>
                          <a:ln>
                            <a:noFill/>
                          </a:ln>
                          <a:extLst>
                            <a:ext uri="{53640926-AAD7-44D8-BBD7-CCE9431645EC}">
                              <a14:shadowObscured xmlns:a14="http://schemas.microsoft.com/office/drawing/2010/main"/>
                            </a:ext>
                          </a:extLst>
                        </pic:spPr>
                      </pic:pic>
                    </a:graphicData>
                  </a:graphic>
                </wp:inline>
              </w:drawing>
            </w:r>
          </w:p>
          <w:p w14:paraId="41DD6D08" w14:textId="77777777" w:rsidR="00414279" w:rsidRPr="00674B42" w:rsidRDefault="00414279" w:rsidP="0019111A">
            <w:pPr>
              <w:pStyle w:val="Caption"/>
            </w:pPr>
            <w:r>
              <w:t xml:space="preserve">Figure </w:t>
            </w:r>
            <w:r>
              <w:fldChar w:fldCharType="begin"/>
            </w:r>
            <w:r>
              <w:instrText xml:space="preserve"> SEQ Figure \* ARABIC </w:instrText>
            </w:r>
            <w:r>
              <w:fldChar w:fldCharType="separate"/>
            </w:r>
            <w:r>
              <w:rPr>
                <w:noProof/>
              </w:rPr>
              <w:t>2</w:t>
            </w:r>
            <w:r>
              <w:fldChar w:fldCharType="end"/>
            </w:r>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 in percentage points between ADP</w:t>
            </w:r>
            <w:r w:rsidRPr="00414279">
              <w:rPr>
                <w:b w:val="0"/>
                <w:bCs w:val="0"/>
                <w:vertAlign w:val="subscript"/>
              </w:rPr>
              <w:t>A</w:t>
            </w:r>
            <w:r w:rsidRPr="00414279">
              <w:rPr>
                <w:b w:val="0"/>
                <w:bCs w:val="0"/>
              </w:rPr>
              <w:t xml:space="preserve"> as a proportion of total population and ADP</w:t>
            </w:r>
            <w:r w:rsidRPr="00414279">
              <w:rPr>
                <w:b w:val="0"/>
                <w:bCs w:val="0"/>
                <w:vertAlign w:val="subscript"/>
              </w:rPr>
              <w:t>C</w:t>
            </w:r>
            <w:r w:rsidRPr="00414279">
              <w:rPr>
                <w:b w:val="0"/>
                <w:bCs w:val="0"/>
              </w:rPr>
              <w:t xml:space="preserve"> as a proportion of total population.</w:t>
            </w:r>
            <w:r>
              <w:t xml:space="preserve"> </w:t>
            </w:r>
          </w:p>
          <w:p w14:paraId="66ACA54B" w14:textId="77777777" w:rsidR="00414279" w:rsidRDefault="00414279" w:rsidP="0019111A">
            <w:pPr>
              <w:pStyle w:val="Caption"/>
            </w:pPr>
          </w:p>
        </w:tc>
        <w:tc>
          <w:tcPr>
            <w:tcW w:w="2330" w:type="dxa"/>
          </w:tcPr>
          <w:tbl>
            <w:tblPr>
              <w:tblStyle w:val="TableGrid"/>
              <w:tblW w:w="0" w:type="auto"/>
              <w:tblLook w:val="04A0" w:firstRow="1" w:lastRow="0" w:firstColumn="1" w:lastColumn="0" w:noHBand="0" w:noVBand="1"/>
            </w:tblPr>
            <w:tblGrid>
              <w:gridCol w:w="817"/>
              <w:gridCol w:w="567"/>
              <w:gridCol w:w="336"/>
            </w:tblGrid>
            <w:tr w:rsidR="00414279" w14:paraId="41926C6B" w14:textId="77777777" w:rsidTr="0019111A">
              <w:tc>
                <w:tcPr>
                  <w:tcW w:w="818" w:type="dxa"/>
                  <w:vMerge w:val="restart"/>
                  <w:vAlign w:val="center"/>
                </w:tcPr>
                <w:p w14:paraId="084E22D7" w14:textId="77777777" w:rsidR="00414279" w:rsidRDefault="00414279" w:rsidP="0019111A">
                  <w:pPr>
                    <w:pStyle w:val="TableText"/>
                  </w:pPr>
                  <w:r>
                    <w:t>ADPC1</w:t>
                  </w:r>
                </w:p>
              </w:tc>
              <w:tc>
                <w:tcPr>
                  <w:tcW w:w="451" w:type="dxa"/>
                </w:tcPr>
                <w:p w14:paraId="389B377F" w14:textId="53EA4482" w:rsidR="00414279" w:rsidRDefault="00414279" w:rsidP="0019111A">
                  <w:pPr>
                    <w:pStyle w:val="TableText"/>
                  </w:pPr>
                  <w:r>
                    <w:t>mn</w:t>
                  </w:r>
                </w:p>
              </w:tc>
              <w:tc>
                <w:tcPr>
                  <w:tcW w:w="451" w:type="dxa"/>
                </w:tcPr>
                <w:p w14:paraId="35ACCF1D" w14:textId="77777777" w:rsidR="00414279" w:rsidRDefault="00414279" w:rsidP="0019111A">
                  <w:pPr>
                    <w:pStyle w:val="TableText"/>
                  </w:pPr>
                </w:p>
              </w:tc>
            </w:tr>
            <w:tr w:rsidR="00414279" w14:paraId="5AB1C6C2" w14:textId="77777777" w:rsidTr="0019111A">
              <w:tc>
                <w:tcPr>
                  <w:tcW w:w="818" w:type="dxa"/>
                  <w:vMerge/>
                  <w:vAlign w:val="center"/>
                </w:tcPr>
                <w:p w14:paraId="29561964" w14:textId="77777777" w:rsidR="00414279" w:rsidRDefault="00414279" w:rsidP="0019111A">
                  <w:pPr>
                    <w:pStyle w:val="TableText"/>
                  </w:pPr>
                </w:p>
              </w:tc>
              <w:tc>
                <w:tcPr>
                  <w:tcW w:w="451" w:type="dxa"/>
                </w:tcPr>
                <w:p w14:paraId="6718E6F8" w14:textId="5FE73B73" w:rsidR="00414279" w:rsidRDefault="00414279" w:rsidP="0019111A">
                  <w:pPr>
                    <w:pStyle w:val="TableText"/>
                  </w:pPr>
                  <w:r>
                    <w:t>sd</w:t>
                  </w:r>
                </w:p>
              </w:tc>
              <w:tc>
                <w:tcPr>
                  <w:tcW w:w="451" w:type="dxa"/>
                </w:tcPr>
                <w:p w14:paraId="4161A989" w14:textId="77777777" w:rsidR="00414279" w:rsidRDefault="00414279" w:rsidP="0019111A">
                  <w:pPr>
                    <w:pStyle w:val="TableText"/>
                  </w:pPr>
                </w:p>
              </w:tc>
            </w:tr>
            <w:tr w:rsidR="00414279" w14:paraId="0124C6AC" w14:textId="77777777" w:rsidTr="0019111A">
              <w:tc>
                <w:tcPr>
                  <w:tcW w:w="818" w:type="dxa"/>
                  <w:vMerge/>
                  <w:vAlign w:val="center"/>
                </w:tcPr>
                <w:p w14:paraId="7122E015" w14:textId="77777777" w:rsidR="00414279" w:rsidRDefault="00414279" w:rsidP="0019111A">
                  <w:pPr>
                    <w:pStyle w:val="TableText"/>
                  </w:pPr>
                </w:p>
              </w:tc>
              <w:tc>
                <w:tcPr>
                  <w:tcW w:w="451" w:type="dxa"/>
                </w:tcPr>
                <w:p w14:paraId="61FB7D23" w14:textId="2F9D1660" w:rsidR="00414279" w:rsidRDefault="00414279" w:rsidP="0019111A">
                  <w:pPr>
                    <w:pStyle w:val="TableText"/>
                  </w:pPr>
                  <w:r>
                    <w:t>med</w:t>
                  </w:r>
                </w:p>
              </w:tc>
              <w:tc>
                <w:tcPr>
                  <w:tcW w:w="451" w:type="dxa"/>
                </w:tcPr>
                <w:p w14:paraId="07FC9D22" w14:textId="77777777" w:rsidR="00414279" w:rsidRDefault="00414279" w:rsidP="0019111A">
                  <w:pPr>
                    <w:pStyle w:val="TableText"/>
                  </w:pPr>
                </w:p>
              </w:tc>
            </w:tr>
            <w:tr w:rsidR="00414279" w14:paraId="62830731" w14:textId="77777777" w:rsidTr="0019111A">
              <w:tc>
                <w:tcPr>
                  <w:tcW w:w="818" w:type="dxa"/>
                  <w:vMerge w:val="restart"/>
                  <w:vAlign w:val="center"/>
                </w:tcPr>
                <w:p w14:paraId="7AE65320" w14:textId="77777777" w:rsidR="00414279" w:rsidRDefault="00414279" w:rsidP="0019111A">
                  <w:pPr>
                    <w:pStyle w:val="TableText"/>
                  </w:pPr>
                  <w:r>
                    <w:t>ADPC2</w:t>
                  </w:r>
                </w:p>
              </w:tc>
              <w:tc>
                <w:tcPr>
                  <w:tcW w:w="451" w:type="dxa"/>
                </w:tcPr>
                <w:p w14:paraId="710FFDFD" w14:textId="77777777" w:rsidR="00414279" w:rsidRDefault="00414279" w:rsidP="0019111A">
                  <w:pPr>
                    <w:pStyle w:val="TableText"/>
                  </w:pPr>
                </w:p>
              </w:tc>
              <w:tc>
                <w:tcPr>
                  <w:tcW w:w="451" w:type="dxa"/>
                </w:tcPr>
                <w:p w14:paraId="0D8FD8F6" w14:textId="77777777" w:rsidR="00414279" w:rsidRDefault="00414279" w:rsidP="0019111A">
                  <w:pPr>
                    <w:pStyle w:val="TableText"/>
                  </w:pPr>
                </w:p>
              </w:tc>
            </w:tr>
            <w:tr w:rsidR="00414279" w14:paraId="7B0AECEC" w14:textId="77777777" w:rsidTr="0019111A">
              <w:tc>
                <w:tcPr>
                  <w:tcW w:w="818" w:type="dxa"/>
                  <w:vMerge/>
                  <w:vAlign w:val="center"/>
                </w:tcPr>
                <w:p w14:paraId="57B7DAFC" w14:textId="77777777" w:rsidR="00414279" w:rsidRDefault="00414279" w:rsidP="0019111A">
                  <w:pPr>
                    <w:pStyle w:val="TableText"/>
                  </w:pPr>
                </w:p>
              </w:tc>
              <w:tc>
                <w:tcPr>
                  <w:tcW w:w="451" w:type="dxa"/>
                </w:tcPr>
                <w:p w14:paraId="4358DCE0" w14:textId="77777777" w:rsidR="00414279" w:rsidRDefault="00414279" w:rsidP="0019111A">
                  <w:pPr>
                    <w:pStyle w:val="TableText"/>
                  </w:pPr>
                </w:p>
              </w:tc>
              <w:tc>
                <w:tcPr>
                  <w:tcW w:w="451" w:type="dxa"/>
                </w:tcPr>
                <w:p w14:paraId="431E435C" w14:textId="77777777" w:rsidR="00414279" w:rsidRDefault="00414279" w:rsidP="0019111A">
                  <w:pPr>
                    <w:pStyle w:val="TableText"/>
                  </w:pPr>
                </w:p>
              </w:tc>
            </w:tr>
            <w:tr w:rsidR="00414279" w14:paraId="1508B497" w14:textId="77777777" w:rsidTr="0019111A">
              <w:tc>
                <w:tcPr>
                  <w:tcW w:w="818" w:type="dxa"/>
                  <w:vMerge/>
                  <w:vAlign w:val="center"/>
                </w:tcPr>
                <w:p w14:paraId="6D300507" w14:textId="77777777" w:rsidR="00414279" w:rsidRDefault="00414279" w:rsidP="0019111A">
                  <w:pPr>
                    <w:pStyle w:val="TableText"/>
                  </w:pPr>
                </w:p>
              </w:tc>
              <w:tc>
                <w:tcPr>
                  <w:tcW w:w="451" w:type="dxa"/>
                </w:tcPr>
                <w:p w14:paraId="663DE1F0" w14:textId="77777777" w:rsidR="00414279" w:rsidRDefault="00414279" w:rsidP="0019111A">
                  <w:pPr>
                    <w:pStyle w:val="TableText"/>
                  </w:pPr>
                </w:p>
              </w:tc>
              <w:tc>
                <w:tcPr>
                  <w:tcW w:w="451" w:type="dxa"/>
                </w:tcPr>
                <w:p w14:paraId="6F11B2E4" w14:textId="77777777" w:rsidR="00414279" w:rsidRDefault="00414279" w:rsidP="0019111A">
                  <w:pPr>
                    <w:pStyle w:val="TableText"/>
                  </w:pPr>
                </w:p>
              </w:tc>
            </w:tr>
            <w:tr w:rsidR="00414279" w14:paraId="0FCCCBF0" w14:textId="77777777" w:rsidTr="0019111A">
              <w:tc>
                <w:tcPr>
                  <w:tcW w:w="818" w:type="dxa"/>
                  <w:vMerge w:val="restart"/>
                  <w:vAlign w:val="center"/>
                </w:tcPr>
                <w:p w14:paraId="0A04BDBB" w14:textId="77777777" w:rsidR="00414279" w:rsidRDefault="00414279" w:rsidP="0019111A">
                  <w:pPr>
                    <w:pStyle w:val="TableText"/>
                  </w:pPr>
                  <w:r>
                    <w:t>ADPC3</w:t>
                  </w:r>
                </w:p>
              </w:tc>
              <w:tc>
                <w:tcPr>
                  <w:tcW w:w="451" w:type="dxa"/>
                </w:tcPr>
                <w:p w14:paraId="72EF5D3D" w14:textId="77777777" w:rsidR="00414279" w:rsidRDefault="00414279" w:rsidP="0019111A">
                  <w:pPr>
                    <w:pStyle w:val="TableText"/>
                  </w:pPr>
                </w:p>
              </w:tc>
              <w:tc>
                <w:tcPr>
                  <w:tcW w:w="451" w:type="dxa"/>
                </w:tcPr>
                <w:p w14:paraId="63D8D0BD" w14:textId="77777777" w:rsidR="00414279" w:rsidRDefault="00414279" w:rsidP="0019111A">
                  <w:pPr>
                    <w:pStyle w:val="TableText"/>
                  </w:pPr>
                </w:p>
              </w:tc>
            </w:tr>
            <w:tr w:rsidR="00414279" w14:paraId="0BBF0137" w14:textId="77777777" w:rsidTr="0019111A">
              <w:tc>
                <w:tcPr>
                  <w:tcW w:w="818" w:type="dxa"/>
                  <w:vMerge/>
                  <w:vAlign w:val="center"/>
                </w:tcPr>
                <w:p w14:paraId="3EB87188" w14:textId="77777777" w:rsidR="00414279" w:rsidRDefault="00414279" w:rsidP="0019111A">
                  <w:pPr>
                    <w:pStyle w:val="TableText"/>
                  </w:pPr>
                </w:p>
              </w:tc>
              <w:tc>
                <w:tcPr>
                  <w:tcW w:w="451" w:type="dxa"/>
                </w:tcPr>
                <w:p w14:paraId="44E842DA" w14:textId="77777777" w:rsidR="00414279" w:rsidRDefault="00414279" w:rsidP="0019111A">
                  <w:pPr>
                    <w:pStyle w:val="TableText"/>
                  </w:pPr>
                </w:p>
              </w:tc>
              <w:tc>
                <w:tcPr>
                  <w:tcW w:w="451" w:type="dxa"/>
                </w:tcPr>
                <w:p w14:paraId="1D5973DF" w14:textId="77777777" w:rsidR="00414279" w:rsidRDefault="00414279" w:rsidP="0019111A">
                  <w:pPr>
                    <w:pStyle w:val="TableText"/>
                  </w:pPr>
                </w:p>
              </w:tc>
            </w:tr>
            <w:tr w:rsidR="00414279" w14:paraId="401A3B47" w14:textId="77777777" w:rsidTr="0019111A">
              <w:tc>
                <w:tcPr>
                  <w:tcW w:w="818" w:type="dxa"/>
                  <w:vMerge/>
                  <w:vAlign w:val="center"/>
                </w:tcPr>
                <w:p w14:paraId="399E4E3B" w14:textId="77777777" w:rsidR="00414279" w:rsidRDefault="00414279" w:rsidP="0019111A">
                  <w:pPr>
                    <w:pStyle w:val="TableText"/>
                  </w:pPr>
                </w:p>
              </w:tc>
              <w:tc>
                <w:tcPr>
                  <w:tcW w:w="451" w:type="dxa"/>
                </w:tcPr>
                <w:p w14:paraId="092C1091" w14:textId="77777777" w:rsidR="00414279" w:rsidRDefault="00414279" w:rsidP="0019111A">
                  <w:pPr>
                    <w:pStyle w:val="TableText"/>
                  </w:pPr>
                </w:p>
              </w:tc>
              <w:tc>
                <w:tcPr>
                  <w:tcW w:w="451" w:type="dxa"/>
                </w:tcPr>
                <w:p w14:paraId="7A844A10" w14:textId="77777777" w:rsidR="00414279" w:rsidRDefault="00414279" w:rsidP="0019111A">
                  <w:pPr>
                    <w:pStyle w:val="TableText"/>
                  </w:pPr>
                </w:p>
              </w:tc>
            </w:tr>
            <w:tr w:rsidR="00414279" w14:paraId="07C00171" w14:textId="77777777" w:rsidTr="0019111A">
              <w:tc>
                <w:tcPr>
                  <w:tcW w:w="818" w:type="dxa"/>
                  <w:vMerge w:val="restart"/>
                  <w:vAlign w:val="center"/>
                </w:tcPr>
                <w:p w14:paraId="4960E92F" w14:textId="77777777" w:rsidR="00414279" w:rsidRDefault="00414279" w:rsidP="0019111A">
                  <w:pPr>
                    <w:pStyle w:val="TableText"/>
                  </w:pPr>
                  <w:r>
                    <w:t>ADPC4</w:t>
                  </w:r>
                </w:p>
              </w:tc>
              <w:tc>
                <w:tcPr>
                  <w:tcW w:w="451" w:type="dxa"/>
                </w:tcPr>
                <w:p w14:paraId="25DE9A79" w14:textId="77777777" w:rsidR="00414279" w:rsidRDefault="00414279" w:rsidP="0019111A">
                  <w:pPr>
                    <w:pStyle w:val="TableText"/>
                  </w:pPr>
                </w:p>
              </w:tc>
              <w:tc>
                <w:tcPr>
                  <w:tcW w:w="451" w:type="dxa"/>
                </w:tcPr>
                <w:p w14:paraId="67D8EB19" w14:textId="77777777" w:rsidR="00414279" w:rsidRDefault="00414279" w:rsidP="0019111A">
                  <w:pPr>
                    <w:pStyle w:val="TableText"/>
                  </w:pPr>
                </w:p>
              </w:tc>
            </w:tr>
            <w:tr w:rsidR="00414279" w14:paraId="0E18824F" w14:textId="77777777" w:rsidTr="0019111A">
              <w:tc>
                <w:tcPr>
                  <w:tcW w:w="818" w:type="dxa"/>
                  <w:vMerge/>
                  <w:vAlign w:val="center"/>
                </w:tcPr>
                <w:p w14:paraId="6C03F9FB" w14:textId="77777777" w:rsidR="00414279" w:rsidRDefault="00414279" w:rsidP="0019111A">
                  <w:pPr>
                    <w:pStyle w:val="TableText"/>
                  </w:pPr>
                </w:p>
              </w:tc>
              <w:tc>
                <w:tcPr>
                  <w:tcW w:w="451" w:type="dxa"/>
                </w:tcPr>
                <w:p w14:paraId="6F99F948" w14:textId="77777777" w:rsidR="00414279" w:rsidRDefault="00414279" w:rsidP="0019111A">
                  <w:pPr>
                    <w:pStyle w:val="TableText"/>
                  </w:pPr>
                </w:p>
              </w:tc>
              <w:tc>
                <w:tcPr>
                  <w:tcW w:w="451" w:type="dxa"/>
                </w:tcPr>
                <w:p w14:paraId="00FD3CF7" w14:textId="77777777" w:rsidR="00414279" w:rsidRDefault="00414279" w:rsidP="0019111A">
                  <w:pPr>
                    <w:pStyle w:val="TableText"/>
                  </w:pPr>
                </w:p>
              </w:tc>
            </w:tr>
            <w:tr w:rsidR="00414279" w14:paraId="47F195B1" w14:textId="77777777" w:rsidTr="0019111A">
              <w:tc>
                <w:tcPr>
                  <w:tcW w:w="818" w:type="dxa"/>
                  <w:vMerge/>
                  <w:vAlign w:val="center"/>
                </w:tcPr>
                <w:p w14:paraId="5D4BDB7A" w14:textId="77777777" w:rsidR="00414279" w:rsidRDefault="00414279" w:rsidP="0019111A">
                  <w:pPr>
                    <w:pStyle w:val="TableText"/>
                  </w:pPr>
                </w:p>
              </w:tc>
              <w:tc>
                <w:tcPr>
                  <w:tcW w:w="451" w:type="dxa"/>
                </w:tcPr>
                <w:p w14:paraId="422FC74D" w14:textId="77777777" w:rsidR="00414279" w:rsidRDefault="00414279" w:rsidP="0019111A">
                  <w:pPr>
                    <w:pStyle w:val="TableText"/>
                  </w:pPr>
                </w:p>
              </w:tc>
              <w:tc>
                <w:tcPr>
                  <w:tcW w:w="451" w:type="dxa"/>
                </w:tcPr>
                <w:p w14:paraId="3DFDAD63" w14:textId="77777777" w:rsidR="00414279" w:rsidRDefault="00414279" w:rsidP="0019111A">
                  <w:pPr>
                    <w:pStyle w:val="TableText"/>
                  </w:pPr>
                </w:p>
              </w:tc>
            </w:tr>
            <w:tr w:rsidR="00414279" w14:paraId="4F609458" w14:textId="77777777" w:rsidTr="0019111A">
              <w:tc>
                <w:tcPr>
                  <w:tcW w:w="818" w:type="dxa"/>
                  <w:vMerge w:val="restart"/>
                  <w:vAlign w:val="center"/>
                </w:tcPr>
                <w:p w14:paraId="1A088244" w14:textId="77777777" w:rsidR="00414279" w:rsidRDefault="00414279" w:rsidP="0019111A">
                  <w:pPr>
                    <w:pStyle w:val="TableText"/>
                  </w:pPr>
                  <w:r>
                    <w:t>ADPC5</w:t>
                  </w:r>
                </w:p>
              </w:tc>
              <w:tc>
                <w:tcPr>
                  <w:tcW w:w="451" w:type="dxa"/>
                </w:tcPr>
                <w:p w14:paraId="537A31CF" w14:textId="77777777" w:rsidR="00414279" w:rsidRDefault="00414279" w:rsidP="0019111A">
                  <w:pPr>
                    <w:pStyle w:val="TableText"/>
                  </w:pPr>
                </w:p>
              </w:tc>
              <w:tc>
                <w:tcPr>
                  <w:tcW w:w="451" w:type="dxa"/>
                </w:tcPr>
                <w:p w14:paraId="11D5BA81" w14:textId="77777777" w:rsidR="00414279" w:rsidRDefault="00414279" w:rsidP="0019111A">
                  <w:pPr>
                    <w:pStyle w:val="TableText"/>
                  </w:pPr>
                </w:p>
              </w:tc>
            </w:tr>
            <w:tr w:rsidR="00414279" w14:paraId="58680334" w14:textId="77777777" w:rsidTr="0019111A">
              <w:tc>
                <w:tcPr>
                  <w:tcW w:w="818" w:type="dxa"/>
                  <w:vMerge/>
                </w:tcPr>
                <w:p w14:paraId="4727D7A0" w14:textId="77777777" w:rsidR="00414279" w:rsidRDefault="00414279" w:rsidP="0019111A">
                  <w:pPr>
                    <w:pStyle w:val="TableText"/>
                  </w:pPr>
                </w:p>
              </w:tc>
              <w:tc>
                <w:tcPr>
                  <w:tcW w:w="451" w:type="dxa"/>
                </w:tcPr>
                <w:p w14:paraId="5E87DEEE" w14:textId="77777777" w:rsidR="00414279" w:rsidRDefault="00414279" w:rsidP="0019111A">
                  <w:pPr>
                    <w:pStyle w:val="TableText"/>
                  </w:pPr>
                </w:p>
              </w:tc>
              <w:tc>
                <w:tcPr>
                  <w:tcW w:w="451" w:type="dxa"/>
                </w:tcPr>
                <w:p w14:paraId="1D802715" w14:textId="77777777" w:rsidR="00414279" w:rsidRDefault="00414279" w:rsidP="0019111A">
                  <w:pPr>
                    <w:pStyle w:val="TableText"/>
                  </w:pPr>
                </w:p>
              </w:tc>
            </w:tr>
            <w:tr w:rsidR="00414279" w14:paraId="703C6D4F" w14:textId="77777777" w:rsidTr="0019111A">
              <w:tc>
                <w:tcPr>
                  <w:tcW w:w="818" w:type="dxa"/>
                  <w:vMerge/>
                </w:tcPr>
                <w:p w14:paraId="294FD309" w14:textId="77777777" w:rsidR="00414279" w:rsidRDefault="00414279" w:rsidP="0019111A">
                  <w:pPr>
                    <w:pStyle w:val="TableText"/>
                  </w:pPr>
                </w:p>
              </w:tc>
              <w:tc>
                <w:tcPr>
                  <w:tcW w:w="451" w:type="dxa"/>
                </w:tcPr>
                <w:p w14:paraId="765FBE62" w14:textId="77777777" w:rsidR="00414279" w:rsidRDefault="00414279" w:rsidP="0019111A">
                  <w:pPr>
                    <w:pStyle w:val="TableText"/>
                  </w:pPr>
                </w:p>
              </w:tc>
              <w:tc>
                <w:tcPr>
                  <w:tcW w:w="451" w:type="dxa"/>
                </w:tcPr>
                <w:p w14:paraId="5217A5B2" w14:textId="77777777" w:rsidR="00414279" w:rsidRDefault="00414279" w:rsidP="0019111A">
                  <w:pPr>
                    <w:pStyle w:val="TableText"/>
                  </w:pPr>
                </w:p>
              </w:tc>
            </w:tr>
          </w:tbl>
          <w:p w14:paraId="593A731F" w14:textId="77777777" w:rsidR="00414279" w:rsidRDefault="00414279" w:rsidP="0019111A">
            <w:pPr>
              <w:pStyle w:val="Caption"/>
            </w:pPr>
          </w:p>
        </w:tc>
      </w:tr>
    </w:tbl>
    <w:p w14:paraId="4CD828B9" w14:textId="77777777" w:rsidR="00414279" w:rsidRPr="00414279" w:rsidRDefault="00414279" w:rsidP="00414279"/>
    <w:p w14:paraId="2B2FEF78" w14:textId="77777777" w:rsidR="006204CC" w:rsidRDefault="006204CC" w:rsidP="00415B52"/>
    <w:p w14:paraId="5099D5C7" w14:textId="2A3D9F22" w:rsidR="009225AB" w:rsidRDefault="009225AB" w:rsidP="00415B52">
      <w:r>
        <w:br w:type="page"/>
      </w:r>
    </w:p>
    <w:p w14:paraId="49F47D73" w14:textId="7ECFB741" w:rsidR="00424424" w:rsidRDefault="009225AB" w:rsidP="009225AB">
      <w:pPr>
        <w:pStyle w:val="Heading2"/>
      </w:pPr>
      <w:bookmarkStart w:id="41" w:name="_Toc143033259"/>
      <w:r>
        <w:lastRenderedPageBreak/>
        <w:t>References</w:t>
      </w:r>
      <w:bookmarkEnd w:id="41"/>
    </w:p>
    <w:p w14:paraId="05ECCDD6" w14:textId="77777777" w:rsidR="00120F86" w:rsidRPr="00120F86" w:rsidRDefault="009225AB" w:rsidP="00120F86">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120F86" w:rsidRPr="00120F86">
        <w:rPr>
          <w:rFonts w:ascii="Arial" w:hAnsi="Arial" w:cs="Arial"/>
        </w:rPr>
        <w:t xml:space="preserve">Anand, S., Kakumanu, K.R. and Amarasinghe, U.A. (2019) ‘Use of Remote Sensing and GIS for Identifying Tanks and Rehabilitation Benefits to the Rural Areas’, </w:t>
      </w:r>
      <w:r w:rsidR="00120F86" w:rsidRPr="00120F86">
        <w:rPr>
          <w:rFonts w:ascii="Arial" w:hAnsi="Arial" w:cs="Arial"/>
          <w:i/>
          <w:iCs/>
        </w:rPr>
        <w:t>Journal of Rural Development</w:t>
      </w:r>
      <w:r w:rsidR="00120F86" w:rsidRPr="00120F86">
        <w:rPr>
          <w:rFonts w:ascii="Arial" w:hAnsi="Arial" w:cs="Arial"/>
        </w:rPr>
        <w:t>, 38(1), p. 55. Available at: https://doi.org/10.25175/jrd/2019/v38/i1/121801.</w:t>
      </w:r>
    </w:p>
    <w:p w14:paraId="68A13885" w14:textId="77777777" w:rsidR="00120F86" w:rsidRPr="00120F86" w:rsidRDefault="00120F86" w:rsidP="00120F86">
      <w:pPr>
        <w:pStyle w:val="Bibliography"/>
        <w:rPr>
          <w:rFonts w:ascii="Arial" w:hAnsi="Arial" w:cs="Arial"/>
        </w:rPr>
      </w:pPr>
      <w:r w:rsidRPr="00120F86">
        <w:rPr>
          <w:rFonts w:ascii="Arial" w:hAnsi="Arial" w:cs="Arial"/>
        </w:rPr>
        <w:t xml:space="preserve">Balk, D. </w:t>
      </w:r>
      <w:r w:rsidRPr="00120F86">
        <w:rPr>
          <w:rFonts w:ascii="Arial" w:hAnsi="Arial" w:cs="Arial"/>
          <w:i/>
          <w:iCs/>
        </w:rPr>
        <w:t>et al.</w:t>
      </w:r>
      <w:r w:rsidRPr="00120F86">
        <w:rPr>
          <w:rFonts w:ascii="Arial" w:hAnsi="Arial" w:cs="Arial"/>
        </w:rPr>
        <w:t xml:space="preserve"> (2019) ‘Urbanization in India: Population and Urban Classification Grids for 2011’, </w:t>
      </w:r>
      <w:r w:rsidRPr="00120F86">
        <w:rPr>
          <w:rFonts w:ascii="Arial" w:hAnsi="Arial" w:cs="Arial"/>
          <w:i/>
          <w:iCs/>
        </w:rPr>
        <w:t>Data</w:t>
      </w:r>
      <w:r w:rsidRPr="00120F86">
        <w:rPr>
          <w:rFonts w:ascii="Arial" w:hAnsi="Arial" w:cs="Arial"/>
        </w:rPr>
        <w:t>, 4(1), p. 35. Available at: https://doi.org/10.3390/data4010035.</w:t>
      </w:r>
    </w:p>
    <w:p w14:paraId="0C0245D9" w14:textId="77777777" w:rsidR="00120F86" w:rsidRPr="00120F86" w:rsidRDefault="00120F86" w:rsidP="00120F86">
      <w:pPr>
        <w:pStyle w:val="Bibliography"/>
        <w:rPr>
          <w:rFonts w:ascii="Arial" w:hAnsi="Arial" w:cs="Arial"/>
        </w:rPr>
      </w:pPr>
      <w:r w:rsidRPr="00120F86">
        <w:rPr>
          <w:rFonts w:ascii="Arial" w:hAnsi="Arial" w:cs="Arial"/>
        </w:rPr>
        <w:t xml:space="preserve">Brown, C.F. </w:t>
      </w:r>
      <w:r w:rsidRPr="00120F86">
        <w:rPr>
          <w:rFonts w:ascii="Arial" w:hAnsi="Arial" w:cs="Arial"/>
          <w:i/>
          <w:iCs/>
        </w:rPr>
        <w:t>et al.</w:t>
      </w:r>
      <w:r w:rsidRPr="00120F86">
        <w:rPr>
          <w:rFonts w:ascii="Arial" w:hAnsi="Arial" w:cs="Arial"/>
        </w:rPr>
        <w:t xml:space="preserve"> (2022) ‘Dynamic World, Near real-time global 10 m land use land cover mapping’, </w:t>
      </w:r>
      <w:r w:rsidRPr="00120F86">
        <w:rPr>
          <w:rFonts w:ascii="Arial" w:hAnsi="Arial" w:cs="Arial"/>
          <w:i/>
          <w:iCs/>
        </w:rPr>
        <w:t>Scientific Data</w:t>
      </w:r>
      <w:r w:rsidRPr="00120F86">
        <w:rPr>
          <w:rFonts w:ascii="Arial" w:hAnsi="Arial" w:cs="Arial"/>
        </w:rPr>
        <w:t>, 9(1), p. 251. Available at: https://doi.org/10.1038/s41597-022-01307-4.</w:t>
      </w:r>
    </w:p>
    <w:p w14:paraId="4E3E4F27" w14:textId="77777777" w:rsidR="00120F86" w:rsidRPr="00120F86" w:rsidRDefault="00120F86" w:rsidP="00120F86">
      <w:pPr>
        <w:pStyle w:val="Bibliography"/>
        <w:rPr>
          <w:rFonts w:ascii="Arial" w:hAnsi="Arial" w:cs="Arial"/>
        </w:rPr>
      </w:pPr>
      <w:r w:rsidRPr="00120F86">
        <w:rPr>
          <w:rFonts w:ascii="Arial" w:hAnsi="Arial" w:cs="Arial"/>
        </w:rPr>
        <w:t>Census of India (2011) ‘B-04 Main Workers classified by Age, Industrial Category, and Sex’. Available at: https://censusindia.gov.in/census.website/data/census-tables (Accessed: 30 May 2023).</w:t>
      </w:r>
    </w:p>
    <w:p w14:paraId="476F6349" w14:textId="77777777" w:rsidR="00120F86" w:rsidRPr="00120F86" w:rsidRDefault="00120F86" w:rsidP="00120F86">
      <w:pPr>
        <w:pStyle w:val="Bibliography"/>
        <w:rPr>
          <w:rFonts w:ascii="Arial" w:hAnsi="Arial" w:cs="Arial"/>
        </w:rPr>
      </w:pPr>
      <w:r w:rsidRPr="00120F86">
        <w:rPr>
          <w:rFonts w:ascii="Arial" w:hAnsi="Arial" w:cs="Arial"/>
        </w:rPr>
        <w:t xml:space="preserve">Deichmann, U. (1996) </w:t>
      </w:r>
      <w:r w:rsidRPr="00120F86">
        <w:rPr>
          <w:rFonts w:ascii="Arial" w:hAnsi="Arial" w:cs="Arial"/>
          <w:i/>
          <w:iCs/>
        </w:rPr>
        <w:t>A Review of Spatial Population Database Design and Modeling</w:t>
      </w:r>
      <w:r w:rsidRPr="00120F86">
        <w:rPr>
          <w:rFonts w:ascii="Arial" w:hAnsi="Arial" w:cs="Arial"/>
        </w:rPr>
        <w:t>. Santa Barbara, CA: National Centre for Geographic Information and Analysis. Available at: https://escholarship.org/uc/item/6g190671 (Accessed: 28 February 2023).</w:t>
      </w:r>
    </w:p>
    <w:p w14:paraId="1740B260" w14:textId="77777777" w:rsidR="00120F86" w:rsidRPr="00120F86" w:rsidRDefault="00120F86" w:rsidP="00120F86">
      <w:pPr>
        <w:pStyle w:val="Bibliography"/>
        <w:rPr>
          <w:rFonts w:ascii="Arial" w:hAnsi="Arial" w:cs="Arial"/>
        </w:rPr>
      </w:pPr>
      <w:r w:rsidRPr="00120F86">
        <w:rPr>
          <w:rFonts w:ascii="Arial" w:hAnsi="Arial" w:cs="Arial"/>
        </w:rPr>
        <w:t xml:space="preserve">Dixon, R.B. (1982) ‘Women in Agriculture: Counting the Labor Force in Developing Countries’, </w:t>
      </w:r>
      <w:r w:rsidRPr="00120F86">
        <w:rPr>
          <w:rFonts w:ascii="Arial" w:hAnsi="Arial" w:cs="Arial"/>
          <w:i/>
          <w:iCs/>
        </w:rPr>
        <w:t>Population and Development Review</w:t>
      </w:r>
      <w:r w:rsidRPr="00120F86">
        <w:rPr>
          <w:rFonts w:ascii="Arial" w:hAnsi="Arial" w:cs="Arial"/>
        </w:rPr>
        <w:t>, 8(3), pp. 539–566. Available at: https://doi.org/10.2307/1972379.</w:t>
      </w:r>
    </w:p>
    <w:p w14:paraId="2807D1F6" w14:textId="77777777" w:rsidR="00120F86" w:rsidRPr="00120F86" w:rsidRDefault="00120F86" w:rsidP="00120F86">
      <w:pPr>
        <w:pStyle w:val="Bibliography"/>
        <w:rPr>
          <w:rFonts w:ascii="Arial" w:hAnsi="Arial" w:cs="Arial"/>
        </w:rPr>
      </w:pPr>
      <w:r w:rsidRPr="00120F86">
        <w:rPr>
          <w:rFonts w:ascii="Arial" w:hAnsi="Arial" w:cs="Arial"/>
        </w:rPr>
        <w:t xml:space="preserve">Eicher, C.L. and Brewer, C.A. (2001) ‘Dasymetric Mapping and Areal Interpolation: Implementation and Evaluation’, </w:t>
      </w:r>
      <w:r w:rsidRPr="00120F86">
        <w:rPr>
          <w:rFonts w:ascii="Arial" w:hAnsi="Arial" w:cs="Arial"/>
          <w:i/>
          <w:iCs/>
        </w:rPr>
        <w:t>Cartography and Geographic Information Science</w:t>
      </w:r>
      <w:r w:rsidRPr="00120F86">
        <w:rPr>
          <w:rFonts w:ascii="Arial" w:hAnsi="Arial" w:cs="Arial"/>
        </w:rPr>
        <w:t>, 28(2), pp. 125–138. Available at: https://doi.org/10.1559/152304001782173727.</w:t>
      </w:r>
    </w:p>
    <w:p w14:paraId="4F0E8FFA" w14:textId="77777777" w:rsidR="00120F86" w:rsidRPr="00120F86" w:rsidRDefault="00120F86" w:rsidP="00120F86">
      <w:pPr>
        <w:pStyle w:val="Bibliography"/>
        <w:rPr>
          <w:rFonts w:ascii="Arial" w:hAnsi="Arial" w:cs="Arial"/>
        </w:rPr>
      </w:pPr>
      <w:r w:rsidRPr="00120F86">
        <w:rPr>
          <w:rFonts w:ascii="Arial" w:hAnsi="Arial" w:cs="Arial"/>
        </w:rPr>
        <w:t xml:space="preserve">Eurostat (2021) </w:t>
      </w:r>
      <w:r w:rsidRPr="00120F86">
        <w:rPr>
          <w:rFonts w:ascii="Arial" w:hAnsi="Arial" w:cs="Arial"/>
          <w:i/>
          <w:iCs/>
        </w:rPr>
        <w:t>Applying the degree of urbanisation: a methodological manual to define cities, towns and rural areas for international comparisons : 2021 edition</w:t>
      </w:r>
      <w:r w:rsidRPr="00120F86">
        <w:rPr>
          <w:rFonts w:ascii="Arial" w:hAnsi="Arial" w:cs="Arial"/>
        </w:rPr>
        <w:t>. LU: Publications Office of the European Union. Available at: https://data.europa.eu/doi/10.2785/706535 (Accessed: 4 August 2023).</w:t>
      </w:r>
    </w:p>
    <w:p w14:paraId="7CB639D7" w14:textId="77777777" w:rsidR="00120F86" w:rsidRPr="00120F86" w:rsidRDefault="00120F86" w:rsidP="00120F86">
      <w:pPr>
        <w:pStyle w:val="Bibliography"/>
        <w:rPr>
          <w:rFonts w:ascii="Arial" w:hAnsi="Arial" w:cs="Arial"/>
        </w:rPr>
      </w:pPr>
      <w:r w:rsidRPr="00120F86">
        <w:rPr>
          <w:rFonts w:ascii="Arial" w:hAnsi="Arial" w:cs="Arial"/>
        </w:rPr>
        <w:t xml:space="preserve">FAO (2023) </w:t>
      </w:r>
      <w:r w:rsidRPr="00120F86">
        <w:rPr>
          <w:rFonts w:ascii="Arial" w:hAnsi="Arial" w:cs="Arial"/>
          <w:i/>
          <w:iCs/>
        </w:rPr>
        <w:t>Food and Agriculture Organization of the United Nations (FAO) in India</w:t>
      </w:r>
      <w:r w:rsidRPr="00120F86">
        <w:rPr>
          <w:rFonts w:ascii="Arial" w:hAnsi="Arial" w:cs="Arial"/>
        </w:rPr>
        <w:t>. Available at: https://www.fao.org/india/fao-in-india/india-at-a-glance/en/ (Accessed: 6 June 2023).</w:t>
      </w:r>
    </w:p>
    <w:p w14:paraId="75D5ED01" w14:textId="77777777" w:rsidR="00120F86" w:rsidRPr="00120F86" w:rsidRDefault="00120F86" w:rsidP="00120F86">
      <w:pPr>
        <w:pStyle w:val="Bibliography"/>
        <w:rPr>
          <w:rFonts w:ascii="Arial" w:hAnsi="Arial" w:cs="Arial"/>
        </w:rPr>
      </w:pPr>
      <w:r w:rsidRPr="00120F86">
        <w:rPr>
          <w:rFonts w:ascii="Arial" w:hAnsi="Arial" w:cs="Arial"/>
        </w:rPr>
        <w:t xml:space="preserve">Government of India (2012) </w:t>
      </w:r>
      <w:r w:rsidRPr="00120F86">
        <w:rPr>
          <w:rFonts w:ascii="Arial" w:hAnsi="Arial" w:cs="Arial"/>
          <w:i/>
          <w:iCs/>
        </w:rPr>
        <w:t>Census of India 2011: Administrative Atlas</w:t>
      </w:r>
      <w:r w:rsidRPr="00120F86">
        <w:rPr>
          <w:rFonts w:ascii="Arial" w:hAnsi="Arial" w:cs="Arial"/>
        </w:rPr>
        <w:t>. Delhi, India: Office of the Registrar General and Census Commissioner. Available at: https://censusindia.gov.in/census.website/data/atlas# (Accessed: 1 June 2023).</w:t>
      </w:r>
    </w:p>
    <w:p w14:paraId="2AF241F7" w14:textId="77777777" w:rsidR="00120F86" w:rsidRPr="00120F86" w:rsidRDefault="00120F86" w:rsidP="00120F86">
      <w:pPr>
        <w:pStyle w:val="Bibliography"/>
        <w:rPr>
          <w:rFonts w:ascii="Arial" w:hAnsi="Arial" w:cs="Arial"/>
        </w:rPr>
      </w:pPr>
      <w:r w:rsidRPr="00120F86">
        <w:rPr>
          <w:rFonts w:ascii="Arial" w:hAnsi="Arial" w:cs="Arial"/>
        </w:rPr>
        <w:t xml:space="preserve">Kondylis, F. </w:t>
      </w:r>
      <w:r w:rsidRPr="00120F86">
        <w:rPr>
          <w:rFonts w:ascii="Arial" w:hAnsi="Arial" w:cs="Arial"/>
          <w:i/>
          <w:iCs/>
        </w:rPr>
        <w:t>et al.</w:t>
      </w:r>
      <w:r w:rsidRPr="00120F86">
        <w:rPr>
          <w:rFonts w:ascii="Arial" w:hAnsi="Arial" w:cs="Arial"/>
        </w:rPr>
        <w:t xml:space="preserve"> (2023) </w:t>
      </w:r>
      <w:r w:rsidRPr="00120F86">
        <w:rPr>
          <w:rFonts w:ascii="Arial" w:hAnsi="Arial" w:cs="Arial"/>
          <w:i/>
          <w:iCs/>
        </w:rPr>
        <w:t>Agriculture</w:t>
      </w:r>
      <w:r w:rsidRPr="00120F86">
        <w:rPr>
          <w:rFonts w:ascii="Arial" w:hAnsi="Arial" w:cs="Arial"/>
        </w:rPr>
        <w:t xml:space="preserve">, </w:t>
      </w:r>
      <w:r w:rsidRPr="00120F86">
        <w:rPr>
          <w:rFonts w:ascii="Arial" w:hAnsi="Arial" w:cs="Arial"/>
          <w:i/>
          <w:iCs/>
        </w:rPr>
        <w:t>World Bank: Development Impact Evaluation (DIME)</w:t>
      </w:r>
      <w:r w:rsidRPr="00120F86">
        <w:rPr>
          <w:rFonts w:ascii="Arial" w:hAnsi="Arial" w:cs="Arial"/>
        </w:rPr>
        <w:t>. Available at: https://www.worldbank.org/en/research/dime/brief/agriculture (Accessed: 1 June 2023).</w:t>
      </w:r>
    </w:p>
    <w:p w14:paraId="2AD96B49" w14:textId="77777777" w:rsidR="00120F86" w:rsidRPr="00120F86" w:rsidRDefault="00120F86" w:rsidP="00120F86">
      <w:pPr>
        <w:pStyle w:val="Bibliography"/>
        <w:rPr>
          <w:rFonts w:ascii="Arial" w:hAnsi="Arial" w:cs="Arial"/>
        </w:rPr>
      </w:pPr>
      <w:r w:rsidRPr="00120F86">
        <w:rPr>
          <w:rFonts w:ascii="Arial" w:hAnsi="Arial" w:cs="Arial"/>
        </w:rPr>
        <w:t xml:space="preserve">Leyk, S. </w:t>
      </w:r>
      <w:r w:rsidRPr="00120F86">
        <w:rPr>
          <w:rFonts w:ascii="Arial" w:hAnsi="Arial" w:cs="Arial"/>
          <w:i/>
          <w:iCs/>
        </w:rPr>
        <w:t>et al.</w:t>
      </w:r>
      <w:r w:rsidRPr="00120F86">
        <w:rPr>
          <w:rFonts w:ascii="Arial" w:hAnsi="Arial" w:cs="Arial"/>
        </w:rPr>
        <w:t xml:space="preserve"> (2019) ‘The spatial allocation of population: a review of large-scale gridded population data products and their fitness for use’, </w:t>
      </w:r>
      <w:r w:rsidRPr="00120F86">
        <w:rPr>
          <w:rFonts w:ascii="Arial" w:hAnsi="Arial" w:cs="Arial"/>
          <w:i/>
          <w:iCs/>
        </w:rPr>
        <w:t>Earth System Science Data</w:t>
      </w:r>
      <w:r w:rsidRPr="00120F86">
        <w:rPr>
          <w:rFonts w:ascii="Arial" w:hAnsi="Arial" w:cs="Arial"/>
        </w:rPr>
        <w:t>, 11(3), pp. 1385–1409. Available at: https://doi.org/10.5194/essd-11-1385-2019.</w:t>
      </w:r>
    </w:p>
    <w:p w14:paraId="71F59F17" w14:textId="77777777" w:rsidR="00120F86" w:rsidRPr="00120F86" w:rsidRDefault="00120F86" w:rsidP="00120F86">
      <w:pPr>
        <w:pStyle w:val="Bibliography"/>
        <w:rPr>
          <w:rFonts w:ascii="Arial" w:hAnsi="Arial" w:cs="Arial"/>
        </w:rPr>
      </w:pPr>
      <w:r w:rsidRPr="00120F86">
        <w:rPr>
          <w:rFonts w:ascii="Arial" w:hAnsi="Arial" w:cs="Arial"/>
        </w:rPr>
        <w:t xml:space="preserve">Malone, B.P. </w:t>
      </w:r>
      <w:r w:rsidRPr="00120F86">
        <w:rPr>
          <w:rFonts w:ascii="Arial" w:hAnsi="Arial" w:cs="Arial"/>
          <w:i/>
          <w:iCs/>
        </w:rPr>
        <w:t>et al.</w:t>
      </w:r>
      <w:r w:rsidRPr="00120F86">
        <w:rPr>
          <w:rFonts w:ascii="Arial" w:hAnsi="Arial" w:cs="Arial"/>
        </w:rPr>
        <w:t xml:space="preserve"> (2012) ‘A general method for downscaling earth resource information’, </w:t>
      </w:r>
      <w:r w:rsidRPr="00120F86">
        <w:rPr>
          <w:rFonts w:ascii="Arial" w:hAnsi="Arial" w:cs="Arial"/>
          <w:i/>
          <w:iCs/>
        </w:rPr>
        <w:t>Computers &amp; Geosciences</w:t>
      </w:r>
      <w:r w:rsidRPr="00120F86">
        <w:rPr>
          <w:rFonts w:ascii="Arial" w:hAnsi="Arial" w:cs="Arial"/>
        </w:rPr>
        <w:t>, 41, pp. 119–125. Available at: https://doi.org/10.1016/j.cageo.2011.08.021.</w:t>
      </w:r>
    </w:p>
    <w:p w14:paraId="76E531CF" w14:textId="77777777" w:rsidR="00120F86" w:rsidRPr="00120F86" w:rsidRDefault="00120F86" w:rsidP="00120F86">
      <w:pPr>
        <w:pStyle w:val="Bibliography"/>
        <w:rPr>
          <w:rFonts w:ascii="Arial" w:hAnsi="Arial" w:cs="Arial"/>
        </w:rPr>
      </w:pPr>
      <w:r w:rsidRPr="00120F86">
        <w:rPr>
          <w:rFonts w:ascii="Arial" w:hAnsi="Arial" w:cs="Arial"/>
        </w:rPr>
        <w:lastRenderedPageBreak/>
        <w:t xml:space="preserve">Meiyappan, P. </w:t>
      </w:r>
      <w:r w:rsidRPr="00120F86">
        <w:rPr>
          <w:rFonts w:ascii="Arial" w:hAnsi="Arial" w:cs="Arial"/>
          <w:i/>
          <w:iCs/>
        </w:rPr>
        <w:t>et al.</w:t>
      </w:r>
      <w:r w:rsidRPr="00120F86">
        <w:rPr>
          <w:rFonts w:ascii="Arial" w:hAnsi="Arial" w:cs="Arial"/>
        </w:rPr>
        <w:t xml:space="preserve"> (2017) ‘Dynamics and determinants of land change in India: integrating satellite data with village socioeconomics’, </w:t>
      </w:r>
      <w:r w:rsidRPr="00120F86">
        <w:rPr>
          <w:rFonts w:ascii="Arial" w:hAnsi="Arial" w:cs="Arial"/>
          <w:i/>
          <w:iCs/>
        </w:rPr>
        <w:t>Regional Environmental Change</w:t>
      </w:r>
      <w:r w:rsidRPr="00120F86">
        <w:rPr>
          <w:rFonts w:ascii="Arial" w:hAnsi="Arial" w:cs="Arial"/>
        </w:rPr>
        <w:t>, 17(3), pp. 753–766. Available at: https://doi.org/10.1007/s10113-016-1068-2.</w:t>
      </w:r>
    </w:p>
    <w:p w14:paraId="51B4C729" w14:textId="77777777" w:rsidR="00120F86" w:rsidRPr="00120F86" w:rsidRDefault="00120F86" w:rsidP="00120F86">
      <w:pPr>
        <w:pStyle w:val="Bibliography"/>
        <w:rPr>
          <w:rFonts w:ascii="Arial" w:hAnsi="Arial" w:cs="Arial"/>
        </w:rPr>
      </w:pPr>
      <w:r w:rsidRPr="00120F86">
        <w:rPr>
          <w:rFonts w:ascii="Arial" w:hAnsi="Arial" w:cs="Arial"/>
        </w:rPr>
        <w:t xml:space="preserve">Mialhe, F., Gunnell, Y. and Mering, C. (2008) ‘Synoptic assessment of water resource variability in reservoirs by remote sensing: General approach and application to the runoff harvesting systems of south India’, </w:t>
      </w:r>
      <w:r w:rsidRPr="00120F86">
        <w:rPr>
          <w:rFonts w:ascii="Arial" w:hAnsi="Arial" w:cs="Arial"/>
          <w:i/>
          <w:iCs/>
        </w:rPr>
        <w:t>Water Resources Research</w:t>
      </w:r>
      <w:r w:rsidRPr="00120F86">
        <w:rPr>
          <w:rFonts w:ascii="Arial" w:hAnsi="Arial" w:cs="Arial"/>
        </w:rPr>
        <w:t>, 44(5). Available at: https://doi.org/10.1029/2007WR006065.</w:t>
      </w:r>
    </w:p>
    <w:p w14:paraId="1F495E91" w14:textId="77777777" w:rsidR="00120F86" w:rsidRPr="00120F86" w:rsidRDefault="00120F86" w:rsidP="00120F86">
      <w:pPr>
        <w:pStyle w:val="Bibliography"/>
        <w:rPr>
          <w:rFonts w:ascii="Arial" w:hAnsi="Arial" w:cs="Arial"/>
        </w:rPr>
      </w:pPr>
      <w:r w:rsidRPr="00120F86">
        <w:rPr>
          <w:rFonts w:ascii="Arial" w:hAnsi="Arial" w:cs="Arial"/>
        </w:rPr>
        <w:t xml:space="preserve">Monteiro, J., Martins, B. and Pires, J.M. (2018) ‘A hybrid approach for the spatial disaggregation of socio-economic indicators’, </w:t>
      </w:r>
      <w:r w:rsidRPr="00120F86">
        <w:rPr>
          <w:rFonts w:ascii="Arial" w:hAnsi="Arial" w:cs="Arial"/>
          <w:i/>
          <w:iCs/>
        </w:rPr>
        <w:t>International Journal of Data Science and Analytics</w:t>
      </w:r>
      <w:r w:rsidRPr="00120F86">
        <w:rPr>
          <w:rFonts w:ascii="Arial" w:hAnsi="Arial" w:cs="Arial"/>
        </w:rPr>
        <w:t>, 5(2), pp. 189–211. Available at: https://doi.org/10.1007/s41060-017-0080-z.</w:t>
      </w:r>
    </w:p>
    <w:p w14:paraId="5CBD9F04" w14:textId="77777777" w:rsidR="00120F86" w:rsidRPr="00120F86" w:rsidRDefault="00120F86" w:rsidP="00120F86">
      <w:pPr>
        <w:pStyle w:val="Bibliography"/>
        <w:rPr>
          <w:rFonts w:ascii="Arial" w:hAnsi="Arial" w:cs="Arial"/>
        </w:rPr>
      </w:pPr>
      <w:r w:rsidRPr="00120F86">
        <w:rPr>
          <w:rFonts w:ascii="Arial" w:hAnsi="Arial" w:cs="Arial"/>
        </w:rPr>
        <w:t xml:space="preserve">Pattnaik, I. </w:t>
      </w:r>
      <w:r w:rsidRPr="00120F86">
        <w:rPr>
          <w:rFonts w:ascii="Arial" w:hAnsi="Arial" w:cs="Arial"/>
          <w:i/>
          <w:iCs/>
        </w:rPr>
        <w:t>et al.</w:t>
      </w:r>
      <w:r w:rsidRPr="00120F86">
        <w:rPr>
          <w:rFonts w:ascii="Arial" w:hAnsi="Arial" w:cs="Arial"/>
        </w:rPr>
        <w:t xml:space="preserve"> (2018) ‘The feminization of agriculture or the feminization of agrarian distress? Tracking the trajectory of women in agriculture in India’, </w:t>
      </w:r>
      <w:r w:rsidRPr="00120F86">
        <w:rPr>
          <w:rFonts w:ascii="Arial" w:hAnsi="Arial" w:cs="Arial"/>
          <w:i/>
          <w:iCs/>
        </w:rPr>
        <w:t>Journal of the Asia Pacific Economy</w:t>
      </w:r>
      <w:r w:rsidRPr="00120F86">
        <w:rPr>
          <w:rFonts w:ascii="Arial" w:hAnsi="Arial" w:cs="Arial"/>
        </w:rPr>
        <w:t>, 23(1), pp. 138–155. Available at: https://doi.org/10.1080/13547860.2017.1394569.</w:t>
      </w:r>
    </w:p>
    <w:p w14:paraId="718A3B16" w14:textId="77777777" w:rsidR="00120F86" w:rsidRPr="00120F86" w:rsidRDefault="00120F86" w:rsidP="00120F86">
      <w:pPr>
        <w:pStyle w:val="Bibliography"/>
        <w:rPr>
          <w:rFonts w:ascii="Arial" w:hAnsi="Arial" w:cs="Arial"/>
        </w:rPr>
      </w:pPr>
      <w:r w:rsidRPr="00120F86">
        <w:rPr>
          <w:rFonts w:ascii="Arial" w:hAnsi="Arial" w:cs="Arial"/>
        </w:rPr>
        <w:t xml:space="preserve">Pezzulo, C. </w:t>
      </w:r>
      <w:r w:rsidRPr="00120F86">
        <w:rPr>
          <w:rFonts w:ascii="Arial" w:hAnsi="Arial" w:cs="Arial"/>
          <w:i/>
          <w:iCs/>
        </w:rPr>
        <w:t>et al.</w:t>
      </w:r>
      <w:r w:rsidRPr="00120F86">
        <w:rPr>
          <w:rFonts w:ascii="Arial" w:hAnsi="Arial" w:cs="Arial"/>
        </w:rPr>
        <w:t xml:space="preserve"> (2023) ‘A subnational reproductive, maternal, newborn, child, and adolescent health and development atlas of India’, </w:t>
      </w:r>
      <w:r w:rsidRPr="00120F86">
        <w:rPr>
          <w:rFonts w:ascii="Arial" w:hAnsi="Arial" w:cs="Arial"/>
          <w:i/>
          <w:iCs/>
        </w:rPr>
        <w:t>Scientific Data</w:t>
      </w:r>
      <w:r w:rsidRPr="00120F86">
        <w:rPr>
          <w:rFonts w:ascii="Arial" w:hAnsi="Arial" w:cs="Arial"/>
        </w:rPr>
        <w:t>, 10(1), p. 86. Available at: https://doi.org/10.1038/s41597-023-01961-2.</w:t>
      </w:r>
    </w:p>
    <w:p w14:paraId="5F09A4A4" w14:textId="77777777" w:rsidR="00120F86" w:rsidRPr="00120F86" w:rsidRDefault="00120F86" w:rsidP="00120F86">
      <w:pPr>
        <w:pStyle w:val="Bibliography"/>
        <w:rPr>
          <w:rFonts w:ascii="Arial" w:hAnsi="Arial" w:cs="Arial"/>
        </w:rPr>
      </w:pPr>
      <w:r w:rsidRPr="00120F86">
        <w:rPr>
          <w:rFonts w:ascii="Arial" w:hAnsi="Arial" w:cs="Arial"/>
        </w:rPr>
        <w:t xml:space="preserve">Qiu, Y. </w:t>
      </w:r>
      <w:r w:rsidRPr="00120F86">
        <w:rPr>
          <w:rFonts w:ascii="Arial" w:hAnsi="Arial" w:cs="Arial"/>
          <w:i/>
          <w:iCs/>
        </w:rPr>
        <w:t>et al.</w:t>
      </w:r>
      <w:r w:rsidRPr="00120F86">
        <w:rPr>
          <w:rFonts w:ascii="Arial" w:hAnsi="Arial" w:cs="Arial"/>
        </w:rPr>
        <w:t xml:space="preserve"> (2022) ‘Disaggregating population data for assessing progress of SDGs: methods and applications’, </w:t>
      </w:r>
      <w:r w:rsidRPr="00120F86">
        <w:rPr>
          <w:rFonts w:ascii="Arial" w:hAnsi="Arial" w:cs="Arial"/>
          <w:i/>
          <w:iCs/>
        </w:rPr>
        <w:t>International Journal of Digital Earth</w:t>
      </w:r>
      <w:r w:rsidRPr="00120F86">
        <w:rPr>
          <w:rFonts w:ascii="Arial" w:hAnsi="Arial" w:cs="Arial"/>
        </w:rPr>
        <w:t>, 15(1), pp. 2–29. Available at: https://doi.org/10.1080/17538947.2021.2013553.</w:t>
      </w:r>
    </w:p>
    <w:p w14:paraId="0FFE05EB" w14:textId="77777777" w:rsidR="00120F86" w:rsidRPr="00120F86" w:rsidRDefault="00120F86" w:rsidP="00120F86">
      <w:pPr>
        <w:pStyle w:val="Bibliography"/>
        <w:rPr>
          <w:rFonts w:ascii="Arial" w:hAnsi="Arial" w:cs="Arial"/>
        </w:rPr>
      </w:pPr>
      <w:r w:rsidRPr="00120F86">
        <w:rPr>
          <w:rFonts w:ascii="Arial" w:hAnsi="Arial" w:cs="Arial"/>
        </w:rPr>
        <w:t>Schiavina, M., Melchiorri, M. and Pesaresi, M. (2023) ‘GHS-SMOD R2023A - GHS settlement layers,  application of the Degree of Urbanisation methodology (stage I) to GHS-POP R2023A and GHS-BUILT-S R2023A,  multitemporal (1975-2030).’ European Commission, Join Research Centre (JRC). Available at: https://doi.org/10.2905/A0DF7A6F-49DE-46EA-9BDE-563437A6E2BA.</w:t>
      </w:r>
    </w:p>
    <w:p w14:paraId="1F35AFC9" w14:textId="77777777" w:rsidR="00120F86" w:rsidRPr="00120F86" w:rsidRDefault="00120F86" w:rsidP="00120F86">
      <w:pPr>
        <w:pStyle w:val="Bibliography"/>
        <w:rPr>
          <w:rFonts w:ascii="Arial" w:hAnsi="Arial" w:cs="Arial"/>
        </w:rPr>
      </w:pPr>
      <w:r w:rsidRPr="00120F86">
        <w:rPr>
          <w:rFonts w:ascii="Arial" w:hAnsi="Arial" w:cs="Arial"/>
        </w:rPr>
        <w:t xml:space="preserve">Schneiderbauer, S. and Ehrlich, D. (2005) ‘Population Density Estimations for Disaster Management: Case Study Rural Zimbabwe’, in P. van Oosterom, S. Zlatanova, and E.M. Fendel (eds) </w:t>
      </w:r>
      <w:r w:rsidRPr="00120F86">
        <w:rPr>
          <w:rFonts w:ascii="Arial" w:hAnsi="Arial" w:cs="Arial"/>
          <w:i/>
          <w:iCs/>
        </w:rPr>
        <w:t>Geo-information for Disaster Management</w:t>
      </w:r>
      <w:r w:rsidRPr="00120F86">
        <w:rPr>
          <w:rFonts w:ascii="Arial" w:hAnsi="Arial" w:cs="Arial"/>
        </w:rPr>
        <w:t>. Berlin, Heidelberg: Springer, pp. 901–921. Available at: https://doi.org/10.1007/3-540-27468-5_64.</w:t>
      </w:r>
    </w:p>
    <w:p w14:paraId="69A57A53" w14:textId="77777777" w:rsidR="00120F86" w:rsidRPr="00120F86" w:rsidRDefault="00120F86" w:rsidP="00120F86">
      <w:pPr>
        <w:pStyle w:val="Bibliography"/>
        <w:rPr>
          <w:rFonts w:ascii="Arial" w:hAnsi="Arial" w:cs="Arial"/>
        </w:rPr>
      </w:pPr>
      <w:r w:rsidRPr="00120F86">
        <w:rPr>
          <w:rFonts w:ascii="Arial" w:hAnsi="Arial" w:cs="Arial"/>
        </w:rPr>
        <w:t xml:space="preserve">Slavchevska, V., Kaaria, S. and Taivalmaa, S.L. (2019) ‘The feminization of agriculture: evidence and implications for food and water security’, in J.A. Allan (ed.) </w:t>
      </w:r>
      <w:r w:rsidRPr="00120F86">
        <w:rPr>
          <w:rFonts w:ascii="Arial" w:hAnsi="Arial" w:cs="Arial"/>
          <w:i/>
          <w:iCs/>
        </w:rPr>
        <w:t>The Oxford Handbook of Food, Water and Society</w:t>
      </w:r>
      <w:r w:rsidRPr="00120F86">
        <w:rPr>
          <w:rFonts w:ascii="Arial" w:hAnsi="Arial" w:cs="Arial"/>
        </w:rPr>
        <w:t>. Oxford University Press.</w:t>
      </w:r>
    </w:p>
    <w:p w14:paraId="0C52A6DC" w14:textId="77777777" w:rsidR="00120F86" w:rsidRPr="00120F86" w:rsidRDefault="00120F86" w:rsidP="00120F86">
      <w:pPr>
        <w:pStyle w:val="Bibliography"/>
        <w:rPr>
          <w:rFonts w:ascii="Arial" w:hAnsi="Arial" w:cs="Arial"/>
        </w:rPr>
      </w:pPr>
      <w:r w:rsidRPr="00120F86">
        <w:rPr>
          <w:rFonts w:ascii="Arial" w:hAnsi="Arial" w:cs="Arial"/>
        </w:rPr>
        <w:t xml:space="preserve">Stevens, F.R. </w:t>
      </w:r>
      <w:r w:rsidRPr="00120F86">
        <w:rPr>
          <w:rFonts w:ascii="Arial" w:hAnsi="Arial" w:cs="Arial"/>
          <w:i/>
          <w:iCs/>
        </w:rPr>
        <w:t>et al.</w:t>
      </w:r>
      <w:r w:rsidRPr="00120F86">
        <w:rPr>
          <w:rFonts w:ascii="Arial" w:hAnsi="Arial" w:cs="Arial"/>
        </w:rPr>
        <w:t xml:space="preserve"> (2015) ‘Disaggregating Census Data for Population Mapping Using Random Forests with Remotely-Sensed and Ancillary Data’, </w:t>
      </w:r>
      <w:r w:rsidRPr="00120F86">
        <w:rPr>
          <w:rFonts w:ascii="Arial" w:hAnsi="Arial" w:cs="Arial"/>
          <w:i/>
          <w:iCs/>
        </w:rPr>
        <w:t>PLOS ONE</w:t>
      </w:r>
      <w:r w:rsidRPr="00120F86">
        <w:rPr>
          <w:rFonts w:ascii="Arial" w:hAnsi="Arial" w:cs="Arial"/>
        </w:rPr>
        <w:t>, 10(2), p. e0107042. Available at: https://doi.org/10.1371/journal.pone.0107042.</w:t>
      </w:r>
    </w:p>
    <w:p w14:paraId="59D7FE31" w14:textId="77777777" w:rsidR="00120F86" w:rsidRPr="00120F86" w:rsidRDefault="00120F86" w:rsidP="00120F86">
      <w:pPr>
        <w:pStyle w:val="Bibliography"/>
        <w:rPr>
          <w:rFonts w:ascii="Arial" w:hAnsi="Arial" w:cs="Arial"/>
        </w:rPr>
      </w:pPr>
      <w:r w:rsidRPr="00120F86">
        <w:rPr>
          <w:rFonts w:ascii="Arial" w:hAnsi="Arial" w:cs="Arial"/>
        </w:rPr>
        <w:t xml:space="preserve">Szarka, N. and Biljecki, F. (2022) ‘Population estimation beyond counts—Inferring demographic characteristics’, </w:t>
      </w:r>
      <w:r w:rsidRPr="00120F86">
        <w:rPr>
          <w:rFonts w:ascii="Arial" w:hAnsi="Arial" w:cs="Arial"/>
          <w:i/>
          <w:iCs/>
        </w:rPr>
        <w:t>PLOS ONE</w:t>
      </w:r>
      <w:r w:rsidRPr="00120F86">
        <w:rPr>
          <w:rFonts w:ascii="Arial" w:hAnsi="Arial" w:cs="Arial"/>
        </w:rPr>
        <w:t>, 17(4), p. e0266484. Available at: https://doi.org/10.1371/journal.pone.0266484.</w:t>
      </w:r>
    </w:p>
    <w:p w14:paraId="4E3F8773" w14:textId="77777777" w:rsidR="00120F86" w:rsidRPr="00120F86" w:rsidRDefault="00120F86" w:rsidP="00120F86">
      <w:pPr>
        <w:pStyle w:val="Bibliography"/>
        <w:rPr>
          <w:rFonts w:ascii="Arial" w:hAnsi="Arial" w:cs="Arial"/>
        </w:rPr>
      </w:pPr>
      <w:r w:rsidRPr="00120F86">
        <w:rPr>
          <w:rFonts w:ascii="Arial" w:hAnsi="Arial" w:cs="Arial"/>
        </w:rPr>
        <w:t xml:space="preserve">Tatem, A.J. (2022) ‘Small area population denominators for improved disease surveillance and response’, </w:t>
      </w:r>
      <w:r w:rsidRPr="00120F86">
        <w:rPr>
          <w:rFonts w:ascii="Arial" w:hAnsi="Arial" w:cs="Arial"/>
          <w:i/>
          <w:iCs/>
        </w:rPr>
        <w:t>Epidemics</w:t>
      </w:r>
      <w:r w:rsidRPr="00120F86">
        <w:rPr>
          <w:rFonts w:ascii="Arial" w:hAnsi="Arial" w:cs="Arial"/>
        </w:rPr>
        <w:t>, 40, p. 100597. Available at: https://doi.org/10.1016/j.epidem.2022.100597.</w:t>
      </w:r>
    </w:p>
    <w:p w14:paraId="763C24F6" w14:textId="77777777" w:rsidR="00120F86" w:rsidRPr="00120F86" w:rsidRDefault="00120F86" w:rsidP="00120F86">
      <w:pPr>
        <w:pStyle w:val="Bibliography"/>
        <w:rPr>
          <w:rFonts w:ascii="Arial" w:hAnsi="Arial" w:cs="Arial"/>
        </w:rPr>
      </w:pPr>
      <w:r w:rsidRPr="00120F86">
        <w:rPr>
          <w:rFonts w:ascii="Arial" w:hAnsi="Arial" w:cs="Arial"/>
        </w:rPr>
        <w:lastRenderedPageBreak/>
        <w:t xml:space="preserve">Tobler, W. </w:t>
      </w:r>
      <w:r w:rsidRPr="00120F86">
        <w:rPr>
          <w:rFonts w:ascii="Arial" w:hAnsi="Arial" w:cs="Arial"/>
          <w:i/>
          <w:iCs/>
        </w:rPr>
        <w:t>et al.</w:t>
      </w:r>
      <w:r w:rsidRPr="00120F86">
        <w:rPr>
          <w:rFonts w:ascii="Arial" w:hAnsi="Arial" w:cs="Arial"/>
        </w:rPr>
        <w:t xml:space="preserve"> (1997) ‘World population in a grid of spherical quadrilaterals’, </w:t>
      </w:r>
      <w:r w:rsidRPr="00120F86">
        <w:rPr>
          <w:rFonts w:ascii="Arial" w:hAnsi="Arial" w:cs="Arial"/>
          <w:i/>
          <w:iCs/>
        </w:rPr>
        <w:t>International Journal of Population Geography</w:t>
      </w:r>
      <w:r w:rsidRPr="00120F86">
        <w:rPr>
          <w:rFonts w:ascii="Arial" w:hAnsi="Arial" w:cs="Arial"/>
        </w:rPr>
        <w:t>, 3(3), pp. 203–225. Available at: https://doi.org/10.1002/(SICI)1099-1220(199709)3:3&lt;203::AID-IJPG68&gt;3.0.CO;2-C.</w:t>
      </w:r>
    </w:p>
    <w:p w14:paraId="7C62D791" w14:textId="77777777" w:rsidR="00120F86" w:rsidRPr="00120F86" w:rsidRDefault="00120F86" w:rsidP="00120F86">
      <w:pPr>
        <w:pStyle w:val="Bibliography"/>
        <w:rPr>
          <w:rFonts w:ascii="Arial" w:hAnsi="Arial" w:cs="Arial"/>
        </w:rPr>
      </w:pPr>
      <w:r w:rsidRPr="00120F86">
        <w:rPr>
          <w:rFonts w:ascii="Arial" w:hAnsi="Arial" w:cs="Arial"/>
        </w:rPr>
        <w:t xml:space="preserve">Tobler, W.R. (1970) ‘A Computer Movie Simulating Urban Growth in the Detroit Region’, </w:t>
      </w:r>
      <w:r w:rsidRPr="00120F86">
        <w:rPr>
          <w:rFonts w:ascii="Arial" w:hAnsi="Arial" w:cs="Arial"/>
          <w:i/>
          <w:iCs/>
        </w:rPr>
        <w:t>Economic Geography</w:t>
      </w:r>
      <w:r w:rsidRPr="00120F86">
        <w:rPr>
          <w:rFonts w:ascii="Arial" w:hAnsi="Arial" w:cs="Arial"/>
        </w:rPr>
        <w:t>, 46, pp. 234–240. Available at: https://doi.org/10.2307/143141.</w:t>
      </w:r>
    </w:p>
    <w:p w14:paraId="76F4CC95" w14:textId="77777777" w:rsidR="00120F86" w:rsidRPr="00120F86" w:rsidRDefault="00120F86" w:rsidP="00120F86">
      <w:pPr>
        <w:pStyle w:val="Bibliography"/>
        <w:rPr>
          <w:rFonts w:ascii="Arial" w:hAnsi="Arial" w:cs="Arial"/>
        </w:rPr>
      </w:pPr>
      <w:r w:rsidRPr="00120F86">
        <w:rPr>
          <w:rFonts w:ascii="Arial" w:hAnsi="Arial" w:cs="Arial"/>
        </w:rPr>
        <w:t xml:space="preserve">Tobler, W.R. (1979) ‘Smooth Pycnophylactic Interpolation for Geographical Regions’, </w:t>
      </w:r>
      <w:r w:rsidRPr="00120F86">
        <w:rPr>
          <w:rFonts w:ascii="Arial" w:hAnsi="Arial" w:cs="Arial"/>
          <w:i/>
          <w:iCs/>
        </w:rPr>
        <w:t>Journal of the American Statistical Association</w:t>
      </w:r>
      <w:r w:rsidRPr="00120F86">
        <w:rPr>
          <w:rFonts w:ascii="Arial" w:hAnsi="Arial" w:cs="Arial"/>
        </w:rPr>
        <w:t>, 74(367), pp. 519–530. Available at: https://doi.org/10.2307/2286968.</w:t>
      </w:r>
    </w:p>
    <w:p w14:paraId="28597A86" w14:textId="77777777" w:rsidR="00120F86" w:rsidRPr="00120F86" w:rsidRDefault="00120F86" w:rsidP="00120F86">
      <w:pPr>
        <w:pStyle w:val="Bibliography"/>
        <w:rPr>
          <w:rFonts w:ascii="Arial" w:hAnsi="Arial" w:cs="Arial"/>
        </w:rPr>
      </w:pPr>
      <w:r w:rsidRPr="00120F86">
        <w:rPr>
          <w:rFonts w:ascii="Arial" w:hAnsi="Arial" w:cs="Arial"/>
        </w:rPr>
        <w:t xml:space="preserve">Tuholske, C. </w:t>
      </w:r>
      <w:r w:rsidRPr="00120F86">
        <w:rPr>
          <w:rFonts w:ascii="Arial" w:hAnsi="Arial" w:cs="Arial"/>
          <w:i/>
          <w:iCs/>
        </w:rPr>
        <w:t>et al.</w:t>
      </w:r>
      <w:r w:rsidRPr="00120F86">
        <w:rPr>
          <w:rFonts w:ascii="Arial" w:hAnsi="Arial" w:cs="Arial"/>
        </w:rPr>
        <w:t xml:space="preserve"> (2021) ‘Implications for Tracking SDG Indicator Metrics with Gridded Population Data’, </w:t>
      </w:r>
      <w:r w:rsidRPr="00120F86">
        <w:rPr>
          <w:rFonts w:ascii="Arial" w:hAnsi="Arial" w:cs="Arial"/>
          <w:i/>
          <w:iCs/>
        </w:rPr>
        <w:t>Sustainability</w:t>
      </w:r>
      <w:r w:rsidRPr="00120F86">
        <w:rPr>
          <w:rFonts w:ascii="Arial" w:hAnsi="Arial" w:cs="Arial"/>
        </w:rPr>
        <w:t>, 13(13), p. 7329. Available at: https://doi.org/10.3390/su13137329.</w:t>
      </w:r>
    </w:p>
    <w:p w14:paraId="0BBE2D0A" w14:textId="77777777" w:rsidR="00120F86" w:rsidRPr="00120F86" w:rsidRDefault="00120F86" w:rsidP="00120F86">
      <w:pPr>
        <w:pStyle w:val="Bibliography"/>
        <w:rPr>
          <w:rFonts w:ascii="Arial" w:hAnsi="Arial" w:cs="Arial"/>
        </w:rPr>
      </w:pPr>
      <w:r w:rsidRPr="00120F86">
        <w:rPr>
          <w:rFonts w:ascii="Arial" w:hAnsi="Arial" w:cs="Arial"/>
        </w:rPr>
        <w:t xml:space="preserve">United Nations (2022) </w:t>
      </w:r>
      <w:r w:rsidRPr="00120F86">
        <w:rPr>
          <w:rFonts w:ascii="Arial" w:hAnsi="Arial" w:cs="Arial"/>
          <w:i/>
          <w:iCs/>
        </w:rPr>
        <w:t>The Sustainable Development Goals Report 2022</w:t>
      </w:r>
      <w:r w:rsidRPr="00120F86">
        <w:rPr>
          <w:rFonts w:ascii="Arial" w:hAnsi="Arial" w:cs="Arial"/>
        </w:rPr>
        <w:t>. New York, NY: United Nations. Available at: https://unstats.un.org/sdgs/report/2022/.</w:t>
      </w:r>
    </w:p>
    <w:p w14:paraId="19D2A19E" w14:textId="77777777" w:rsidR="00120F86" w:rsidRPr="00120F86" w:rsidRDefault="00120F86" w:rsidP="00120F86">
      <w:pPr>
        <w:pStyle w:val="Bibliography"/>
        <w:rPr>
          <w:rFonts w:ascii="Arial" w:hAnsi="Arial" w:cs="Arial"/>
        </w:rPr>
      </w:pPr>
      <w:r w:rsidRPr="00120F86">
        <w:rPr>
          <w:rFonts w:ascii="Arial" w:hAnsi="Arial" w:cs="Arial"/>
        </w:rPr>
        <w:t xml:space="preserve">United Nations in India (2022) </w:t>
      </w:r>
      <w:r w:rsidRPr="00120F86">
        <w:rPr>
          <w:rFonts w:ascii="Arial" w:hAnsi="Arial" w:cs="Arial"/>
          <w:i/>
          <w:iCs/>
        </w:rPr>
        <w:t>UN India Annual Report 2021</w:t>
      </w:r>
      <w:r w:rsidRPr="00120F86">
        <w:rPr>
          <w:rFonts w:ascii="Arial" w:hAnsi="Arial" w:cs="Arial"/>
        </w:rPr>
        <w:t>. New Delhi, India. Available at: https://india.un.org/en/195240-un-india-annual-report-2021 (Accessed: 30 May 2023).</w:t>
      </w:r>
    </w:p>
    <w:p w14:paraId="408EDABA" w14:textId="77777777" w:rsidR="00120F86" w:rsidRPr="00120F86" w:rsidRDefault="00120F86" w:rsidP="00120F86">
      <w:pPr>
        <w:pStyle w:val="Bibliography"/>
        <w:rPr>
          <w:rFonts w:ascii="Arial" w:hAnsi="Arial" w:cs="Arial"/>
        </w:rPr>
      </w:pPr>
      <w:r w:rsidRPr="00120F86">
        <w:rPr>
          <w:rFonts w:ascii="Arial" w:hAnsi="Arial" w:cs="Arial"/>
        </w:rPr>
        <w:t xml:space="preserve">Viel, J.-F. and Tran, A. (2009) ‘Estimating Denominators: Satellite-Based Population Estimates at a Fine Spatial Resolution in a European Urban Area’, </w:t>
      </w:r>
      <w:r w:rsidRPr="00120F86">
        <w:rPr>
          <w:rFonts w:ascii="Arial" w:hAnsi="Arial" w:cs="Arial"/>
          <w:i/>
          <w:iCs/>
        </w:rPr>
        <w:t>Epidemiology</w:t>
      </w:r>
      <w:r w:rsidRPr="00120F86">
        <w:rPr>
          <w:rFonts w:ascii="Arial" w:hAnsi="Arial" w:cs="Arial"/>
        </w:rPr>
        <w:t>, 20(2), pp. 214–222.</w:t>
      </w:r>
    </w:p>
    <w:p w14:paraId="4369F17B" w14:textId="77777777" w:rsidR="00120F86" w:rsidRPr="00120F86" w:rsidRDefault="00120F86" w:rsidP="00120F86">
      <w:pPr>
        <w:pStyle w:val="Bibliography"/>
        <w:rPr>
          <w:rFonts w:ascii="Arial" w:hAnsi="Arial" w:cs="Arial"/>
        </w:rPr>
      </w:pPr>
      <w:r w:rsidRPr="00120F86">
        <w:rPr>
          <w:rFonts w:ascii="Arial" w:hAnsi="Arial" w:cs="Arial"/>
        </w:rPr>
        <w:t xml:space="preserve">Wardrop, N.A. </w:t>
      </w:r>
      <w:r w:rsidRPr="00120F86">
        <w:rPr>
          <w:rFonts w:ascii="Arial" w:hAnsi="Arial" w:cs="Arial"/>
          <w:i/>
          <w:iCs/>
        </w:rPr>
        <w:t>et al.</w:t>
      </w:r>
      <w:r w:rsidRPr="00120F86">
        <w:rPr>
          <w:rFonts w:ascii="Arial" w:hAnsi="Arial" w:cs="Arial"/>
        </w:rPr>
        <w:t xml:space="preserve"> (2018) ‘Spatially disaggregated population estimates in the absence of national population and housing census data’, </w:t>
      </w:r>
      <w:r w:rsidRPr="00120F86">
        <w:rPr>
          <w:rFonts w:ascii="Arial" w:hAnsi="Arial" w:cs="Arial"/>
          <w:i/>
          <w:iCs/>
        </w:rPr>
        <w:t>Proceedings of the National Academy of Sciences</w:t>
      </w:r>
      <w:r w:rsidRPr="00120F86">
        <w:rPr>
          <w:rFonts w:ascii="Arial" w:hAnsi="Arial" w:cs="Arial"/>
        </w:rPr>
        <w:t>, 115(14), pp. 3529–3537. Available at: https://doi.org/10.1073/pnas.1715305115.</w:t>
      </w:r>
    </w:p>
    <w:p w14:paraId="5261C257" w14:textId="77777777" w:rsidR="00120F86" w:rsidRPr="00120F86" w:rsidRDefault="00120F86" w:rsidP="00120F86">
      <w:pPr>
        <w:pStyle w:val="Bibliography"/>
        <w:rPr>
          <w:rFonts w:ascii="Arial" w:hAnsi="Arial" w:cs="Arial"/>
        </w:rPr>
      </w:pPr>
      <w:r w:rsidRPr="00120F86">
        <w:rPr>
          <w:rFonts w:ascii="Arial" w:hAnsi="Arial" w:cs="Arial"/>
        </w:rPr>
        <w:t xml:space="preserve">You, L. and Wood, S. (2006) ‘An entropy approach to spatial disaggregation of agricultural production’, </w:t>
      </w:r>
      <w:r w:rsidRPr="00120F86">
        <w:rPr>
          <w:rFonts w:ascii="Arial" w:hAnsi="Arial" w:cs="Arial"/>
          <w:i/>
          <w:iCs/>
        </w:rPr>
        <w:t>Agricultural Systems</w:t>
      </w:r>
      <w:r w:rsidRPr="00120F86">
        <w:rPr>
          <w:rFonts w:ascii="Arial" w:hAnsi="Arial" w:cs="Arial"/>
        </w:rPr>
        <w:t>, 90(1), pp. 329–347. Available at: https://doi.org/10.1016/j.agsy.2006.01.008.</w:t>
      </w:r>
    </w:p>
    <w:p w14:paraId="0B696876" w14:textId="77777777" w:rsidR="00120F86" w:rsidRPr="00120F86" w:rsidRDefault="00120F86" w:rsidP="00120F86">
      <w:pPr>
        <w:pStyle w:val="Bibliography"/>
        <w:rPr>
          <w:rFonts w:ascii="Arial" w:hAnsi="Arial" w:cs="Arial"/>
        </w:rPr>
      </w:pPr>
      <w:r w:rsidRPr="00120F86">
        <w:rPr>
          <w:rFonts w:ascii="Arial" w:hAnsi="Arial" w:cs="Arial"/>
        </w:rPr>
        <w:t xml:space="preserve">Zarkovich, S.S., Bosnich, S. and Anichich, Z. (1976) ‘Agricultural Population’, </w:t>
      </w:r>
      <w:r w:rsidRPr="00120F86">
        <w:rPr>
          <w:rFonts w:ascii="Arial" w:hAnsi="Arial" w:cs="Arial"/>
          <w:i/>
          <w:iCs/>
        </w:rPr>
        <w:t>International Statistical Review / Revue Internationale de Statistique</w:t>
      </w:r>
      <w:r w:rsidRPr="00120F86">
        <w:rPr>
          <w:rFonts w:ascii="Arial" w:hAnsi="Arial" w:cs="Arial"/>
        </w:rPr>
        <w:t>, 44(2), pp. 283–288. Available at: https://doi.org/10.2307/1403288.</w:t>
      </w:r>
    </w:p>
    <w:p w14:paraId="43B79DD1" w14:textId="22052CA3"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oe P" w:date="2023-05-30T17:53:00Z" w:initials="JP">
    <w:p w14:paraId="62BB4B9A" w14:textId="4994F75B" w:rsidR="008360A6" w:rsidRDefault="00D53B5B">
      <w:pPr>
        <w:pStyle w:val="CommentText"/>
        <w:jc w:val="left"/>
      </w:pPr>
      <w:r>
        <w:rPr>
          <w:rStyle w:val="CommentReference"/>
        </w:rPr>
        <w:annotationRef/>
      </w:r>
      <w:r w:rsidR="008360A6">
        <w:t xml:space="preserve">This comment depends on how closely the overall thesis is linked to Sri Lanka project. May choose instead to broaden the purpose statement to think about ADP for understanding climate vulnerability, economic factors, etc. </w:t>
      </w:r>
    </w:p>
  </w:comment>
  <w:comment w:id="11" w:author="Joe P" w:date="2023-08-05T01:41:00Z" w:initials="JP">
    <w:p w14:paraId="6DA63AD5" w14:textId="77777777" w:rsidR="004C36C8" w:rsidRDefault="004C36C8">
      <w:pPr>
        <w:pStyle w:val="CommentText"/>
        <w:jc w:val="left"/>
      </w:pPr>
      <w:r>
        <w:rPr>
          <w:rStyle w:val="CommentReference"/>
        </w:rPr>
        <w:annotationRef/>
      </w:r>
      <w:r>
        <w:t>The remainder of this paragraph focuses heavily on water tanks; reframe to fit with broader scope of study/ADP?</w:t>
      </w:r>
    </w:p>
  </w:comment>
  <w:comment w:id="12" w:author="Joe P" w:date="2023-08-05T01:44:00Z" w:initials="JP">
    <w:p w14:paraId="785DE800" w14:textId="77777777" w:rsidR="00304FFB" w:rsidRDefault="00304FFB">
      <w:pPr>
        <w:pStyle w:val="CommentText"/>
        <w:jc w:val="left"/>
      </w:pPr>
      <w:r>
        <w:rPr>
          <w:rStyle w:val="CommentReference"/>
        </w:rPr>
        <w:annotationRef/>
      </w:r>
      <w:r>
        <w:t>Add a paragraph explaining how ADP is conceptualised in this study; reference the more technical discussion to come in Methodology (which will include the specific equations)</w:t>
      </w:r>
    </w:p>
  </w:comment>
  <w:comment w:id="17" w:author="Joe P" w:date="2023-08-07T14:42:00Z" w:initials="JP">
    <w:p w14:paraId="3052D9B8" w14:textId="77777777" w:rsidR="002C4BF8" w:rsidRDefault="002C4BF8">
      <w:pPr>
        <w:pStyle w:val="CommentText"/>
        <w:jc w:val="left"/>
      </w:pPr>
      <w:r>
        <w:rPr>
          <w:rStyle w:val="CommentReference"/>
        </w:rPr>
        <w:annotationRef/>
      </w:r>
      <w:r>
        <w:t xml:space="preserve">Could also produce a scatter plot with a point for every district? </w:t>
      </w:r>
    </w:p>
  </w:comment>
  <w:comment w:id="21" w:author="Joe P" w:date="2023-08-03T12:07:00Z" w:initials="JP">
    <w:p w14:paraId="32C08E6C" w14:textId="169579DE" w:rsidR="0030188D" w:rsidRDefault="0030188D">
      <w:pPr>
        <w:pStyle w:val="CommentText"/>
        <w:jc w:val="left"/>
      </w:pPr>
      <w:r>
        <w:rPr>
          <w:rStyle w:val="CommentReference"/>
        </w:rPr>
        <w:annotationRef/>
      </w:r>
      <w:r>
        <w:t>Move section, or rename subtitle to fit into flow of methodology?</w:t>
      </w:r>
    </w:p>
  </w:comment>
  <w:comment w:id="24" w:author="Joe P" w:date="2023-08-11T11:56:00Z" w:initials="JP">
    <w:p w14:paraId="3874F5EE" w14:textId="77777777" w:rsidR="002F02EE" w:rsidRDefault="002F02EE">
      <w:pPr>
        <w:pStyle w:val="CommentText"/>
        <w:jc w:val="left"/>
      </w:pPr>
      <w:r>
        <w:rPr>
          <w:rStyle w:val="CommentReference"/>
        </w:rPr>
        <w:annotationRef/>
      </w:r>
      <w:r>
        <w:t>*NEED TO DOWNLOAD AND RERUN ANALYSIS WITH 2010 GHSL LAYERS (currently 2030?)</w:t>
      </w:r>
    </w:p>
  </w:comment>
  <w:comment w:id="27" w:author="Joe P" w:date="2023-08-15T11:55:00Z" w:initials="JP">
    <w:p w14:paraId="03D3FC83" w14:textId="77777777" w:rsidR="00EA3229" w:rsidRDefault="00EA3229" w:rsidP="00E9011D">
      <w:pPr>
        <w:pStyle w:val="CommentText"/>
        <w:jc w:val="left"/>
      </w:pPr>
      <w:r>
        <w:rPr>
          <w:rStyle w:val="CommentReference"/>
        </w:rPr>
        <w:annotationRef/>
      </w:r>
      <w:r>
        <w:t>Review: how to refer to Objectives (2, II, ii, etc.). Check to make consistent across whole document.</w:t>
      </w:r>
    </w:p>
  </w:comment>
  <w:comment w:id="28" w:author="Joe P" w:date="2023-08-15T11:54:00Z" w:initials="JP">
    <w:p w14:paraId="6C25FE45" w14:textId="1B7F4B1B" w:rsidR="00122A5F" w:rsidRDefault="00122A5F" w:rsidP="00D00501">
      <w:pPr>
        <w:pStyle w:val="CommentText"/>
        <w:jc w:val="left"/>
      </w:pPr>
      <w:r>
        <w:rPr>
          <w:rStyle w:val="CommentReference"/>
        </w:rPr>
        <w:annotationRef/>
      </w:r>
      <w:r>
        <w:t>Review; need to decide how explicitly SL project is discussed in thesis overall</w:t>
      </w:r>
    </w:p>
  </w:comment>
  <w:comment w:id="29" w:author="Joe P" w:date="2023-08-14T23:08:00Z" w:initials="JP">
    <w:p w14:paraId="44891E67" w14:textId="19043600" w:rsidR="003A30E0" w:rsidRDefault="003A30E0" w:rsidP="003A30E0">
      <w:pPr>
        <w:pStyle w:val="CommentText"/>
        <w:jc w:val="left"/>
      </w:pPr>
      <w:r>
        <w:rPr>
          <w:rStyle w:val="CommentReference"/>
        </w:rPr>
        <w:annotationRef/>
      </w:r>
      <w:r>
        <w:t>Replace with cross-ref, once figure position finalised</w:t>
      </w:r>
    </w:p>
  </w:comment>
  <w:comment w:id="32" w:author="Joe P" w:date="2023-08-09T11:25:00Z" w:initials="JP">
    <w:p w14:paraId="10232FFA" w14:textId="2CE39F65" w:rsidR="001172BD" w:rsidRDefault="001172BD">
      <w:pPr>
        <w:pStyle w:val="CommentText"/>
        <w:jc w:val="left"/>
      </w:pPr>
      <w:r>
        <w:rPr>
          <w:rStyle w:val="CommentReference"/>
        </w:rPr>
        <w:annotationRef/>
      </w:r>
      <w:r>
        <w:t>Think about how to make this most clear</w:t>
      </w:r>
    </w:p>
  </w:comment>
  <w:comment w:id="33" w:author="Joe P" w:date="2023-08-09T21:35:00Z" w:initials="JP">
    <w:p w14:paraId="59DA4C1B" w14:textId="77777777" w:rsidR="00F2786E" w:rsidRDefault="00F2786E">
      <w:pPr>
        <w:pStyle w:val="CommentText"/>
        <w:jc w:val="left"/>
      </w:pPr>
      <w:r>
        <w:rPr>
          <w:rStyle w:val="CommentReference"/>
        </w:rPr>
        <w:annotationRef/>
      </w:r>
      <w:r>
        <w:t>Confirm this</w:t>
      </w:r>
    </w:p>
  </w:comment>
  <w:comment w:id="35" w:author="Joe P" w:date="2023-08-15T17:42:00Z" w:initials="JP">
    <w:p w14:paraId="1AD8CC8D" w14:textId="77777777" w:rsidR="00872094" w:rsidRDefault="00872094" w:rsidP="00B66B2F">
      <w:pPr>
        <w:pStyle w:val="CommentText"/>
        <w:jc w:val="left"/>
      </w:pPr>
      <w:r>
        <w:rPr>
          <w:rStyle w:val="CommentReference"/>
        </w:rPr>
        <w:annotationRef/>
      </w:r>
      <w:r>
        <w:t>E.g. "Assess the level of uncertainty in ADP estimates, and factors influencing"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B4B9A" w15:done="0"/>
  <w15:commentEx w15:paraId="6DA63AD5" w15:done="0"/>
  <w15:commentEx w15:paraId="785DE800" w15:done="0"/>
  <w15:commentEx w15:paraId="3052D9B8" w15:done="0"/>
  <w15:commentEx w15:paraId="32C08E6C" w15:done="0"/>
  <w15:commentEx w15:paraId="3874F5EE" w15:done="0"/>
  <w15:commentEx w15:paraId="03D3FC83" w15:done="0"/>
  <w15:commentEx w15:paraId="6C25FE45" w15:done="0"/>
  <w15:commentEx w15:paraId="44891E67" w15:done="0"/>
  <w15:commentEx w15:paraId="10232FFA" w15:done="0"/>
  <w15:commentEx w15:paraId="59DA4C1B" w15:done="0"/>
  <w15:commentEx w15:paraId="1AD8CC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B683" w16cex:dateUtc="2023-05-30T16:53:00Z"/>
  <w16cex:commentExtensible w16cex:durableId="28782741" w16cex:dateUtc="2023-08-05T00:41:00Z"/>
  <w16cex:commentExtensible w16cex:durableId="287827E5" w16cex:dateUtc="2023-08-05T00:44:00Z"/>
  <w16cex:commentExtensible w16cex:durableId="287B813A" w16cex:dateUtc="2023-08-07T13:42:00Z"/>
  <w16cex:commentExtensible w16cex:durableId="287616FC" w16cex:dateUtc="2023-08-03T11:07:00Z"/>
  <w16cex:commentExtensible w16cex:durableId="2880A056" w16cex:dateUtc="2023-08-11T10:56:00Z"/>
  <w16cex:commentExtensible w16cex:durableId="2885E647" w16cex:dateUtc="2023-08-15T10:55:00Z"/>
  <w16cex:commentExtensible w16cex:durableId="2885E5FE" w16cex:dateUtc="2023-08-15T10:54:00Z"/>
  <w16cex:commentExtensible w16cex:durableId="2885326F" w16cex:dateUtc="2023-08-14T22:08:00Z"/>
  <w16cex:commentExtensible w16cex:durableId="287DF625" w16cex:dateUtc="2023-08-09T10:25:00Z"/>
  <w16cex:commentExtensible w16cex:durableId="287E853D" w16cex:dateUtc="2023-08-09T20:35:00Z"/>
  <w16cex:commentExtensible w16cex:durableId="28863797" w16cex:dateUtc="2023-08-15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B4B9A" w16cid:durableId="2820B683"/>
  <w16cid:commentId w16cid:paraId="6DA63AD5" w16cid:durableId="28782741"/>
  <w16cid:commentId w16cid:paraId="785DE800" w16cid:durableId="287827E5"/>
  <w16cid:commentId w16cid:paraId="3052D9B8" w16cid:durableId="287B813A"/>
  <w16cid:commentId w16cid:paraId="32C08E6C" w16cid:durableId="287616FC"/>
  <w16cid:commentId w16cid:paraId="3874F5EE" w16cid:durableId="2880A056"/>
  <w16cid:commentId w16cid:paraId="03D3FC83" w16cid:durableId="2885E647"/>
  <w16cid:commentId w16cid:paraId="6C25FE45" w16cid:durableId="2885E5FE"/>
  <w16cid:commentId w16cid:paraId="44891E67" w16cid:durableId="2885326F"/>
  <w16cid:commentId w16cid:paraId="10232FFA" w16cid:durableId="287DF625"/>
  <w16cid:commentId w16cid:paraId="59DA4C1B" w16cid:durableId="287E853D"/>
  <w16cid:commentId w16cid:paraId="1AD8CC8D" w16cid:durableId="288637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8"/>
  </w:num>
  <w:num w:numId="2" w16cid:durableId="721709414">
    <w:abstractNumId w:val="12"/>
  </w:num>
  <w:num w:numId="3" w16cid:durableId="1819571016">
    <w:abstractNumId w:val="27"/>
  </w:num>
  <w:num w:numId="4" w16cid:durableId="495920517">
    <w:abstractNumId w:val="1"/>
  </w:num>
  <w:num w:numId="5" w16cid:durableId="1691027586">
    <w:abstractNumId w:val="17"/>
  </w:num>
  <w:num w:numId="6" w16cid:durableId="1115101120">
    <w:abstractNumId w:val="24"/>
  </w:num>
  <w:num w:numId="7" w16cid:durableId="2059545312">
    <w:abstractNumId w:val="22"/>
  </w:num>
  <w:num w:numId="8" w16cid:durableId="1826318471">
    <w:abstractNumId w:val="26"/>
  </w:num>
  <w:num w:numId="9" w16cid:durableId="1691641178">
    <w:abstractNumId w:val="13"/>
  </w:num>
  <w:num w:numId="10" w16cid:durableId="850797258">
    <w:abstractNumId w:val="19"/>
  </w:num>
  <w:num w:numId="11" w16cid:durableId="113066109">
    <w:abstractNumId w:val="7"/>
  </w:num>
  <w:num w:numId="12" w16cid:durableId="679699158">
    <w:abstractNumId w:val="9"/>
  </w:num>
  <w:num w:numId="13" w16cid:durableId="615914477">
    <w:abstractNumId w:val="11"/>
  </w:num>
  <w:num w:numId="14" w16cid:durableId="1733697690">
    <w:abstractNumId w:val="20"/>
  </w:num>
  <w:num w:numId="15" w16cid:durableId="476263124">
    <w:abstractNumId w:val="6"/>
  </w:num>
  <w:num w:numId="16" w16cid:durableId="1186559874">
    <w:abstractNumId w:val="25"/>
  </w:num>
  <w:num w:numId="17" w16cid:durableId="1325206026">
    <w:abstractNumId w:val="21"/>
  </w:num>
  <w:num w:numId="18" w16cid:durableId="635450792">
    <w:abstractNumId w:val="15"/>
  </w:num>
  <w:num w:numId="19" w16cid:durableId="1837455850">
    <w:abstractNumId w:val="5"/>
  </w:num>
  <w:num w:numId="20" w16cid:durableId="1148863075">
    <w:abstractNumId w:val="4"/>
  </w:num>
  <w:num w:numId="21" w16cid:durableId="1419600767">
    <w:abstractNumId w:val="14"/>
  </w:num>
  <w:num w:numId="22" w16cid:durableId="753161315">
    <w:abstractNumId w:val="2"/>
  </w:num>
  <w:num w:numId="23" w16cid:durableId="400904905">
    <w:abstractNumId w:val="3"/>
  </w:num>
  <w:num w:numId="24" w16cid:durableId="1778672693">
    <w:abstractNumId w:val="0"/>
  </w:num>
  <w:num w:numId="25" w16cid:durableId="445781858">
    <w:abstractNumId w:val="16"/>
  </w:num>
  <w:num w:numId="26" w16cid:durableId="117309844">
    <w:abstractNumId w:val="18"/>
  </w:num>
  <w:num w:numId="27" w16cid:durableId="1079475783">
    <w:abstractNumId w:val="10"/>
  </w:num>
  <w:num w:numId="28" w16cid:durableId="1906640260">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P">
    <w15:presenceInfo w15:providerId="Windows Live" w15:userId="cad59077e4daaa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27676"/>
    <w:rsid w:val="0000599F"/>
    <w:rsid w:val="00010813"/>
    <w:rsid w:val="00014845"/>
    <w:rsid w:val="00022AD8"/>
    <w:rsid w:val="000248DB"/>
    <w:rsid w:val="00024AFE"/>
    <w:rsid w:val="0002555D"/>
    <w:rsid w:val="000345B5"/>
    <w:rsid w:val="00042EF4"/>
    <w:rsid w:val="00056203"/>
    <w:rsid w:val="00060B28"/>
    <w:rsid w:val="000636D3"/>
    <w:rsid w:val="000661A5"/>
    <w:rsid w:val="000759DD"/>
    <w:rsid w:val="0008067B"/>
    <w:rsid w:val="00091673"/>
    <w:rsid w:val="0009223A"/>
    <w:rsid w:val="000933C8"/>
    <w:rsid w:val="00095403"/>
    <w:rsid w:val="000973FE"/>
    <w:rsid w:val="00097DDE"/>
    <w:rsid w:val="000A0A8B"/>
    <w:rsid w:val="000B1827"/>
    <w:rsid w:val="000B2E87"/>
    <w:rsid w:val="000B3319"/>
    <w:rsid w:val="000B56E4"/>
    <w:rsid w:val="000B7FDB"/>
    <w:rsid w:val="000C06BD"/>
    <w:rsid w:val="000C417A"/>
    <w:rsid w:val="000D00BB"/>
    <w:rsid w:val="000D339B"/>
    <w:rsid w:val="000D45FB"/>
    <w:rsid w:val="000E5B1B"/>
    <w:rsid w:val="000F5982"/>
    <w:rsid w:val="000F5C13"/>
    <w:rsid w:val="000F7E9E"/>
    <w:rsid w:val="00102B31"/>
    <w:rsid w:val="00102E51"/>
    <w:rsid w:val="001172BD"/>
    <w:rsid w:val="00117DF6"/>
    <w:rsid w:val="00120F86"/>
    <w:rsid w:val="00122A5F"/>
    <w:rsid w:val="00122C75"/>
    <w:rsid w:val="00123C47"/>
    <w:rsid w:val="00152FC0"/>
    <w:rsid w:val="0016327D"/>
    <w:rsid w:val="00173E70"/>
    <w:rsid w:val="00173FFA"/>
    <w:rsid w:val="001750F5"/>
    <w:rsid w:val="00176772"/>
    <w:rsid w:val="001827B8"/>
    <w:rsid w:val="00195C3D"/>
    <w:rsid w:val="001B718B"/>
    <w:rsid w:val="001E0324"/>
    <w:rsid w:val="001E2469"/>
    <w:rsid w:val="001E4F99"/>
    <w:rsid w:val="001E672F"/>
    <w:rsid w:val="001F2F0A"/>
    <w:rsid w:val="001F6405"/>
    <w:rsid w:val="001F7597"/>
    <w:rsid w:val="002049FD"/>
    <w:rsid w:val="00213F6D"/>
    <w:rsid w:val="00216E72"/>
    <w:rsid w:val="002171B4"/>
    <w:rsid w:val="002205B3"/>
    <w:rsid w:val="00226673"/>
    <w:rsid w:val="0023158B"/>
    <w:rsid w:val="00232DE6"/>
    <w:rsid w:val="00234DF4"/>
    <w:rsid w:val="002350FF"/>
    <w:rsid w:val="002419AD"/>
    <w:rsid w:val="00243C51"/>
    <w:rsid w:val="002549B1"/>
    <w:rsid w:val="002723C4"/>
    <w:rsid w:val="00275FD9"/>
    <w:rsid w:val="00280F25"/>
    <w:rsid w:val="002823B1"/>
    <w:rsid w:val="00293BB1"/>
    <w:rsid w:val="00294503"/>
    <w:rsid w:val="00296D7E"/>
    <w:rsid w:val="002A307B"/>
    <w:rsid w:val="002A43A9"/>
    <w:rsid w:val="002A45F0"/>
    <w:rsid w:val="002B000E"/>
    <w:rsid w:val="002B3A74"/>
    <w:rsid w:val="002C4BF8"/>
    <w:rsid w:val="002C722C"/>
    <w:rsid w:val="002C7B3B"/>
    <w:rsid w:val="002D25A0"/>
    <w:rsid w:val="002E2901"/>
    <w:rsid w:val="002E6437"/>
    <w:rsid w:val="002E6AB9"/>
    <w:rsid w:val="002F02EE"/>
    <w:rsid w:val="002F569F"/>
    <w:rsid w:val="0030188D"/>
    <w:rsid w:val="00304FFB"/>
    <w:rsid w:val="003175DE"/>
    <w:rsid w:val="00321130"/>
    <w:rsid w:val="00325379"/>
    <w:rsid w:val="0033141E"/>
    <w:rsid w:val="003321F4"/>
    <w:rsid w:val="00333814"/>
    <w:rsid w:val="00334D61"/>
    <w:rsid w:val="00337EAE"/>
    <w:rsid w:val="0034166C"/>
    <w:rsid w:val="00341784"/>
    <w:rsid w:val="00342554"/>
    <w:rsid w:val="00342A74"/>
    <w:rsid w:val="00354332"/>
    <w:rsid w:val="00355537"/>
    <w:rsid w:val="00355689"/>
    <w:rsid w:val="003562DB"/>
    <w:rsid w:val="003640F5"/>
    <w:rsid w:val="00367406"/>
    <w:rsid w:val="0037614E"/>
    <w:rsid w:val="0037642D"/>
    <w:rsid w:val="00376FC0"/>
    <w:rsid w:val="00380D6D"/>
    <w:rsid w:val="0038350C"/>
    <w:rsid w:val="00396B52"/>
    <w:rsid w:val="003A063E"/>
    <w:rsid w:val="003A197A"/>
    <w:rsid w:val="003A2969"/>
    <w:rsid w:val="003A30E0"/>
    <w:rsid w:val="003A4F3A"/>
    <w:rsid w:val="003B4347"/>
    <w:rsid w:val="003C1CCC"/>
    <w:rsid w:val="003C23FE"/>
    <w:rsid w:val="003C6429"/>
    <w:rsid w:val="003D1273"/>
    <w:rsid w:val="003D2CB2"/>
    <w:rsid w:val="003E159A"/>
    <w:rsid w:val="003E1610"/>
    <w:rsid w:val="003E2185"/>
    <w:rsid w:val="003E4307"/>
    <w:rsid w:val="003F1712"/>
    <w:rsid w:val="0041269A"/>
    <w:rsid w:val="004132AB"/>
    <w:rsid w:val="00414279"/>
    <w:rsid w:val="00415B52"/>
    <w:rsid w:val="00416CFA"/>
    <w:rsid w:val="00417853"/>
    <w:rsid w:val="00424424"/>
    <w:rsid w:val="004253DE"/>
    <w:rsid w:val="00436E9B"/>
    <w:rsid w:val="0044524C"/>
    <w:rsid w:val="0045305C"/>
    <w:rsid w:val="004578B7"/>
    <w:rsid w:val="004619B3"/>
    <w:rsid w:val="00461A73"/>
    <w:rsid w:val="004701E2"/>
    <w:rsid w:val="00474658"/>
    <w:rsid w:val="0047502D"/>
    <w:rsid w:val="00484068"/>
    <w:rsid w:val="004925BB"/>
    <w:rsid w:val="00495C82"/>
    <w:rsid w:val="004B4980"/>
    <w:rsid w:val="004C1846"/>
    <w:rsid w:val="004C36C8"/>
    <w:rsid w:val="004C5FB5"/>
    <w:rsid w:val="004D1CC8"/>
    <w:rsid w:val="004D254F"/>
    <w:rsid w:val="004E5AA4"/>
    <w:rsid w:val="004E7253"/>
    <w:rsid w:val="004F0DB9"/>
    <w:rsid w:val="00502685"/>
    <w:rsid w:val="005109F6"/>
    <w:rsid w:val="00516505"/>
    <w:rsid w:val="00520285"/>
    <w:rsid w:val="00526A44"/>
    <w:rsid w:val="0054056C"/>
    <w:rsid w:val="00540B2E"/>
    <w:rsid w:val="005625B7"/>
    <w:rsid w:val="00566CF0"/>
    <w:rsid w:val="00574BB0"/>
    <w:rsid w:val="00575B7B"/>
    <w:rsid w:val="005842D0"/>
    <w:rsid w:val="00585913"/>
    <w:rsid w:val="005904A8"/>
    <w:rsid w:val="00591FCA"/>
    <w:rsid w:val="00593361"/>
    <w:rsid w:val="005A2CCD"/>
    <w:rsid w:val="005A537D"/>
    <w:rsid w:val="005C3AD8"/>
    <w:rsid w:val="005E13E5"/>
    <w:rsid w:val="005E1D78"/>
    <w:rsid w:val="005F6076"/>
    <w:rsid w:val="0060329C"/>
    <w:rsid w:val="006204CC"/>
    <w:rsid w:val="006233BE"/>
    <w:rsid w:val="00630AE6"/>
    <w:rsid w:val="00632A46"/>
    <w:rsid w:val="0064250D"/>
    <w:rsid w:val="0064375C"/>
    <w:rsid w:val="00660156"/>
    <w:rsid w:val="006639D8"/>
    <w:rsid w:val="00666244"/>
    <w:rsid w:val="0066661B"/>
    <w:rsid w:val="00674B42"/>
    <w:rsid w:val="00676FA6"/>
    <w:rsid w:val="0067793C"/>
    <w:rsid w:val="00693132"/>
    <w:rsid w:val="00693386"/>
    <w:rsid w:val="006A12BE"/>
    <w:rsid w:val="006B1D41"/>
    <w:rsid w:val="006B76BC"/>
    <w:rsid w:val="006B7FA5"/>
    <w:rsid w:val="006C6C41"/>
    <w:rsid w:val="006D2271"/>
    <w:rsid w:val="006D442B"/>
    <w:rsid w:val="006D7F67"/>
    <w:rsid w:val="006E1600"/>
    <w:rsid w:val="006F3561"/>
    <w:rsid w:val="006F4947"/>
    <w:rsid w:val="006F49BD"/>
    <w:rsid w:val="006F7935"/>
    <w:rsid w:val="00700562"/>
    <w:rsid w:val="00707C27"/>
    <w:rsid w:val="00717CFD"/>
    <w:rsid w:val="00720FEC"/>
    <w:rsid w:val="00722F2E"/>
    <w:rsid w:val="00736193"/>
    <w:rsid w:val="00774585"/>
    <w:rsid w:val="00774F9D"/>
    <w:rsid w:val="007858A3"/>
    <w:rsid w:val="00785ACB"/>
    <w:rsid w:val="00786773"/>
    <w:rsid w:val="00787124"/>
    <w:rsid w:val="007A2697"/>
    <w:rsid w:val="007A3897"/>
    <w:rsid w:val="007A3944"/>
    <w:rsid w:val="007A4ED6"/>
    <w:rsid w:val="007A577D"/>
    <w:rsid w:val="007A762F"/>
    <w:rsid w:val="007C19F9"/>
    <w:rsid w:val="007C27E8"/>
    <w:rsid w:val="007F2554"/>
    <w:rsid w:val="007F5D89"/>
    <w:rsid w:val="007F790C"/>
    <w:rsid w:val="007F79C8"/>
    <w:rsid w:val="007F7A29"/>
    <w:rsid w:val="00803FB7"/>
    <w:rsid w:val="008071D3"/>
    <w:rsid w:val="0081472A"/>
    <w:rsid w:val="00816249"/>
    <w:rsid w:val="008276D4"/>
    <w:rsid w:val="008360A6"/>
    <w:rsid w:val="00847C1E"/>
    <w:rsid w:val="00860B6A"/>
    <w:rsid w:val="008655CA"/>
    <w:rsid w:val="008656A8"/>
    <w:rsid w:val="00866076"/>
    <w:rsid w:val="008666E6"/>
    <w:rsid w:val="00866C21"/>
    <w:rsid w:val="00867D8B"/>
    <w:rsid w:val="00872094"/>
    <w:rsid w:val="008724CE"/>
    <w:rsid w:val="0087402B"/>
    <w:rsid w:val="00880D06"/>
    <w:rsid w:val="00883002"/>
    <w:rsid w:val="008905B5"/>
    <w:rsid w:val="00891BC0"/>
    <w:rsid w:val="008A39DC"/>
    <w:rsid w:val="008A5EA5"/>
    <w:rsid w:val="008A7C14"/>
    <w:rsid w:val="008A7EAF"/>
    <w:rsid w:val="008B0E39"/>
    <w:rsid w:val="008B2B4B"/>
    <w:rsid w:val="008B572F"/>
    <w:rsid w:val="008B7336"/>
    <w:rsid w:val="008C2237"/>
    <w:rsid w:val="008C7464"/>
    <w:rsid w:val="008D28C2"/>
    <w:rsid w:val="008D6D77"/>
    <w:rsid w:val="008E70E1"/>
    <w:rsid w:val="008F2921"/>
    <w:rsid w:val="008F39E8"/>
    <w:rsid w:val="008F5D72"/>
    <w:rsid w:val="00901D29"/>
    <w:rsid w:val="0090568D"/>
    <w:rsid w:val="009107B5"/>
    <w:rsid w:val="00914A21"/>
    <w:rsid w:val="00921144"/>
    <w:rsid w:val="00921F8C"/>
    <w:rsid w:val="009225AB"/>
    <w:rsid w:val="009325C2"/>
    <w:rsid w:val="00942541"/>
    <w:rsid w:val="00951042"/>
    <w:rsid w:val="00954694"/>
    <w:rsid w:val="009578B7"/>
    <w:rsid w:val="00967305"/>
    <w:rsid w:val="00977597"/>
    <w:rsid w:val="00980C7E"/>
    <w:rsid w:val="009820B5"/>
    <w:rsid w:val="00982EB0"/>
    <w:rsid w:val="00987A35"/>
    <w:rsid w:val="00987BA1"/>
    <w:rsid w:val="00993041"/>
    <w:rsid w:val="009945A8"/>
    <w:rsid w:val="009A5F8D"/>
    <w:rsid w:val="009A6070"/>
    <w:rsid w:val="009B4E54"/>
    <w:rsid w:val="009C1B12"/>
    <w:rsid w:val="009C2206"/>
    <w:rsid w:val="009C4229"/>
    <w:rsid w:val="009E3265"/>
    <w:rsid w:val="009E342F"/>
    <w:rsid w:val="00A02BB9"/>
    <w:rsid w:val="00A044AB"/>
    <w:rsid w:val="00A207B9"/>
    <w:rsid w:val="00A275C1"/>
    <w:rsid w:val="00A349C5"/>
    <w:rsid w:val="00A405EF"/>
    <w:rsid w:val="00A42B3C"/>
    <w:rsid w:val="00A61EFB"/>
    <w:rsid w:val="00A67888"/>
    <w:rsid w:val="00A83330"/>
    <w:rsid w:val="00A83FF7"/>
    <w:rsid w:val="00A93865"/>
    <w:rsid w:val="00AA07DB"/>
    <w:rsid w:val="00AC180E"/>
    <w:rsid w:val="00AC25CC"/>
    <w:rsid w:val="00AC4F97"/>
    <w:rsid w:val="00AD4A57"/>
    <w:rsid w:val="00AD4F2B"/>
    <w:rsid w:val="00AD5AAD"/>
    <w:rsid w:val="00AE6BA8"/>
    <w:rsid w:val="00AF0716"/>
    <w:rsid w:val="00AF4F41"/>
    <w:rsid w:val="00B0551B"/>
    <w:rsid w:val="00B06AC7"/>
    <w:rsid w:val="00B121B4"/>
    <w:rsid w:val="00B128B9"/>
    <w:rsid w:val="00B22899"/>
    <w:rsid w:val="00B24EAF"/>
    <w:rsid w:val="00B25715"/>
    <w:rsid w:val="00B32147"/>
    <w:rsid w:val="00B33350"/>
    <w:rsid w:val="00B36FFC"/>
    <w:rsid w:val="00B433D4"/>
    <w:rsid w:val="00B4628E"/>
    <w:rsid w:val="00B50C4A"/>
    <w:rsid w:val="00B52465"/>
    <w:rsid w:val="00B75936"/>
    <w:rsid w:val="00B86715"/>
    <w:rsid w:val="00B9045B"/>
    <w:rsid w:val="00B95F99"/>
    <w:rsid w:val="00BA00EB"/>
    <w:rsid w:val="00BA2186"/>
    <w:rsid w:val="00BB065F"/>
    <w:rsid w:val="00BB6620"/>
    <w:rsid w:val="00BC10A5"/>
    <w:rsid w:val="00BC5C2A"/>
    <w:rsid w:val="00BD533C"/>
    <w:rsid w:val="00BD7621"/>
    <w:rsid w:val="00BD7A4B"/>
    <w:rsid w:val="00BE0376"/>
    <w:rsid w:val="00BE1EFE"/>
    <w:rsid w:val="00BF0799"/>
    <w:rsid w:val="00BF45CD"/>
    <w:rsid w:val="00C047E8"/>
    <w:rsid w:val="00C10490"/>
    <w:rsid w:val="00C10EE7"/>
    <w:rsid w:val="00C15929"/>
    <w:rsid w:val="00C15F4C"/>
    <w:rsid w:val="00C26205"/>
    <w:rsid w:val="00C27676"/>
    <w:rsid w:val="00C27CEB"/>
    <w:rsid w:val="00C37EAC"/>
    <w:rsid w:val="00C404DD"/>
    <w:rsid w:val="00C410A3"/>
    <w:rsid w:val="00C42655"/>
    <w:rsid w:val="00C43689"/>
    <w:rsid w:val="00C43B02"/>
    <w:rsid w:val="00C45762"/>
    <w:rsid w:val="00C47771"/>
    <w:rsid w:val="00C53627"/>
    <w:rsid w:val="00C61E47"/>
    <w:rsid w:val="00C65C60"/>
    <w:rsid w:val="00C67A65"/>
    <w:rsid w:val="00C72E05"/>
    <w:rsid w:val="00C765E8"/>
    <w:rsid w:val="00C86DF1"/>
    <w:rsid w:val="00C96B61"/>
    <w:rsid w:val="00CA4505"/>
    <w:rsid w:val="00CB2479"/>
    <w:rsid w:val="00CB6441"/>
    <w:rsid w:val="00CC5876"/>
    <w:rsid w:val="00CD2B96"/>
    <w:rsid w:val="00CD3383"/>
    <w:rsid w:val="00CD3F46"/>
    <w:rsid w:val="00CE543F"/>
    <w:rsid w:val="00CF132D"/>
    <w:rsid w:val="00CF1A5B"/>
    <w:rsid w:val="00D11CD4"/>
    <w:rsid w:val="00D125F7"/>
    <w:rsid w:val="00D36FF4"/>
    <w:rsid w:val="00D37989"/>
    <w:rsid w:val="00D40AC4"/>
    <w:rsid w:val="00D41FC4"/>
    <w:rsid w:val="00D53B5B"/>
    <w:rsid w:val="00D57A7F"/>
    <w:rsid w:val="00D629E7"/>
    <w:rsid w:val="00D731B5"/>
    <w:rsid w:val="00D7598D"/>
    <w:rsid w:val="00D77EB0"/>
    <w:rsid w:val="00D8119A"/>
    <w:rsid w:val="00D84BCD"/>
    <w:rsid w:val="00D92C6B"/>
    <w:rsid w:val="00D93779"/>
    <w:rsid w:val="00D96ED1"/>
    <w:rsid w:val="00DA16C1"/>
    <w:rsid w:val="00DA3E3A"/>
    <w:rsid w:val="00DA444D"/>
    <w:rsid w:val="00DA5C28"/>
    <w:rsid w:val="00DA7397"/>
    <w:rsid w:val="00DC1AF5"/>
    <w:rsid w:val="00DC5F99"/>
    <w:rsid w:val="00DD0DB2"/>
    <w:rsid w:val="00DD2F1D"/>
    <w:rsid w:val="00DD61FB"/>
    <w:rsid w:val="00DD66AB"/>
    <w:rsid w:val="00DE4B74"/>
    <w:rsid w:val="00DF3FF5"/>
    <w:rsid w:val="00DF6730"/>
    <w:rsid w:val="00E100F3"/>
    <w:rsid w:val="00E119AB"/>
    <w:rsid w:val="00E11DCB"/>
    <w:rsid w:val="00E20C2A"/>
    <w:rsid w:val="00E30663"/>
    <w:rsid w:val="00E32821"/>
    <w:rsid w:val="00E328E0"/>
    <w:rsid w:val="00E342E3"/>
    <w:rsid w:val="00E4192F"/>
    <w:rsid w:val="00E542AF"/>
    <w:rsid w:val="00E55026"/>
    <w:rsid w:val="00E5621E"/>
    <w:rsid w:val="00E56C6F"/>
    <w:rsid w:val="00E61238"/>
    <w:rsid w:val="00E621CF"/>
    <w:rsid w:val="00E67DBD"/>
    <w:rsid w:val="00E706EB"/>
    <w:rsid w:val="00E73F17"/>
    <w:rsid w:val="00E76E3B"/>
    <w:rsid w:val="00E77587"/>
    <w:rsid w:val="00E80509"/>
    <w:rsid w:val="00E96BE8"/>
    <w:rsid w:val="00EA3229"/>
    <w:rsid w:val="00EA53B2"/>
    <w:rsid w:val="00EA782F"/>
    <w:rsid w:val="00ED3E74"/>
    <w:rsid w:val="00EE162F"/>
    <w:rsid w:val="00EE5E52"/>
    <w:rsid w:val="00EF2DB8"/>
    <w:rsid w:val="00F137BA"/>
    <w:rsid w:val="00F15C1D"/>
    <w:rsid w:val="00F26731"/>
    <w:rsid w:val="00F26B03"/>
    <w:rsid w:val="00F26FB0"/>
    <w:rsid w:val="00F2786E"/>
    <w:rsid w:val="00F3280D"/>
    <w:rsid w:val="00F449F8"/>
    <w:rsid w:val="00F44DA4"/>
    <w:rsid w:val="00F544E9"/>
    <w:rsid w:val="00F57868"/>
    <w:rsid w:val="00F6487B"/>
    <w:rsid w:val="00F81A9D"/>
    <w:rsid w:val="00F854BB"/>
    <w:rsid w:val="00F92E1F"/>
    <w:rsid w:val="00FA0BBE"/>
    <w:rsid w:val="00FA17E0"/>
    <w:rsid w:val="00FA2D93"/>
    <w:rsid w:val="00FA5693"/>
    <w:rsid w:val="00FB3596"/>
    <w:rsid w:val="00FB6FAA"/>
    <w:rsid w:val="00FC1FFC"/>
    <w:rsid w:val="00FD3D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41C261"/>
  <w15:docId w15:val="{F37E4F1A-4D32-4420-9E7A-06247AA1A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D4F2B"/>
    <w:pPr>
      <w:keepNext/>
      <w:keepLines/>
      <w:spacing w:before="18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D4F2B"/>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uiPriority w:val="35"/>
    <w:unhideWhenUsed/>
    <w:qFormat/>
    <w:rsid w:val="00414279"/>
    <w:pPr>
      <w:spacing w:after="240"/>
    </w:pPr>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27676"/>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C27676"/>
    <w:rPr>
      <w:rFonts w:asciiTheme="majorHAnsi" w:eastAsiaTheme="majorEastAsia" w:hAnsiTheme="majorHAnsi" w:cstheme="majorBidi"/>
      <w:sz w:val="24"/>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414279"/>
    <w:pPr>
      <w:spacing w:before="60" w:after="60" w:line="240" w:lineRule="auto"/>
      <w:jc w:val="left"/>
    </w:pPr>
    <w:rPr>
      <w:sz w:val="18"/>
      <w:szCs w:val="20"/>
    </w:rPr>
  </w:style>
  <w:style w:type="character" w:customStyle="1" w:styleId="TableTextChar">
    <w:name w:val="Table Text Char"/>
    <w:basedOn w:val="DefaultParagraphFont"/>
    <w:link w:val="TableText"/>
    <w:rsid w:val="00414279"/>
    <w:rPr>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D84BCD"/>
    <w:pPr>
      <w:spacing w:after="100"/>
      <w:ind w:left="220"/>
    </w:pPr>
  </w:style>
  <w:style w:type="paragraph" w:styleId="TOC3">
    <w:name w:val="toc 3"/>
    <w:basedOn w:val="Normal"/>
    <w:next w:val="Normal"/>
    <w:autoRedefine/>
    <w:uiPriority w:val="39"/>
    <w:unhideWhenUsed/>
    <w:rsid w:val="00D84BC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ghsl.jrc.ec.europa.eu/ghs_smod2023.php"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joepost/india_adp"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9073</TotalTime>
  <Pages>22</Pages>
  <Words>19432</Words>
  <Characters>110767</Characters>
  <Application>Microsoft Office Word</Application>
  <DocSecurity>0</DocSecurity>
  <Lines>923</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Joe P</cp:lastModifiedBy>
  <cp:revision>24</cp:revision>
  <cp:lastPrinted>2023-05-05T15:20:00Z</cp:lastPrinted>
  <dcterms:created xsi:type="dcterms:W3CDTF">2023-05-24T12:47:00Z</dcterms:created>
  <dcterms:modified xsi:type="dcterms:W3CDTF">2023-08-15T22:07:00Z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id="tDNiby32"/&gt;&lt;style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